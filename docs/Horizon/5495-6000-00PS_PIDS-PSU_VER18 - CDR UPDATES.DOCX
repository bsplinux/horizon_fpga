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9D130" w14:textId="77777777" w:rsidR="009626F3" w:rsidRDefault="009626F3" w:rsidP="000F2BCC">
      <w:pPr>
        <w:tabs>
          <w:tab w:val="left" w:pos="0"/>
        </w:tabs>
        <w:spacing w:line="240" w:lineRule="auto"/>
        <w:jc w:val="center"/>
        <w:rPr>
          <w:rFonts w:cs="Miriam"/>
          <w:sz w:val="32"/>
          <w:szCs w:val="32"/>
          <w:rtl/>
        </w:rPr>
      </w:pPr>
    </w:p>
    <w:p w14:paraId="5A49D132" w14:textId="20035568" w:rsidR="002E6C7A" w:rsidRDefault="002E6C7A" w:rsidP="002E6C7A">
      <w:pPr>
        <w:tabs>
          <w:tab w:val="left" w:pos="2444"/>
          <w:tab w:val="left" w:pos="6639"/>
        </w:tabs>
        <w:spacing w:line="240" w:lineRule="auto"/>
        <w:jc w:val="center"/>
        <w:rPr>
          <w:sz w:val="28"/>
          <w:szCs w:val="28"/>
        </w:rPr>
      </w:pPr>
    </w:p>
    <w:p w14:paraId="3AF02E14" w14:textId="13ED4600" w:rsidR="008B7B83" w:rsidRDefault="008B7B83" w:rsidP="002E6C7A">
      <w:pPr>
        <w:tabs>
          <w:tab w:val="left" w:pos="2444"/>
          <w:tab w:val="left" w:pos="6639"/>
        </w:tabs>
        <w:spacing w:line="240" w:lineRule="auto"/>
        <w:jc w:val="center"/>
        <w:rPr>
          <w:sz w:val="28"/>
          <w:szCs w:val="28"/>
        </w:rPr>
      </w:pPr>
    </w:p>
    <w:p w14:paraId="5E48F32D" w14:textId="77777777" w:rsidR="008B7B83" w:rsidRDefault="008B7B83" w:rsidP="008B7B83">
      <w:pPr>
        <w:pStyle w:val="BodyText"/>
        <w:jc w:val="center"/>
      </w:pPr>
    </w:p>
    <w:p w14:paraId="2FA5E2DC" w14:textId="77777777" w:rsidR="008B7B83" w:rsidRDefault="008B7B83" w:rsidP="008B7B83">
      <w:pPr>
        <w:pStyle w:val="BodyText"/>
        <w:jc w:val="center"/>
      </w:pPr>
    </w:p>
    <w:p w14:paraId="09FCDFC7" w14:textId="77777777" w:rsidR="008B7B83" w:rsidRDefault="008B7B83" w:rsidP="008255AD">
      <w:pPr>
        <w:pStyle w:val="TITLETHIRDANDAFTER"/>
      </w:pPr>
      <w:r>
        <w:t>PROJECT TITLE:</w:t>
      </w:r>
      <w:r>
        <w:tab/>
        <w:t xml:space="preserve">CONDOR MS </w:t>
      </w:r>
      <w:r>
        <w:fldChar w:fldCharType="begin"/>
      </w:r>
      <w:r>
        <w:instrText xml:space="preserve"> TITLE   \* MERGEFORMAT </w:instrText>
      </w:r>
      <w:r>
        <w:fldChar w:fldCharType="end"/>
      </w:r>
    </w:p>
    <w:p w14:paraId="39D75271" w14:textId="089079FC" w:rsidR="008B7B83" w:rsidRPr="008B7B83" w:rsidRDefault="008B7B83" w:rsidP="008255AD">
      <w:pPr>
        <w:pStyle w:val="TITLETHIRDANDAFTER"/>
      </w:pPr>
      <w:r>
        <w:t>DOC. NAME:</w:t>
      </w:r>
      <w:r>
        <w:tab/>
      </w:r>
      <w:r w:rsidRPr="008B7B83">
        <w:t>Prime Item Development Specification (PIDS)</w:t>
      </w:r>
      <w:r w:rsidR="00EC5F8C">
        <w:t xml:space="preserve"> for PSU</w:t>
      </w:r>
    </w:p>
    <w:p w14:paraId="45217E34" w14:textId="61C1657F" w:rsidR="008B7B83" w:rsidRDefault="008B7B83" w:rsidP="008255AD">
      <w:pPr>
        <w:pStyle w:val="TITLETHIRDANDAFTER"/>
      </w:pPr>
    </w:p>
    <w:p w14:paraId="30F37179" w14:textId="69F9E65E" w:rsidR="008B7B83" w:rsidRDefault="008B7B83" w:rsidP="008255AD">
      <w:pPr>
        <w:pStyle w:val="TITLETHIRDANDAFTER"/>
      </w:pPr>
      <w:r>
        <w:t>DOC. NO.:</w:t>
      </w:r>
      <w:r>
        <w:tab/>
        <w:t>5495-6000-00PS</w:t>
      </w:r>
    </w:p>
    <w:p w14:paraId="06550DF8" w14:textId="77777777" w:rsidR="008B7B83" w:rsidRDefault="008B7B83" w:rsidP="008255AD">
      <w:pPr>
        <w:pStyle w:val="TITLETHIRDANDAFTER"/>
      </w:pPr>
      <w:r>
        <w:t>REVISION:</w:t>
      </w:r>
      <w:r>
        <w:tab/>
        <w:t>--</w:t>
      </w:r>
    </w:p>
    <w:p w14:paraId="0805A2DD" w14:textId="3A201D1D" w:rsidR="008B7B83" w:rsidRDefault="008B7B83" w:rsidP="00D27E5E">
      <w:pPr>
        <w:pStyle w:val="TITLETHIRDANDAFTER"/>
        <w:tabs>
          <w:tab w:val="clear" w:pos="10065"/>
          <w:tab w:val="right" w:pos="8156"/>
        </w:tabs>
      </w:pPr>
      <w:r>
        <w:t>DATE:</w:t>
      </w:r>
      <w:r>
        <w:tab/>
      </w:r>
      <w:ins w:id="0" w:author="Eyal Yossi [2]" w:date="2024-01-04T12:22:00Z">
        <w:r w:rsidR="00BC62A5">
          <w:t>Ja</w:t>
        </w:r>
      </w:ins>
      <w:ins w:id="1" w:author="Eyal Yossi [2]" w:date="2024-01-04T12:23:00Z">
        <w:r w:rsidR="00BC62A5">
          <w:t>nuary</w:t>
        </w:r>
      </w:ins>
      <w:ins w:id="2" w:author="Eyal Yossi [2]" w:date="2024-01-04T12:22:00Z">
        <w:r w:rsidR="00BC62A5">
          <w:t xml:space="preserve"> </w:t>
        </w:r>
      </w:ins>
      <w:ins w:id="3" w:author="Eyal Yossi [2]" w:date="2024-01-04T12:23:00Z">
        <w:r w:rsidR="00BC62A5">
          <w:t>2024</w:t>
        </w:r>
      </w:ins>
      <w:r w:rsidR="00D27E5E">
        <w:tab/>
      </w:r>
    </w:p>
    <w:p w14:paraId="5B459B80" w14:textId="77777777" w:rsidR="008B7B83" w:rsidRDefault="008B7B83" w:rsidP="008B7B83">
      <w:pPr>
        <w:pStyle w:val="BodyText"/>
        <w:jc w:val="center"/>
        <w:rPr>
          <w:b/>
          <w:bCs/>
        </w:rPr>
      </w:pPr>
    </w:p>
    <w:p w14:paraId="10A330FD" w14:textId="5E215386" w:rsidR="008B7B83" w:rsidRDefault="008B7B83" w:rsidP="002E6C7A">
      <w:pPr>
        <w:tabs>
          <w:tab w:val="left" w:pos="2444"/>
          <w:tab w:val="left" w:pos="6639"/>
        </w:tabs>
        <w:spacing w:line="240" w:lineRule="auto"/>
        <w:jc w:val="center"/>
        <w:rPr>
          <w:sz w:val="28"/>
          <w:szCs w:val="28"/>
        </w:rPr>
      </w:pPr>
    </w:p>
    <w:p w14:paraId="3F8E360A" w14:textId="0B5D74F3" w:rsidR="008B7B83" w:rsidRDefault="008B7B83" w:rsidP="002E6C7A">
      <w:pPr>
        <w:tabs>
          <w:tab w:val="left" w:pos="2444"/>
          <w:tab w:val="left" w:pos="6639"/>
        </w:tabs>
        <w:spacing w:line="240" w:lineRule="auto"/>
        <w:jc w:val="center"/>
        <w:rPr>
          <w:sz w:val="28"/>
          <w:szCs w:val="28"/>
        </w:rPr>
      </w:pPr>
    </w:p>
    <w:p w14:paraId="1B5C420E" w14:textId="7DAF39D0" w:rsidR="008B7B83" w:rsidRDefault="008B7B83" w:rsidP="002E6C7A">
      <w:pPr>
        <w:tabs>
          <w:tab w:val="left" w:pos="2444"/>
          <w:tab w:val="left" w:pos="6639"/>
        </w:tabs>
        <w:spacing w:line="240" w:lineRule="auto"/>
        <w:jc w:val="center"/>
        <w:rPr>
          <w:sz w:val="28"/>
          <w:szCs w:val="28"/>
        </w:rPr>
      </w:pPr>
    </w:p>
    <w:p w14:paraId="4649DA05" w14:textId="5B653731" w:rsidR="008B7B83" w:rsidRDefault="008B7B83" w:rsidP="002E6C7A">
      <w:pPr>
        <w:tabs>
          <w:tab w:val="left" w:pos="2444"/>
          <w:tab w:val="left" w:pos="6639"/>
        </w:tabs>
        <w:spacing w:line="240" w:lineRule="auto"/>
        <w:jc w:val="center"/>
        <w:rPr>
          <w:sz w:val="28"/>
          <w:szCs w:val="28"/>
        </w:rPr>
      </w:pPr>
    </w:p>
    <w:p w14:paraId="55034404" w14:textId="2C31551C" w:rsidR="008B7B83" w:rsidRDefault="008B7B83" w:rsidP="002E6C7A">
      <w:pPr>
        <w:tabs>
          <w:tab w:val="left" w:pos="2444"/>
          <w:tab w:val="left" w:pos="6639"/>
        </w:tabs>
        <w:spacing w:line="240" w:lineRule="auto"/>
        <w:jc w:val="center"/>
        <w:rPr>
          <w:sz w:val="28"/>
          <w:szCs w:val="28"/>
        </w:rPr>
      </w:pPr>
    </w:p>
    <w:p w14:paraId="7B9AD6D4" w14:textId="4D7C836F" w:rsidR="008B7B83" w:rsidRDefault="008B7B83" w:rsidP="002E6C7A">
      <w:pPr>
        <w:tabs>
          <w:tab w:val="left" w:pos="2444"/>
          <w:tab w:val="left" w:pos="6639"/>
        </w:tabs>
        <w:spacing w:line="240" w:lineRule="auto"/>
        <w:jc w:val="center"/>
        <w:rPr>
          <w:sz w:val="28"/>
          <w:szCs w:val="28"/>
        </w:rPr>
      </w:pPr>
    </w:p>
    <w:p w14:paraId="3CCB25D2" w14:textId="63EC8E66" w:rsidR="008B7B83" w:rsidRDefault="008B7B83" w:rsidP="002E6C7A">
      <w:pPr>
        <w:tabs>
          <w:tab w:val="left" w:pos="2444"/>
          <w:tab w:val="left" w:pos="6639"/>
        </w:tabs>
        <w:spacing w:line="240" w:lineRule="auto"/>
        <w:jc w:val="center"/>
        <w:rPr>
          <w:sz w:val="28"/>
          <w:szCs w:val="28"/>
        </w:rPr>
      </w:pPr>
    </w:p>
    <w:p w14:paraId="051FC6FC" w14:textId="73A1586C" w:rsidR="008B7B83" w:rsidRDefault="008B7B83" w:rsidP="002E6C7A">
      <w:pPr>
        <w:tabs>
          <w:tab w:val="left" w:pos="2444"/>
          <w:tab w:val="left" w:pos="6639"/>
        </w:tabs>
        <w:spacing w:line="240" w:lineRule="auto"/>
        <w:jc w:val="center"/>
        <w:rPr>
          <w:sz w:val="28"/>
          <w:szCs w:val="28"/>
        </w:rPr>
      </w:pPr>
    </w:p>
    <w:p w14:paraId="0FCA23D8" w14:textId="22EF3D19" w:rsidR="008B7B83" w:rsidRDefault="008B7B83" w:rsidP="002E6C7A">
      <w:pPr>
        <w:tabs>
          <w:tab w:val="left" w:pos="2444"/>
          <w:tab w:val="left" w:pos="6639"/>
        </w:tabs>
        <w:spacing w:line="240" w:lineRule="auto"/>
        <w:jc w:val="center"/>
        <w:rPr>
          <w:sz w:val="28"/>
          <w:szCs w:val="28"/>
        </w:rPr>
      </w:pPr>
    </w:p>
    <w:p w14:paraId="4F07B110" w14:textId="7D088837" w:rsidR="008B7B83" w:rsidRDefault="008B7B83" w:rsidP="002E6C7A">
      <w:pPr>
        <w:tabs>
          <w:tab w:val="left" w:pos="2444"/>
          <w:tab w:val="left" w:pos="6639"/>
        </w:tabs>
        <w:spacing w:line="240" w:lineRule="auto"/>
        <w:jc w:val="center"/>
        <w:rPr>
          <w:sz w:val="28"/>
          <w:szCs w:val="28"/>
        </w:rPr>
      </w:pPr>
    </w:p>
    <w:p w14:paraId="4B5EA150" w14:textId="3AEB4A74" w:rsidR="008B7B83" w:rsidRDefault="008B7B83" w:rsidP="002E6C7A">
      <w:pPr>
        <w:tabs>
          <w:tab w:val="left" w:pos="2444"/>
          <w:tab w:val="left" w:pos="6639"/>
        </w:tabs>
        <w:spacing w:line="240" w:lineRule="auto"/>
        <w:jc w:val="center"/>
        <w:rPr>
          <w:sz w:val="28"/>
          <w:szCs w:val="28"/>
        </w:rPr>
      </w:pPr>
    </w:p>
    <w:p w14:paraId="6F941D9A" w14:textId="2543AC83" w:rsidR="008B7B83" w:rsidRDefault="008B7B83" w:rsidP="002E6C7A">
      <w:pPr>
        <w:tabs>
          <w:tab w:val="left" w:pos="2444"/>
          <w:tab w:val="left" w:pos="6639"/>
        </w:tabs>
        <w:spacing w:line="240" w:lineRule="auto"/>
        <w:jc w:val="center"/>
        <w:rPr>
          <w:sz w:val="28"/>
          <w:szCs w:val="28"/>
        </w:rPr>
      </w:pPr>
    </w:p>
    <w:p w14:paraId="303DEE10" w14:textId="2F5ADB5A" w:rsidR="008B7B83" w:rsidRDefault="008B7B83" w:rsidP="002E6C7A">
      <w:pPr>
        <w:tabs>
          <w:tab w:val="left" w:pos="2444"/>
          <w:tab w:val="left" w:pos="6639"/>
        </w:tabs>
        <w:spacing w:line="240" w:lineRule="auto"/>
        <w:jc w:val="center"/>
        <w:rPr>
          <w:sz w:val="28"/>
          <w:szCs w:val="28"/>
        </w:rPr>
      </w:pPr>
    </w:p>
    <w:p w14:paraId="4B9DDE0B" w14:textId="1D7C31F5" w:rsidR="008B7B83" w:rsidRDefault="008B7B83" w:rsidP="002E6C7A">
      <w:pPr>
        <w:tabs>
          <w:tab w:val="left" w:pos="2444"/>
          <w:tab w:val="left" w:pos="6639"/>
        </w:tabs>
        <w:spacing w:line="240" w:lineRule="auto"/>
        <w:jc w:val="center"/>
        <w:rPr>
          <w:sz w:val="28"/>
          <w:szCs w:val="28"/>
        </w:rPr>
      </w:pPr>
    </w:p>
    <w:p w14:paraId="40953A7A" w14:textId="0CF94864" w:rsidR="008B7B83" w:rsidRDefault="008B7B83" w:rsidP="002E6C7A">
      <w:pPr>
        <w:tabs>
          <w:tab w:val="left" w:pos="2444"/>
          <w:tab w:val="left" w:pos="6639"/>
        </w:tabs>
        <w:spacing w:line="240" w:lineRule="auto"/>
        <w:jc w:val="center"/>
        <w:rPr>
          <w:sz w:val="28"/>
          <w:szCs w:val="28"/>
        </w:rPr>
      </w:pPr>
    </w:p>
    <w:p w14:paraId="525AE537" w14:textId="0CEBCC53" w:rsidR="008B7B83" w:rsidRDefault="008B7B83" w:rsidP="002E6C7A">
      <w:pPr>
        <w:tabs>
          <w:tab w:val="left" w:pos="2444"/>
          <w:tab w:val="left" w:pos="6639"/>
        </w:tabs>
        <w:spacing w:line="240" w:lineRule="auto"/>
        <w:jc w:val="center"/>
        <w:rPr>
          <w:sz w:val="28"/>
          <w:szCs w:val="28"/>
        </w:rPr>
      </w:pPr>
    </w:p>
    <w:p w14:paraId="4D0A501D" w14:textId="710D2E82" w:rsidR="008B7B83" w:rsidRDefault="008B7B83" w:rsidP="002E6C7A">
      <w:pPr>
        <w:tabs>
          <w:tab w:val="left" w:pos="2444"/>
          <w:tab w:val="left" w:pos="6639"/>
        </w:tabs>
        <w:spacing w:line="240" w:lineRule="auto"/>
        <w:jc w:val="center"/>
        <w:rPr>
          <w:sz w:val="28"/>
          <w:szCs w:val="28"/>
        </w:rPr>
      </w:pPr>
    </w:p>
    <w:p w14:paraId="21BE1A94" w14:textId="3D6AF5FC" w:rsidR="008B7B83" w:rsidRDefault="008B7B83" w:rsidP="002E6C7A">
      <w:pPr>
        <w:tabs>
          <w:tab w:val="left" w:pos="2444"/>
          <w:tab w:val="left" w:pos="6639"/>
        </w:tabs>
        <w:spacing w:line="240" w:lineRule="auto"/>
        <w:jc w:val="center"/>
        <w:rPr>
          <w:sz w:val="28"/>
          <w:szCs w:val="28"/>
        </w:rPr>
      </w:pPr>
    </w:p>
    <w:p w14:paraId="4B6B8908" w14:textId="77777777" w:rsidR="008B7B83" w:rsidRPr="00031F98" w:rsidRDefault="008B7B83" w:rsidP="002E6C7A">
      <w:pPr>
        <w:tabs>
          <w:tab w:val="left" w:pos="2444"/>
          <w:tab w:val="left" w:pos="6639"/>
        </w:tabs>
        <w:spacing w:line="240" w:lineRule="auto"/>
        <w:jc w:val="center"/>
        <w:rPr>
          <w:sz w:val="28"/>
          <w:szCs w:val="28"/>
        </w:rPr>
      </w:pPr>
    </w:p>
    <w:p w14:paraId="5A49D13A" w14:textId="18F3555C" w:rsidR="002E6C7A" w:rsidRPr="008B7B83" w:rsidRDefault="002E6C7A" w:rsidP="008B7B83">
      <w:pPr>
        <w:tabs>
          <w:tab w:val="left" w:pos="2444"/>
          <w:tab w:val="left" w:pos="6639"/>
        </w:tabs>
        <w:spacing w:line="240" w:lineRule="auto"/>
        <w:jc w:val="center"/>
        <w:rPr>
          <w:rFonts w:cs="Times New Roman"/>
          <w:caps/>
        </w:rPr>
      </w:pPr>
    </w:p>
    <w:p w14:paraId="08150C95" w14:textId="77777777" w:rsidR="008B7B83" w:rsidRDefault="008B7B83" w:rsidP="008B7B83">
      <w:pPr>
        <w:pStyle w:val="TABLETITLE"/>
        <w:pageBreakBefore/>
        <w:jc w:val="left"/>
        <w:rPr>
          <w:sz w:val="22"/>
        </w:rPr>
      </w:pPr>
      <w:r>
        <w:rPr>
          <w:sz w:val="28"/>
          <w:szCs w:val="28"/>
        </w:rPr>
        <w:lastRenderedPageBreak/>
        <w:t xml:space="preserve">RECORD OF REVISIONS </w:t>
      </w:r>
      <w:r>
        <w:br/>
      </w:r>
    </w:p>
    <w:tbl>
      <w:tblPr>
        <w:tblW w:w="5000" w:type="pct"/>
        <w:tblBorders>
          <w:bottom w:val="single" w:sz="4" w:space="0" w:color="auto"/>
        </w:tblBorders>
        <w:tblLook w:val="04A0" w:firstRow="1" w:lastRow="0" w:firstColumn="1" w:lastColumn="0" w:noHBand="0" w:noVBand="1"/>
      </w:tblPr>
      <w:tblGrid>
        <w:gridCol w:w="738"/>
        <w:gridCol w:w="242"/>
        <w:gridCol w:w="1823"/>
        <w:gridCol w:w="284"/>
        <w:gridCol w:w="6205"/>
      </w:tblGrid>
      <w:tr w:rsidR="008B7B83" w14:paraId="5DB8F601" w14:textId="77777777" w:rsidTr="008B7B83">
        <w:trPr>
          <w:cantSplit/>
          <w:tblHeader/>
        </w:trPr>
        <w:tc>
          <w:tcPr>
            <w:tcW w:w="397" w:type="pct"/>
            <w:tcBorders>
              <w:top w:val="nil"/>
              <w:left w:val="nil"/>
              <w:bottom w:val="single" w:sz="4" w:space="0" w:color="auto"/>
              <w:right w:val="nil"/>
            </w:tcBorders>
            <w:vAlign w:val="bottom"/>
            <w:hideMark/>
          </w:tcPr>
          <w:p w14:paraId="2A9071EB" w14:textId="77777777" w:rsidR="008B7B83" w:rsidRDefault="008B7B83">
            <w:pPr>
              <w:pStyle w:val="TABLETITLE"/>
              <w:jc w:val="left"/>
            </w:pPr>
            <w:r>
              <w:t>Rev</w:t>
            </w:r>
          </w:p>
        </w:tc>
        <w:tc>
          <w:tcPr>
            <w:tcW w:w="130" w:type="pct"/>
            <w:tcBorders>
              <w:top w:val="nil"/>
              <w:left w:val="nil"/>
              <w:bottom w:val="nil"/>
              <w:right w:val="nil"/>
            </w:tcBorders>
          </w:tcPr>
          <w:p w14:paraId="026F15C9" w14:textId="77777777" w:rsidR="008B7B83" w:rsidRDefault="008B7B83">
            <w:pPr>
              <w:pStyle w:val="TabletextSmall"/>
              <w:rPr>
                <w:rFonts w:ascii="Times New Roman" w:hAnsi="Times New Roman" w:cs="Times New Roman"/>
              </w:rPr>
            </w:pPr>
          </w:p>
        </w:tc>
        <w:tc>
          <w:tcPr>
            <w:tcW w:w="981" w:type="pct"/>
            <w:tcBorders>
              <w:top w:val="nil"/>
              <w:left w:val="nil"/>
              <w:bottom w:val="single" w:sz="4" w:space="0" w:color="auto"/>
              <w:right w:val="nil"/>
            </w:tcBorders>
            <w:hideMark/>
          </w:tcPr>
          <w:p w14:paraId="7AA36DD6" w14:textId="77777777" w:rsidR="008B7B83" w:rsidRDefault="008B7B83">
            <w:pPr>
              <w:pStyle w:val="TABLETITLE"/>
              <w:jc w:val="left"/>
            </w:pPr>
            <w:r>
              <w:t>Issue Date</w:t>
            </w:r>
          </w:p>
        </w:tc>
        <w:tc>
          <w:tcPr>
            <w:tcW w:w="153" w:type="pct"/>
            <w:tcBorders>
              <w:top w:val="nil"/>
              <w:left w:val="nil"/>
              <w:bottom w:val="nil"/>
              <w:right w:val="nil"/>
            </w:tcBorders>
          </w:tcPr>
          <w:p w14:paraId="6AB99A93" w14:textId="77777777" w:rsidR="008B7B83" w:rsidRDefault="008B7B83">
            <w:pPr>
              <w:pStyle w:val="TABLETITLE"/>
              <w:jc w:val="left"/>
            </w:pPr>
          </w:p>
        </w:tc>
        <w:tc>
          <w:tcPr>
            <w:tcW w:w="3339" w:type="pct"/>
            <w:tcBorders>
              <w:top w:val="nil"/>
              <w:left w:val="nil"/>
              <w:bottom w:val="single" w:sz="4" w:space="0" w:color="auto"/>
              <w:right w:val="nil"/>
            </w:tcBorders>
            <w:vAlign w:val="bottom"/>
            <w:hideMark/>
          </w:tcPr>
          <w:p w14:paraId="6D6BDAE2" w14:textId="77777777" w:rsidR="008B7B83" w:rsidRDefault="008B7B83">
            <w:pPr>
              <w:pStyle w:val="TABLETITLE"/>
              <w:jc w:val="left"/>
            </w:pPr>
            <w:r>
              <w:t>Revision Description</w:t>
            </w:r>
          </w:p>
        </w:tc>
      </w:tr>
      <w:tr w:rsidR="008B7B83" w14:paraId="0F3789A7" w14:textId="77777777" w:rsidTr="008B7B83">
        <w:trPr>
          <w:trHeight w:val="301"/>
        </w:trPr>
        <w:tc>
          <w:tcPr>
            <w:tcW w:w="397" w:type="pct"/>
            <w:tcBorders>
              <w:top w:val="nil"/>
              <w:left w:val="nil"/>
              <w:bottom w:val="nil"/>
              <w:right w:val="nil"/>
            </w:tcBorders>
            <w:vAlign w:val="center"/>
            <w:hideMark/>
          </w:tcPr>
          <w:p w14:paraId="1BC25F67" w14:textId="77777777" w:rsidR="008B7B83" w:rsidRDefault="008B7B83">
            <w:pPr>
              <w:pStyle w:val="TABLETEXT0"/>
              <w:jc w:val="left"/>
              <w:rPr>
                <w:rFonts w:ascii="Times New Roman" w:hAnsi="Times New Roman" w:cs="Times New Roman"/>
                <w:highlight w:val="yellow"/>
              </w:rPr>
            </w:pPr>
            <w:r>
              <w:rPr>
                <w:rFonts w:ascii="Times New Roman" w:hAnsi="Times New Roman" w:cs="Times New Roman"/>
              </w:rPr>
              <w:t>--</w:t>
            </w:r>
          </w:p>
        </w:tc>
        <w:tc>
          <w:tcPr>
            <w:tcW w:w="130" w:type="pct"/>
            <w:tcBorders>
              <w:top w:val="nil"/>
              <w:left w:val="nil"/>
              <w:bottom w:val="nil"/>
              <w:right w:val="nil"/>
            </w:tcBorders>
          </w:tcPr>
          <w:p w14:paraId="0AD2C07F" w14:textId="77777777" w:rsidR="008B7B83" w:rsidRDefault="008B7B83">
            <w:pPr>
              <w:pStyle w:val="TabletextSmall"/>
              <w:rPr>
                <w:rFonts w:ascii="Times New Roman" w:hAnsi="Times New Roman" w:cs="Times New Roman"/>
              </w:rPr>
            </w:pPr>
          </w:p>
        </w:tc>
        <w:tc>
          <w:tcPr>
            <w:tcW w:w="981" w:type="pct"/>
            <w:tcBorders>
              <w:top w:val="nil"/>
              <w:left w:val="nil"/>
              <w:bottom w:val="nil"/>
              <w:right w:val="nil"/>
            </w:tcBorders>
            <w:vAlign w:val="center"/>
            <w:hideMark/>
          </w:tcPr>
          <w:p w14:paraId="522F85F4" w14:textId="0E5EC1FD" w:rsidR="008B7B83" w:rsidRDefault="004264AB" w:rsidP="008B7B83">
            <w:pPr>
              <w:pStyle w:val="TABLETEXT0"/>
              <w:jc w:val="left"/>
              <w:rPr>
                <w:rFonts w:ascii="Times New Roman" w:hAnsi="Times New Roman" w:cs="Times New Roman"/>
              </w:rPr>
            </w:pPr>
            <w:r w:rsidRPr="00D46989">
              <w:rPr>
                <w:rFonts w:asciiTheme="minorBidi" w:hAnsiTheme="minorBidi" w:cstheme="minorBidi"/>
              </w:rPr>
              <w:t>January</w:t>
            </w:r>
            <w:r w:rsidR="008B7B83">
              <w:rPr>
                <w:rFonts w:ascii="Times New Roman" w:hAnsi="Times New Roman" w:cs="Times New Roman"/>
              </w:rPr>
              <w:t xml:space="preserve"> 202</w:t>
            </w:r>
            <w:r>
              <w:rPr>
                <w:rFonts w:ascii="Times New Roman" w:hAnsi="Times New Roman" w:cs="Times New Roman"/>
              </w:rPr>
              <w:t>4</w:t>
            </w:r>
          </w:p>
        </w:tc>
        <w:tc>
          <w:tcPr>
            <w:tcW w:w="153" w:type="pct"/>
            <w:tcBorders>
              <w:top w:val="nil"/>
              <w:left w:val="nil"/>
              <w:bottom w:val="nil"/>
              <w:right w:val="nil"/>
            </w:tcBorders>
          </w:tcPr>
          <w:p w14:paraId="0432B5DD" w14:textId="77777777" w:rsidR="008B7B83" w:rsidRDefault="008B7B83">
            <w:pPr>
              <w:pStyle w:val="TABLETEXT0"/>
              <w:jc w:val="left"/>
              <w:rPr>
                <w:rFonts w:ascii="Times New Roman" w:hAnsi="Times New Roman" w:cs="Times New Roman"/>
              </w:rPr>
            </w:pPr>
          </w:p>
        </w:tc>
        <w:tc>
          <w:tcPr>
            <w:tcW w:w="3339" w:type="pct"/>
            <w:tcBorders>
              <w:top w:val="nil"/>
              <w:left w:val="nil"/>
              <w:bottom w:val="nil"/>
              <w:right w:val="nil"/>
            </w:tcBorders>
            <w:vAlign w:val="center"/>
            <w:hideMark/>
          </w:tcPr>
          <w:p w14:paraId="2877990E" w14:textId="77777777" w:rsidR="008B7B83" w:rsidRDefault="008B7B83">
            <w:pPr>
              <w:pStyle w:val="TABLETEXT0"/>
              <w:jc w:val="left"/>
              <w:rPr>
                <w:rFonts w:ascii="Times New Roman" w:hAnsi="Times New Roman" w:cs="Times New Roman"/>
              </w:rPr>
            </w:pPr>
            <w:r>
              <w:rPr>
                <w:rFonts w:ascii="Times New Roman" w:hAnsi="Times New Roman" w:cs="Times New Roman"/>
              </w:rPr>
              <w:t>First Release</w:t>
            </w:r>
          </w:p>
        </w:tc>
      </w:tr>
    </w:tbl>
    <w:p w14:paraId="373B5737" w14:textId="77777777" w:rsidR="008B7B83" w:rsidRDefault="008B7B83" w:rsidP="002E6C7A">
      <w:pPr>
        <w:jc w:val="center"/>
        <w:rPr>
          <w:rFonts w:ascii="Arial" w:hAnsi="Arial" w:cs="Arial"/>
          <w:b/>
          <w:bCs/>
          <w:sz w:val="22"/>
          <w:szCs w:val="22"/>
        </w:rPr>
      </w:pPr>
    </w:p>
    <w:p w14:paraId="09113E2C" w14:textId="77777777" w:rsidR="008B7B83" w:rsidRDefault="008B7B83" w:rsidP="002E6C7A">
      <w:pPr>
        <w:jc w:val="center"/>
        <w:rPr>
          <w:rFonts w:ascii="Arial" w:hAnsi="Arial" w:cs="Arial"/>
          <w:b/>
          <w:bCs/>
          <w:sz w:val="22"/>
          <w:szCs w:val="22"/>
        </w:rPr>
      </w:pPr>
    </w:p>
    <w:p w14:paraId="3471F3A7" w14:textId="77777777" w:rsidR="008B7B83" w:rsidRDefault="008B7B83" w:rsidP="002E6C7A">
      <w:pPr>
        <w:jc w:val="center"/>
        <w:rPr>
          <w:rFonts w:ascii="Arial" w:hAnsi="Arial" w:cs="Arial"/>
          <w:b/>
          <w:bCs/>
          <w:sz w:val="22"/>
          <w:szCs w:val="22"/>
        </w:rPr>
      </w:pPr>
    </w:p>
    <w:p w14:paraId="0F17E7A2" w14:textId="77777777" w:rsidR="008B7B83" w:rsidRDefault="008B7B83" w:rsidP="002E6C7A">
      <w:pPr>
        <w:jc w:val="center"/>
        <w:rPr>
          <w:rFonts w:ascii="Arial" w:hAnsi="Arial" w:cs="Arial"/>
          <w:b/>
          <w:bCs/>
          <w:sz w:val="22"/>
          <w:szCs w:val="22"/>
        </w:rPr>
      </w:pPr>
    </w:p>
    <w:p w14:paraId="10809380" w14:textId="77777777" w:rsidR="008B7B83" w:rsidRDefault="008B7B83" w:rsidP="002E6C7A">
      <w:pPr>
        <w:jc w:val="center"/>
        <w:rPr>
          <w:rFonts w:ascii="Arial" w:hAnsi="Arial" w:cs="Arial"/>
          <w:b/>
          <w:bCs/>
          <w:sz w:val="22"/>
          <w:szCs w:val="22"/>
        </w:rPr>
      </w:pPr>
    </w:p>
    <w:p w14:paraId="3D43677B" w14:textId="77777777" w:rsidR="008B7B83" w:rsidRDefault="008B7B83" w:rsidP="002E6C7A">
      <w:pPr>
        <w:jc w:val="center"/>
        <w:rPr>
          <w:rFonts w:ascii="Arial" w:hAnsi="Arial" w:cs="Arial"/>
          <w:b/>
          <w:bCs/>
          <w:sz w:val="22"/>
          <w:szCs w:val="22"/>
        </w:rPr>
      </w:pPr>
    </w:p>
    <w:p w14:paraId="4A20345A" w14:textId="77777777" w:rsidR="008B7B83" w:rsidRDefault="008B7B83" w:rsidP="002E6C7A">
      <w:pPr>
        <w:jc w:val="center"/>
        <w:rPr>
          <w:rFonts w:ascii="Arial" w:hAnsi="Arial" w:cs="Arial"/>
          <w:b/>
          <w:bCs/>
          <w:sz w:val="22"/>
          <w:szCs w:val="22"/>
        </w:rPr>
      </w:pPr>
    </w:p>
    <w:p w14:paraId="34BFF8CF" w14:textId="77777777" w:rsidR="008B7B83" w:rsidRDefault="008B7B83" w:rsidP="002E6C7A">
      <w:pPr>
        <w:jc w:val="center"/>
        <w:rPr>
          <w:rFonts w:ascii="Arial" w:hAnsi="Arial" w:cs="Arial"/>
          <w:b/>
          <w:bCs/>
          <w:sz w:val="22"/>
          <w:szCs w:val="22"/>
        </w:rPr>
      </w:pPr>
    </w:p>
    <w:p w14:paraId="708FB74A" w14:textId="77777777" w:rsidR="008B7B83" w:rsidRDefault="008B7B83" w:rsidP="002E6C7A">
      <w:pPr>
        <w:jc w:val="center"/>
        <w:rPr>
          <w:rFonts w:ascii="Arial" w:hAnsi="Arial" w:cs="Arial"/>
          <w:b/>
          <w:bCs/>
          <w:sz w:val="22"/>
          <w:szCs w:val="22"/>
        </w:rPr>
      </w:pPr>
    </w:p>
    <w:p w14:paraId="151E4AB3" w14:textId="77777777" w:rsidR="008B7B83" w:rsidRDefault="008B7B83" w:rsidP="002E6C7A">
      <w:pPr>
        <w:jc w:val="center"/>
        <w:rPr>
          <w:rFonts w:ascii="Arial" w:hAnsi="Arial" w:cs="Arial"/>
          <w:b/>
          <w:bCs/>
          <w:sz w:val="22"/>
          <w:szCs w:val="22"/>
        </w:rPr>
      </w:pPr>
    </w:p>
    <w:p w14:paraId="722EDB95" w14:textId="77777777" w:rsidR="008B7B83" w:rsidRDefault="008B7B83" w:rsidP="002E6C7A">
      <w:pPr>
        <w:jc w:val="center"/>
        <w:rPr>
          <w:rFonts w:ascii="Arial" w:hAnsi="Arial" w:cs="Arial"/>
          <w:b/>
          <w:bCs/>
          <w:sz w:val="22"/>
          <w:szCs w:val="22"/>
        </w:rPr>
      </w:pPr>
    </w:p>
    <w:p w14:paraId="24087FE9" w14:textId="77777777" w:rsidR="008B7B83" w:rsidRDefault="008B7B83" w:rsidP="002E6C7A">
      <w:pPr>
        <w:jc w:val="center"/>
        <w:rPr>
          <w:rFonts w:ascii="Arial" w:hAnsi="Arial" w:cs="Arial"/>
          <w:b/>
          <w:bCs/>
          <w:sz w:val="22"/>
          <w:szCs w:val="22"/>
        </w:rPr>
      </w:pPr>
    </w:p>
    <w:p w14:paraId="3218DD06" w14:textId="77777777" w:rsidR="008B7B83" w:rsidRDefault="008B7B83" w:rsidP="002E6C7A">
      <w:pPr>
        <w:jc w:val="center"/>
        <w:rPr>
          <w:rFonts w:ascii="Arial" w:hAnsi="Arial" w:cs="Arial"/>
          <w:b/>
          <w:bCs/>
          <w:sz w:val="22"/>
          <w:szCs w:val="22"/>
        </w:rPr>
      </w:pPr>
    </w:p>
    <w:p w14:paraId="66381532" w14:textId="77777777" w:rsidR="008B7B83" w:rsidRDefault="008B7B83" w:rsidP="002E6C7A">
      <w:pPr>
        <w:jc w:val="center"/>
        <w:rPr>
          <w:rFonts w:ascii="Arial" w:hAnsi="Arial" w:cs="Arial"/>
          <w:b/>
          <w:bCs/>
          <w:sz w:val="22"/>
          <w:szCs w:val="22"/>
        </w:rPr>
      </w:pPr>
    </w:p>
    <w:p w14:paraId="26047FAD" w14:textId="77777777" w:rsidR="008B7B83" w:rsidRDefault="008B7B83" w:rsidP="002E6C7A">
      <w:pPr>
        <w:jc w:val="center"/>
        <w:rPr>
          <w:rFonts w:ascii="Arial" w:hAnsi="Arial" w:cs="Arial"/>
          <w:b/>
          <w:bCs/>
          <w:sz w:val="22"/>
          <w:szCs w:val="22"/>
        </w:rPr>
      </w:pPr>
    </w:p>
    <w:p w14:paraId="58312364" w14:textId="77777777" w:rsidR="008B7B83" w:rsidRDefault="008B7B83" w:rsidP="002E6C7A">
      <w:pPr>
        <w:jc w:val="center"/>
        <w:rPr>
          <w:rFonts w:ascii="Arial" w:hAnsi="Arial" w:cs="Arial"/>
          <w:b/>
          <w:bCs/>
          <w:sz w:val="22"/>
          <w:szCs w:val="22"/>
        </w:rPr>
      </w:pPr>
    </w:p>
    <w:p w14:paraId="118AF732" w14:textId="77777777" w:rsidR="008B7B83" w:rsidRDefault="008B7B83" w:rsidP="002E6C7A">
      <w:pPr>
        <w:jc w:val="center"/>
        <w:rPr>
          <w:rFonts w:ascii="Arial" w:hAnsi="Arial" w:cs="Arial"/>
          <w:b/>
          <w:bCs/>
          <w:sz w:val="22"/>
          <w:szCs w:val="22"/>
        </w:rPr>
      </w:pPr>
    </w:p>
    <w:p w14:paraId="0FD07CE2" w14:textId="77777777" w:rsidR="008B7B83" w:rsidRDefault="008B7B83" w:rsidP="002E6C7A">
      <w:pPr>
        <w:jc w:val="center"/>
        <w:rPr>
          <w:rFonts w:ascii="Arial" w:hAnsi="Arial" w:cs="Arial"/>
          <w:b/>
          <w:bCs/>
          <w:sz w:val="22"/>
          <w:szCs w:val="22"/>
        </w:rPr>
      </w:pPr>
    </w:p>
    <w:p w14:paraId="719B9E12" w14:textId="77777777" w:rsidR="008B7B83" w:rsidRDefault="008B7B83" w:rsidP="002E6C7A">
      <w:pPr>
        <w:jc w:val="center"/>
        <w:rPr>
          <w:rFonts w:ascii="Arial" w:hAnsi="Arial" w:cs="Arial"/>
          <w:b/>
          <w:bCs/>
          <w:sz w:val="22"/>
          <w:szCs w:val="22"/>
        </w:rPr>
      </w:pPr>
    </w:p>
    <w:p w14:paraId="238527E3" w14:textId="77777777" w:rsidR="008B7B83" w:rsidRDefault="008B7B83" w:rsidP="002E6C7A">
      <w:pPr>
        <w:jc w:val="center"/>
        <w:rPr>
          <w:rFonts w:ascii="Arial" w:hAnsi="Arial" w:cs="Arial"/>
          <w:b/>
          <w:bCs/>
          <w:sz w:val="22"/>
          <w:szCs w:val="22"/>
        </w:rPr>
      </w:pPr>
    </w:p>
    <w:p w14:paraId="5ACE7018" w14:textId="77777777" w:rsidR="008B7B83" w:rsidRDefault="008B7B83" w:rsidP="002E6C7A">
      <w:pPr>
        <w:jc w:val="center"/>
        <w:rPr>
          <w:rFonts w:ascii="Arial" w:hAnsi="Arial" w:cs="Arial"/>
          <w:b/>
          <w:bCs/>
          <w:sz w:val="22"/>
          <w:szCs w:val="22"/>
        </w:rPr>
      </w:pPr>
    </w:p>
    <w:p w14:paraId="699698D8" w14:textId="77777777" w:rsidR="008B7B83" w:rsidRDefault="008B7B83" w:rsidP="002E6C7A">
      <w:pPr>
        <w:jc w:val="center"/>
        <w:rPr>
          <w:rFonts w:ascii="Arial" w:hAnsi="Arial" w:cs="Arial"/>
          <w:b/>
          <w:bCs/>
          <w:sz w:val="22"/>
          <w:szCs w:val="22"/>
        </w:rPr>
      </w:pPr>
    </w:p>
    <w:p w14:paraId="6DAC7896" w14:textId="77777777" w:rsidR="008B7B83" w:rsidRDefault="008B7B83" w:rsidP="002E6C7A">
      <w:pPr>
        <w:jc w:val="center"/>
        <w:rPr>
          <w:rFonts w:ascii="Arial" w:hAnsi="Arial" w:cs="Arial"/>
          <w:b/>
          <w:bCs/>
          <w:sz w:val="22"/>
          <w:szCs w:val="22"/>
        </w:rPr>
      </w:pPr>
    </w:p>
    <w:p w14:paraId="044909CB" w14:textId="77777777" w:rsidR="008B7B83" w:rsidRDefault="008B7B83" w:rsidP="002E6C7A">
      <w:pPr>
        <w:jc w:val="center"/>
        <w:rPr>
          <w:rFonts w:ascii="Arial" w:hAnsi="Arial" w:cs="Arial"/>
          <w:b/>
          <w:bCs/>
          <w:sz w:val="22"/>
          <w:szCs w:val="22"/>
        </w:rPr>
      </w:pPr>
    </w:p>
    <w:p w14:paraId="2DF90C2E" w14:textId="77777777" w:rsidR="008B7B83" w:rsidRDefault="008B7B83" w:rsidP="002E6C7A">
      <w:pPr>
        <w:jc w:val="center"/>
        <w:rPr>
          <w:rFonts w:ascii="Arial" w:hAnsi="Arial" w:cs="Arial"/>
          <w:b/>
          <w:bCs/>
          <w:sz w:val="22"/>
          <w:szCs w:val="22"/>
        </w:rPr>
      </w:pPr>
    </w:p>
    <w:p w14:paraId="1E640955" w14:textId="77777777" w:rsidR="008B7B83" w:rsidRDefault="008B7B83" w:rsidP="002E6C7A">
      <w:pPr>
        <w:jc w:val="center"/>
        <w:rPr>
          <w:rFonts w:ascii="Arial" w:hAnsi="Arial" w:cs="Arial"/>
          <w:b/>
          <w:bCs/>
          <w:sz w:val="22"/>
          <w:szCs w:val="22"/>
        </w:rPr>
      </w:pPr>
    </w:p>
    <w:p w14:paraId="2388B765" w14:textId="77777777" w:rsidR="008B7B83" w:rsidRDefault="008B7B83" w:rsidP="002E6C7A">
      <w:pPr>
        <w:jc w:val="center"/>
        <w:rPr>
          <w:rFonts w:ascii="Arial" w:hAnsi="Arial" w:cs="Arial"/>
          <w:b/>
          <w:bCs/>
          <w:sz w:val="22"/>
          <w:szCs w:val="22"/>
        </w:rPr>
      </w:pPr>
    </w:p>
    <w:p w14:paraId="342CEB9F" w14:textId="77777777" w:rsidR="008B7B83" w:rsidRDefault="008B7B83" w:rsidP="002E6C7A">
      <w:pPr>
        <w:jc w:val="center"/>
        <w:rPr>
          <w:rFonts w:ascii="Arial" w:hAnsi="Arial" w:cs="Arial"/>
          <w:b/>
          <w:bCs/>
          <w:sz w:val="22"/>
          <w:szCs w:val="22"/>
        </w:rPr>
      </w:pPr>
    </w:p>
    <w:p w14:paraId="1D325B34" w14:textId="77777777" w:rsidR="008B7B83" w:rsidRDefault="008B7B83" w:rsidP="002E6C7A">
      <w:pPr>
        <w:jc w:val="center"/>
        <w:rPr>
          <w:rFonts w:ascii="Arial" w:hAnsi="Arial" w:cs="Arial"/>
          <w:b/>
          <w:bCs/>
          <w:sz w:val="22"/>
          <w:szCs w:val="22"/>
        </w:rPr>
      </w:pPr>
    </w:p>
    <w:p w14:paraId="1E431B99" w14:textId="77777777" w:rsidR="008B7B83" w:rsidRDefault="008B7B83" w:rsidP="002E6C7A">
      <w:pPr>
        <w:jc w:val="center"/>
        <w:rPr>
          <w:rFonts w:ascii="Arial" w:hAnsi="Arial" w:cs="Arial"/>
          <w:b/>
          <w:bCs/>
          <w:sz w:val="22"/>
          <w:szCs w:val="22"/>
        </w:rPr>
      </w:pPr>
    </w:p>
    <w:p w14:paraId="6E89C33C" w14:textId="77777777" w:rsidR="008B7B83" w:rsidRDefault="008B7B83" w:rsidP="002E6C7A">
      <w:pPr>
        <w:jc w:val="center"/>
        <w:rPr>
          <w:rFonts w:ascii="Arial" w:hAnsi="Arial" w:cs="Arial"/>
          <w:b/>
          <w:bCs/>
          <w:sz w:val="22"/>
          <w:szCs w:val="22"/>
        </w:rPr>
      </w:pPr>
    </w:p>
    <w:p w14:paraId="4C3892B2" w14:textId="77777777" w:rsidR="008B7B83" w:rsidRDefault="008B7B83" w:rsidP="002E6C7A">
      <w:pPr>
        <w:jc w:val="center"/>
        <w:rPr>
          <w:rFonts w:ascii="Arial" w:hAnsi="Arial" w:cs="Arial"/>
          <w:b/>
          <w:bCs/>
          <w:sz w:val="22"/>
          <w:szCs w:val="22"/>
        </w:rPr>
      </w:pPr>
    </w:p>
    <w:p w14:paraId="5A49D194" w14:textId="6E519E73" w:rsidR="002E6C7A" w:rsidRDefault="002E6C7A" w:rsidP="002E6C7A">
      <w:pPr>
        <w:jc w:val="center"/>
        <w:rPr>
          <w:rFonts w:ascii="Arial" w:hAnsi="Arial" w:cs="Arial"/>
          <w:b/>
          <w:bCs/>
          <w:sz w:val="22"/>
          <w:szCs w:val="22"/>
        </w:rPr>
      </w:pPr>
      <w:r>
        <w:rPr>
          <w:rFonts w:ascii="Arial" w:hAnsi="Arial" w:cs="Arial"/>
          <w:b/>
          <w:bCs/>
          <w:sz w:val="22"/>
          <w:szCs w:val="22"/>
        </w:rPr>
        <w:t xml:space="preserve">List of TBDs </w:t>
      </w:r>
    </w:p>
    <w:tbl>
      <w:tblPr>
        <w:tblW w:w="1017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93"/>
        <w:gridCol w:w="8080"/>
      </w:tblGrid>
      <w:tr w:rsidR="0039347F" w:rsidRPr="002A26FA" w14:paraId="7BDF1BB1" w14:textId="77777777" w:rsidTr="008950A0">
        <w:tc>
          <w:tcPr>
            <w:tcW w:w="2093" w:type="dxa"/>
            <w:tcBorders>
              <w:top w:val="single" w:sz="6" w:space="0" w:color="auto"/>
              <w:left w:val="single" w:sz="6" w:space="0" w:color="auto"/>
              <w:bottom w:val="single" w:sz="12" w:space="0" w:color="auto"/>
              <w:right w:val="single" w:sz="6" w:space="0" w:color="auto"/>
            </w:tcBorders>
            <w:shd w:val="clear" w:color="auto" w:fill="D9D9D9" w:themeFill="background1" w:themeFillShade="D9"/>
          </w:tcPr>
          <w:p w14:paraId="5E175BE4" w14:textId="77777777" w:rsidR="0039347F" w:rsidRPr="00441C25" w:rsidRDefault="0039347F" w:rsidP="00F87A1D">
            <w:pPr>
              <w:pStyle w:val="CommentText"/>
              <w:spacing w:before="20" w:after="20" w:line="240" w:lineRule="auto"/>
              <w:jc w:val="center"/>
              <w:rPr>
                <w:rFonts w:hAnsi="Arial"/>
                <w:b/>
                <w:bCs/>
                <w:sz w:val="22"/>
                <w:szCs w:val="22"/>
              </w:rPr>
            </w:pPr>
            <w:r>
              <w:rPr>
                <w:rFonts w:hAnsi="Arial"/>
                <w:b/>
                <w:bCs/>
                <w:sz w:val="22"/>
                <w:szCs w:val="22"/>
              </w:rPr>
              <w:t>Reference</w:t>
            </w:r>
          </w:p>
        </w:tc>
        <w:tc>
          <w:tcPr>
            <w:tcW w:w="8080" w:type="dxa"/>
            <w:tcBorders>
              <w:top w:val="single" w:sz="6" w:space="0" w:color="auto"/>
              <w:left w:val="single" w:sz="6" w:space="0" w:color="auto"/>
              <w:bottom w:val="single" w:sz="12" w:space="0" w:color="auto"/>
              <w:right w:val="single" w:sz="6" w:space="0" w:color="auto"/>
            </w:tcBorders>
            <w:shd w:val="clear" w:color="auto" w:fill="D9D9D9" w:themeFill="background1" w:themeFillShade="D9"/>
          </w:tcPr>
          <w:p w14:paraId="412D2487" w14:textId="77777777" w:rsidR="0039347F" w:rsidRPr="00441C25" w:rsidRDefault="0039347F" w:rsidP="00F87A1D">
            <w:pPr>
              <w:pStyle w:val="CommentText"/>
              <w:spacing w:before="20" w:after="20" w:line="240" w:lineRule="auto"/>
              <w:jc w:val="center"/>
              <w:rPr>
                <w:rFonts w:hAnsi="Arial"/>
                <w:b/>
                <w:bCs/>
                <w:sz w:val="22"/>
                <w:szCs w:val="22"/>
              </w:rPr>
            </w:pPr>
            <w:r>
              <w:rPr>
                <w:rFonts w:hAnsi="Arial"/>
                <w:b/>
                <w:bCs/>
                <w:sz w:val="22"/>
                <w:szCs w:val="22"/>
              </w:rPr>
              <w:t>Description</w:t>
            </w:r>
          </w:p>
        </w:tc>
      </w:tr>
      <w:tr w:rsidR="0030079E" w:rsidRPr="0077062D" w14:paraId="4F1E0099" w14:textId="77777777" w:rsidTr="00F87A1D">
        <w:tc>
          <w:tcPr>
            <w:tcW w:w="2093" w:type="dxa"/>
            <w:tcBorders>
              <w:left w:val="single" w:sz="6" w:space="0" w:color="auto"/>
            </w:tcBorders>
          </w:tcPr>
          <w:p w14:paraId="24126136" w14:textId="7A63EC33" w:rsidR="0030079E" w:rsidRDefault="0030079E" w:rsidP="00F87A1D">
            <w:pPr>
              <w:spacing w:before="20" w:after="20" w:line="240" w:lineRule="auto"/>
              <w:jc w:val="center"/>
            </w:pPr>
            <w:r>
              <w:t>3.2.10.5</w:t>
            </w:r>
          </w:p>
        </w:tc>
        <w:tc>
          <w:tcPr>
            <w:tcW w:w="8080" w:type="dxa"/>
            <w:tcBorders>
              <w:right w:val="single" w:sz="6" w:space="0" w:color="auto"/>
            </w:tcBorders>
          </w:tcPr>
          <w:p w14:paraId="702824F0" w14:textId="5F4E3746" w:rsidR="0030079E" w:rsidRDefault="0030079E" w:rsidP="005D01B8">
            <w:pPr>
              <w:spacing w:before="20" w:after="20" w:line="240" w:lineRule="auto"/>
              <w:jc w:val="left"/>
            </w:pPr>
            <w:r>
              <w:t xml:space="preserve">Temperature hysteresis limits – </w:t>
            </w:r>
            <w:r w:rsidR="005D01B8">
              <w:t>to be defined by manufacturer.</w:t>
            </w:r>
          </w:p>
        </w:tc>
      </w:tr>
      <w:tr w:rsidR="0030079E" w:rsidRPr="0077062D" w14:paraId="36CA0DA7" w14:textId="77777777" w:rsidTr="00F87A1D">
        <w:tc>
          <w:tcPr>
            <w:tcW w:w="2093" w:type="dxa"/>
            <w:tcBorders>
              <w:left w:val="single" w:sz="6" w:space="0" w:color="auto"/>
            </w:tcBorders>
          </w:tcPr>
          <w:p w14:paraId="16306032" w14:textId="46514A7C" w:rsidR="0030079E" w:rsidRPr="0077062D" w:rsidRDefault="0030079E" w:rsidP="00F87A1D">
            <w:pPr>
              <w:spacing w:before="20" w:after="20" w:line="240" w:lineRule="auto"/>
              <w:jc w:val="center"/>
            </w:pPr>
            <w:r>
              <w:fldChar w:fldCharType="begin"/>
            </w:r>
            <w:r>
              <w:instrText xml:space="preserve"> REF _Ref47360810 \r \h  \* MERGEFORMAT </w:instrText>
            </w:r>
            <w:r>
              <w:fldChar w:fldCharType="separate"/>
            </w:r>
            <w:r>
              <w:rPr>
                <w:cs/>
              </w:rPr>
              <w:t>‎</w:t>
            </w:r>
            <w:r>
              <w:t>3.9.1.1</w:t>
            </w:r>
            <w:r>
              <w:fldChar w:fldCharType="end"/>
            </w:r>
          </w:p>
        </w:tc>
        <w:tc>
          <w:tcPr>
            <w:tcW w:w="8080" w:type="dxa"/>
            <w:tcBorders>
              <w:right w:val="single" w:sz="6" w:space="0" w:color="auto"/>
            </w:tcBorders>
          </w:tcPr>
          <w:p w14:paraId="58E726D8" w14:textId="6D4BD134" w:rsidR="0030079E" w:rsidRPr="0077062D" w:rsidRDefault="0030079E" w:rsidP="00387AD1">
            <w:pPr>
              <w:spacing w:before="20" w:after="20" w:line="240" w:lineRule="auto"/>
              <w:jc w:val="left"/>
            </w:pPr>
            <w:r w:rsidRPr="00C42006">
              <w:t>Power up</w:t>
            </w:r>
            <w:r>
              <w:t xml:space="preserve"> time in seconds – to be defined by manufacturer.</w:t>
            </w:r>
          </w:p>
        </w:tc>
      </w:tr>
    </w:tbl>
    <w:p w14:paraId="36DD8494" w14:textId="77777777" w:rsidR="0039347F" w:rsidRDefault="0039347F" w:rsidP="0039347F">
      <w:pPr>
        <w:pStyle w:val="Title"/>
        <w:tabs>
          <w:tab w:val="clear" w:pos="540"/>
          <w:tab w:val="left" w:pos="0"/>
        </w:tabs>
        <w:ind w:left="0"/>
        <w:rPr>
          <w:rFonts w:hAnsi="Arial"/>
          <w:lang w:eastAsia="en-US"/>
        </w:rPr>
      </w:pPr>
      <w:r>
        <w:rPr>
          <w:rFonts w:hAnsi="Arial"/>
          <w:lang w:eastAsia="en-US"/>
        </w:rPr>
        <w:t>List of TBRs</w:t>
      </w:r>
    </w:p>
    <w:tbl>
      <w:tblPr>
        <w:tblW w:w="1017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93"/>
        <w:gridCol w:w="8080"/>
      </w:tblGrid>
      <w:tr w:rsidR="0039347F" w:rsidRPr="002A26FA" w14:paraId="5D8888C7" w14:textId="77777777" w:rsidTr="008950A0">
        <w:tc>
          <w:tcPr>
            <w:tcW w:w="2093" w:type="dxa"/>
            <w:tcBorders>
              <w:top w:val="single" w:sz="6" w:space="0" w:color="auto"/>
              <w:left w:val="single" w:sz="6" w:space="0" w:color="auto"/>
              <w:bottom w:val="single" w:sz="12" w:space="0" w:color="auto"/>
              <w:right w:val="single" w:sz="6" w:space="0" w:color="auto"/>
            </w:tcBorders>
            <w:shd w:val="clear" w:color="auto" w:fill="D9D9D9" w:themeFill="background1" w:themeFillShade="D9"/>
          </w:tcPr>
          <w:p w14:paraId="6B33EB1E" w14:textId="77777777" w:rsidR="0039347F" w:rsidRPr="00441C25" w:rsidRDefault="0039347F" w:rsidP="00F87A1D">
            <w:pPr>
              <w:pStyle w:val="CommentText"/>
              <w:spacing w:before="20" w:after="20" w:line="240" w:lineRule="auto"/>
              <w:jc w:val="center"/>
              <w:rPr>
                <w:rFonts w:hAnsi="Arial"/>
                <w:b/>
                <w:bCs/>
                <w:sz w:val="22"/>
                <w:szCs w:val="22"/>
              </w:rPr>
            </w:pPr>
            <w:r>
              <w:rPr>
                <w:rFonts w:hAnsi="Arial"/>
                <w:b/>
                <w:bCs/>
                <w:sz w:val="22"/>
                <w:szCs w:val="22"/>
              </w:rPr>
              <w:t>Reference</w:t>
            </w:r>
          </w:p>
        </w:tc>
        <w:tc>
          <w:tcPr>
            <w:tcW w:w="8080" w:type="dxa"/>
            <w:tcBorders>
              <w:top w:val="single" w:sz="6" w:space="0" w:color="auto"/>
              <w:left w:val="single" w:sz="6" w:space="0" w:color="auto"/>
              <w:bottom w:val="single" w:sz="12" w:space="0" w:color="auto"/>
              <w:right w:val="single" w:sz="6" w:space="0" w:color="auto"/>
            </w:tcBorders>
            <w:shd w:val="clear" w:color="auto" w:fill="D9D9D9" w:themeFill="background1" w:themeFillShade="D9"/>
          </w:tcPr>
          <w:p w14:paraId="41CFD76F" w14:textId="77777777" w:rsidR="0039347F" w:rsidRPr="00441C25" w:rsidRDefault="0039347F" w:rsidP="00F87A1D">
            <w:pPr>
              <w:pStyle w:val="CommentText"/>
              <w:spacing w:before="20" w:after="20" w:line="240" w:lineRule="auto"/>
              <w:jc w:val="center"/>
              <w:rPr>
                <w:rFonts w:hAnsi="Arial"/>
                <w:b/>
                <w:bCs/>
                <w:sz w:val="22"/>
                <w:szCs w:val="22"/>
              </w:rPr>
            </w:pPr>
            <w:r>
              <w:rPr>
                <w:rFonts w:hAnsi="Arial"/>
                <w:b/>
                <w:bCs/>
                <w:sz w:val="22"/>
                <w:szCs w:val="22"/>
              </w:rPr>
              <w:t>Description</w:t>
            </w:r>
          </w:p>
        </w:tc>
      </w:tr>
      <w:tr w:rsidR="00892BDC" w:rsidRPr="0077062D" w14:paraId="31CF13F0" w14:textId="1C8C6F42" w:rsidTr="00F87A1D">
        <w:tc>
          <w:tcPr>
            <w:tcW w:w="2093" w:type="dxa"/>
            <w:tcBorders>
              <w:left w:val="single" w:sz="6" w:space="0" w:color="auto"/>
            </w:tcBorders>
          </w:tcPr>
          <w:p w14:paraId="3229BB07" w14:textId="2DF39F43" w:rsidR="00892BDC" w:rsidRDefault="00892BDC" w:rsidP="00892BDC">
            <w:pPr>
              <w:spacing w:before="20" w:after="20" w:line="240" w:lineRule="auto"/>
              <w:jc w:val="center"/>
            </w:pPr>
            <w:r>
              <w:t>3.2.10.2.2</w:t>
            </w:r>
          </w:p>
        </w:tc>
        <w:tc>
          <w:tcPr>
            <w:tcW w:w="8080" w:type="dxa"/>
            <w:tcBorders>
              <w:right w:val="single" w:sz="6" w:space="0" w:color="auto"/>
            </w:tcBorders>
          </w:tcPr>
          <w:p w14:paraId="05F8B89D" w14:textId="636E6102" w:rsidR="00892BDC" w:rsidRDefault="00B04ED2" w:rsidP="00F017F2">
            <w:pPr>
              <w:tabs>
                <w:tab w:val="left" w:pos="1245"/>
              </w:tabs>
              <w:spacing w:before="20" w:after="20" w:line="240" w:lineRule="auto"/>
            </w:pPr>
            <w:r>
              <w:t xml:space="preserve">Output over voltage protection - </w:t>
            </w:r>
            <w:r w:rsidR="00F017F2">
              <w:t xml:space="preserve">PSU turn-on waiting </w:t>
            </w:r>
            <w:r w:rsidR="00892BDC">
              <w:t xml:space="preserve">time period &amp; </w:t>
            </w:r>
            <w:r>
              <w:t xml:space="preserve">Detection </w:t>
            </w:r>
            <w:r w:rsidR="00892BDC">
              <w:t>response times</w:t>
            </w:r>
          </w:p>
        </w:tc>
      </w:tr>
      <w:tr w:rsidR="00892BDC" w:rsidRPr="0077062D" w14:paraId="60B99AF1" w14:textId="77777777" w:rsidTr="00F87A1D">
        <w:tc>
          <w:tcPr>
            <w:tcW w:w="2093" w:type="dxa"/>
            <w:tcBorders>
              <w:left w:val="single" w:sz="6" w:space="0" w:color="auto"/>
            </w:tcBorders>
          </w:tcPr>
          <w:p w14:paraId="153B6213" w14:textId="0F46AAF0" w:rsidR="00892BDC" w:rsidRDefault="00892BDC" w:rsidP="00892BDC">
            <w:pPr>
              <w:spacing w:before="20" w:after="20" w:line="240" w:lineRule="auto"/>
              <w:jc w:val="center"/>
            </w:pPr>
            <w:r>
              <w:fldChar w:fldCharType="begin"/>
            </w:r>
            <w:r>
              <w:instrText xml:space="preserve"> REF _Ref65655905 \r \h </w:instrText>
            </w:r>
            <w:r>
              <w:fldChar w:fldCharType="separate"/>
            </w:r>
            <w:r>
              <w:rPr>
                <w:cs/>
              </w:rPr>
              <w:t>‎</w:t>
            </w:r>
            <w:r>
              <w:t>3.2.10.4</w:t>
            </w:r>
            <w:r>
              <w:fldChar w:fldCharType="end"/>
            </w:r>
          </w:p>
        </w:tc>
        <w:tc>
          <w:tcPr>
            <w:tcW w:w="8080" w:type="dxa"/>
            <w:tcBorders>
              <w:right w:val="single" w:sz="6" w:space="0" w:color="auto"/>
            </w:tcBorders>
          </w:tcPr>
          <w:p w14:paraId="222E2E79" w14:textId="758E3B85" w:rsidR="00892BDC" w:rsidRDefault="00892BDC" w:rsidP="00892BDC">
            <w:pPr>
              <w:tabs>
                <w:tab w:val="left" w:pos="1245"/>
              </w:tabs>
              <w:spacing w:before="20" w:after="20" w:line="240" w:lineRule="auto"/>
            </w:pPr>
            <w:r>
              <w:t>3-phase fuse values</w:t>
            </w:r>
          </w:p>
        </w:tc>
      </w:tr>
      <w:tr w:rsidR="00892BDC" w:rsidRPr="0077062D" w14:paraId="22691DF5" w14:textId="77777777" w:rsidTr="00F87A1D">
        <w:tc>
          <w:tcPr>
            <w:tcW w:w="2093" w:type="dxa"/>
            <w:tcBorders>
              <w:left w:val="single" w:sz="6" w:space="0" w:color="auto"/>
            </w:tcBorders>
          </w:tcPr>
          <w:p w14:paraId="027EEDED" w14:textId="384C420E" w:rsidR="00892BDC" w:rsidRPr="0077062D" w:rsidRDefault="00892BDC" w:rsidP="00892BDC">
            <w:pPr>
              <w:spacing w:before="20" w:after="20" w:line="240" w:lineRule="auto"/>
              <w:jc w:val="center"/>
            </w:pPr>
            <w:r>
              <w:fldChar w:fldCharType="begin"/>
            </w:r>
            <w:r>
              <w:instrText xml:space="preserve"> REF _Ref46308911 \r \h </w:instrText>
            </w:r>
            <w:r>
              <w:fldChar w:fldCharType="separate"/>
            </w:r>
            <w:r>
              <w:rPr>
                <w:cs/>
              </w:rPr>
              <w:t>‎</w:t>
            </w:r>
            <w:r>
              <w:t>3.3.1</w:t>
            </w:r>
            <w:r>
              <w:fldChar w:fldCharType="end"/>
            </w:r>
          </w:p>
        </w:tc>
        <w:tc>
          <w:tcPr>
            <w:tcW w:w="8080" w:type="dxa"/>
            <w:tcBorders>
              <w:right w:val="single" w:sz="6" w:space="0" w:color="auto"/>
            </w:tcBorders>
          </w:tcPr>
          <w:p w14:paraId="5A7A5704" w14:textId="57B70A50" w:rsidR="00892BDC" w:rsidRPr="0077062D" w:rsidRDefault="00892BDC" w:rsidP="00892BDC">
            <w:pPr>
              <w:tabs>
                <w:tab w:val="left" w:pos="1245"/>
              </w:tabs>
              <w:spacing w:before="20" w:after="20" w:line="240" w:lineRule="auto"/>
            </w:pPr>
            <w:r>
              <w:t>PSU weight</w:t>
            </w:r>
          </w:p>
        </w:tc>
      </w:tr>
      <w:tr w:rsidR="00892BDC" w:rsidRPr="0077062D" w:rsidDel="00071E25" w14:paraId="50F491E0" w14:textId="18F5022A" w:rsidTr="00F87A1D">
        <w:trPr>
          <w:del w:id="4" w:author="Eyal Yossi [2]" w:date="2024-01-04T19:40:00Z"/>
        </w:trPr>
        <w:tc>
          <w:tcPr>
            <w:tcW w:w="2093" w:type="dxa"/>
            <w:tcBorders>
              <w:left w:val="single" w:sz="6" w:space="0" w:color="auto"/>
              <w:right w:val="single" w:sz="6" w:space="0" w:color="auto"/>
            </w:tcBorders>
          </w:tcPr>
          <w:p w14:paraId="35AF00E5" w14:textId="4ADB483E" w:rsidR="00892BDC" w:rsidRPr="0077062D" w:rsidDel="00071E25" w:rsidRDefault="00892BDC" w:rsidP="00892BDC">
            <w:pPr>
              <w:spacing w:before="20" w:after="20" w:line="240" w:lineRule="auto"/>
              <w:jc w:val="center"/>
              <w:rPr>
                <w:del w:id="5" w:author="Eyal Yossi [2]" w:date="2024-01-04T19:40:00Z"/>
              </w:rPr>
            </w:pPr>
            <w:del w:id="6" w:author="Eyal Yossi [2]" w:date="2024-01-04T19:40:00Z">
              <w:r w:rsidDel="00071E25">
                <w:fldChar w:fldCharType="begin"/>
              </w:r>
              <w:r w:rsidDel="00071E25">
                <w:delInstrText xml:space="preserve"> REF _Ref46308946 \r \h </w:delInstrText>
              </w:r>
              <w:r w:rsidDel="00071E25">
                <w:fldChar w:fldCharType="separate"/>
              </w:r>
              <w:r w:rsidDel="00071E25">
                <w:rPr>
                  <w:cs/>
                </w:rPr>
                <w:delText>‎</w:delText>
              </w:r>
              <w:r w:rsidDel="00071E25">
                <w:delText>3.3.2</w:delText>
              </w:r>
              <w:r w:rsidDel="00071E25">
                <w:fldChar w:fldCharType="end"/>
              </w:r>
            </w:del>
          </w:p>
        </w:tc>
        <w:tc>
          <w:tcPr>
            <w:tcW w:w="8080" w:type="dxa"/>
            <w:tcBorders>
              <w:left w:val="single" w:sz="6" w:space="0" w:color="auto"/>
              <w:right w:val="single" w:sz="6" w:space="0" w:color="auto"/>
            </w:tcBorders>
          </w:tcPr>
          <w:p w14:paraId="15C21036" w14:textId="6FE0AA5F" w:rsidR="00892BDC" w:rsidRPr="0077062D" w:rsidDel="00071E25" w:rsidRDefault="00892BDC" w:rsidP="00892BDC">
            <w:pPr>
              <w:spacing w:before="20" w:after="20" w:line="240" w:lineRule="auto"/>
              <w:rPr>
                <w:del w:id="7" w:author="Eyal Yossi [2]" w:date="2024-01-04T19:40:00Z"/>
              </w:rPr>
            </w:pPr>
            <w:del w:id="8" w:author="Eyal Yossi [2]" w:date="2024-01-04T19:40:00Z">
              <w:r w:rsidDel="00071E25">
                <w:delText>M</w:delText>
              </w:r>
              <w:r w:rsidRPr="003D2401" w:rsidDel="00071E25">
                <w:delText>ech</w:delText>
              </w:r>
              <w:r w:rsidDel="00071E25">
                <w:delText>anical dimensions and interface requirements</w:delText>
              </w:r>
            </w:del>
          </w:p>
        </w:tc>
      </w:tr>
      <w:tr w:rsidR="00892BDC" w:rsidRPr="0077062D" w:rsidDel="007578FB" w14:paraId="62395A97" w14:textId="40B2811A" w:rsidTr="00F87A1D">
        <w:trPr>
          <w:del w:id="9" w:author="Eyal Yossi [2]" w:date="2024-01-04T18:39:00Z"/>
        </w:trPr>
        <w:tc>
          <w:tcPr>
            <w:tcW w:w="2093" w:type="dxa"/>
            <w:tcBorders>
              <w:left w:val="single" w:sz="6" w:space="0" w:color="auto"/>
              <w:right w:val="single" w:sz="6" w:space="0" w:color="auto"/>
            </w:tcBorders>
          </w:tcPr>
          <w:p w14:paraId="22261AE8" w14:textId="3F81E0B8" w:rsidR="00892BDC" w:rsidDel="007578FB" w:rsidRDefault="00892BDC" w:rsidP="00892BDC">
            <w:pPr>
              <w:spacing w:before="20" w:after="20" w:line="240" w:lineRule="auto"/>
              <w:jc w:val="center"/>
              <w:rPr>
                <w:del w:id="10" w:author="Eyal Yossi [2]" w:date="2024-01-04T18:39:00Z"/>
              </w:rPr>
            </w:pPr>
            <w:del w:id="11" w:author="Eyal Yossi [2]" w:date="2024-01-04T18:39:00Z">
              <w:r w:rsidDel="007578FB">
                <w:delText>3.4.3</w:delText>
              </w:r>
            </w:del>
          </w:p>
        </w:tc>
        <w:tc>
          <w:tcPr>
            <w:tcW w:w="8080" w:type="dxa"/>
            <w:tcBorders>
              <w:left w:val="single" w:sz="6" w:space="0" w:color="auto"/>
              <w:right w:val="single" w:sz="6" w:space="0" w:color="auto"/>
            </w:tcBorders>
          </w:tcPr>
          <w:p w14:paraId="2AE304BC" w14:textId="05E51710" w:rsidR="00892BDC" w:rsidRPr="002908FD" w:rsidDel="007578FB" w:rsidRDefault="006C5DBD" w:rsidP="00892BDC">
            <w:pPr>
              <w:pStyle w:val="CommentText"/>
              <w:spacing w:before="20" w:after="20" w:line="240" w:lineRule="auto"/>
              <w:ind w:left="0" w:firstLine="0"/>
              <w:rPr>
                <w:del w:id="12" w:author="Eyal Yossi [2]" w:date="2024-01-04T18:39:00Z"/>
                <w:rFonts w:ascii="Times New Roman" w:cs="David"/>
                <w:lang w:eastAsia="en-US"/>
              </w:rPr>
            </w:pPr>
            <w:del w:id="13" w:author="Eyal Yossi [2]" w:date="2024-01-04T18:39:00Z">
              <w:r w:rsidDel="007578FB">
                <w:rPr>
                  <w:rFonts w:ascii="Times New Roman" w:cs="David"/>
                  <w:lang w:eastAsia="en-US"/>
                </w:rPr>
                <w:delText xml:space="preserve">PSU – Test Panel Interface - </w:delText>
              </w:r>
              <w:r w:rsidR="00892BDC" w:rsidDel="007578FB">
                <w:rPr>
                  <w:rFonts w:ascii="Times New Roman" w:cs="David"/>
                  <w:lang w:eastAsia="en-US"/>
                </w:rPr>
                <w:delText>LED current</w:delText>
              </w:r>
            </w:del>
          </w:p>
        </w:tc>
      </w:tr>
      <w:tr w:rsidR="00892BDC" w:rsidRPr="0077062D" w14:paraId="70FD7B9D" w14:textId="77777777" w:rsidTr="00F87A1D">
        <w:tc>
          <w:tcPr>
            <w:tcW w:w="2093" w:type="dxa"/>
            <w:tcBorders>
              <w:left w:val="single" w:sz="6" w:space="0" w:color="auto"/>
              <w:right w:val="single" w:sz="6" w:space="0" w:color="auto"/>
            </w:tcBorders>
          </w:tcPr>
          <w:p w14:paraId="61109EA6" w14:textId="3A2BC421" w:rsidR="00892BDC" w:rsidRDefault="00892BDC" w:rsidP="00892BDC">
            <w:pPr>
              <w:spacing w:before="20" w:after="20" w:line="240" w:lineRule="auto"/>
              <w:jc w:val="center"/>
            </w:pPr>
            <w:r>
              <w:fldChar w:fldCharType="begin"/>
            </w:r>
            <w:r>
              <w:instrText xml:space="preserve"> REF _Ref46309899 \r \h </w:instrText>
            </w:r>
            <w:r>
              <w:fldChar w:fldCharType="separate"/>
            </w:r>
            <w:r>
              <w:rPr>
                <w:cs/>
              </w:rPr>
              <w:t>‎</w:t>
            </w:r>
            <w:r>
              <w:t>3.7.2</w:t>
            </w:r>
            <w:r>
              <w:fldChar w:fldCharType="end"/>
            </w:r>
          </w:p>
        </w:tc>
        <w:tc>
          <w:tcPr>
            <w:tcW w:w="8080" w:type="dxa"/>
            <w:tcBorders>
              <w:left w:val="single" w:sz="6" w:space="0" w:color="auto"/>
              <w:right w:val="single" w:sz="6" w:space="0" w:color="auto"/>
            </w:tcBorders>
          </w:tcPr>
          <w:p w14:paraId="55A3338D" w14:textId="562A7187" w:rsidR="00892BDC" w:rsidRPr="00221EB6" w:rsidRDefault="00892BDC" w:rsidP="00892BDC">
            <w:pPr>
              <w:pStyle w:val="CommentText"/>
              <w:spacing w:before="20" w:after="20" w:line="240" w:lineRule="auto"/>
              <w:ind w:left="0" w:firstLine="0"/>
              <w:rPr>
                <w:rFonts w:ascii="Times New Roman" w:cs="David"/>
                <w:lang w:eastAsia="en-US"/>
              </w:rPr>
            </w:pPr>
            <w:r w:rsidRPr="00B85FEC">
              <w:rPr>
                <w:rFonts w:ascii="Times New Roman" w:cs="David"/>
                <w:lang w:eastAsia="en-US"/>
              </w:rPr>
              <w:t>The</w:t>
            </w:r>
            <w:r>
              <w:rPr>
                <w:rFonts w:ascii="Times New Roman" w:cs="David"/>
                <w:lang w:eastAsia="en-US"/>
              </w:rPr>
              <w:t xml:space="preserve"> </w:t>
            </w:r>
            <w:r w:rsidRPr="00B85FEC">
              <w:rPr>
                <w:rFonts w:ascii="Times New Roman" w:cs="David"/>
                <w:lang w:eastAsia="en-US"/>
              </w:rPr>
              <w:t>PSU MTBF</w:t>
            </w:r>
          </w:p>
        </w:tc>
      </w:tr>
      <w:tr w:rsidR="00892BDC" w:rsidRPr="0077062D" w:rsidDel="00BE13E0" w14:paraId="704A5479" w14:textId="3E61899D" w:rsidTr="00F87A1D">
        <w:trPr>
          <w:del w:id="14" w:author="Eyal Yossi [2]" w:date="2024-01-04T18:48:00Z"/>
        </w:trPr>
        <w:tc>
          <w:tcPr>
            <w:tcW w:w="2093" w:type="dxa"/>
            <w:tcBorders>
              <w:left w:val="single" w:sz="6" w:space="0" w:color="auto"/>
              <w:right w:val="single" w:sz="6" w:space="0" w:color="auto"/>
            </w:tcBorders>
            <w:vAlign w:val="center"/>
          </w:tcPr>
          <w:p w14:paraId="477C3C9B" w14:textId="4BF49857" w:rsidR="00892BDC" w:rsidDel="00BE13E0" w:rsidRDefault="00892BDC" w:rsidP="00892BDC">
            <w:pPr>
              <w:spacing w:before="20" w:after="20" w:line="240" w:lineRule="auto"/>
              <w:jc w:val="center"/>
              <w:rPr>
                <w:del w:id="15" w:author="Eyal Yossi [2]" w:date="2024-01-04T18:48:00Z"/>
              </w:rPr>
            </w:pPr>
            <w:del w:id="16" w:author="Eyal Yossi [2]" w:date="2024-01-04T18:48:00Z">
              <w:r w:rsidDel="00BE13E0">
                <w:fldChar w:fldCharType="begin"/>
              </w:r>
              <w:r w:rsidDel="00BE13E0">
                <w:delInstrText xml:space="preserve"> REF _Ref224373667 \r \h </w:delInstrText>
              </w:r>
              <w:r w:rsidDel="00BE13E0">
                <w:fldChar w:fldCharType="separate"/>
              </w:r>
              <w:r w:rsidDel="00BE13E0">
                <w:rPr>
                  <w:cs/>
                </w:rPr>
                <w:delText>‎</w:delText>
              </w:r>
              <w:r w:rsidDel="00BE13E0">
                <w:delText>3.12.1</w:delText>
              </w:r>
              <w:r w:rsidDel="00BE13E0">
                <w:fldChar w:fldCharType="end"/>
              </w:r>
            </w:del>
          </w:p>
        </w:tc>
        <w:tc>
          <w:tcPr>
            <w:tcW w:w="8080" w:type="dxa"/>
            <w:tcBorders>
              <w:left w:val="single" w:sz="6" w:space="0" w:color="auto"/>
              <w:right w:val="single" w:sz="6" w:space="0" w:color="auto"/>
            </w:tcBorders>
          </w:tcPr>
          <w:p w14:paraId="042DE8D8" w14:textId="4EE19016" w:rsidR="00892BDC" w:rsidRPr="00221EB6" w:rsidDel="00BE13E0" w:rsidRDefault="00892BDC" w:rsidP="00892BDC">
            <w:pPr>
              <w:pStyle w:val="CommentText"/>
              <w:spacing w:before="20" w:after="20" w:line="240" w:lineRule="auto"/>
              <w:ind w:left="0" w:firstLine="0"/>
              <w:jc w:val="left"/>
              <w:rPr>
                <w:del w:id="17" w:author="Eyal Yossi [2]" w:date="2024-01-04T18:48:00Z"/>
                <w:rFonts w:ascii="Times New Roman" w:cs="David"/>
                <w:lang w:eastAsia="en-US"/>
              </w:rPr>
            </w:pPr>
            <w:del w:id="18" w:author="Eyal Yossi [2]" w:date="2024-01-04T18:48:00Z">
              <w:r w:rsidDel="00BE13E0">
                <w:rPr>
                  <w:rFonts w:asciiTheme="majorBidi" w:hAnsiTheme="majorBidi" w:cstheme="majorBidi"/>
                </w:rPr>
                <w:delText>Fan noise limit</w:delText>
              </w:r>
              <w:r w:rsidRPr="00F83E29" w:rsidDel="00BE13E0">
                <w:rPr>
                  <w:rFonts w:asciiTheme="majorBidi" w:hAnsiTheme="majorBidi" w:cstheme="majorBidi"/>
                </w:rPr>
                <w:delText xml:space="preserve"> requirements</w:delText>
              </w:r>
            </w:del>
            <w:del w:id="19" w:author="Eyal Yossi [2]" w:date="2024-01-04T18:36:00Z">
              <w:r w:rsidDel="00682B64">
                <w:rPr>
                  <w:rFonts w:asciiTheme="majorBidi" w:hAnsiTheme="majorBidi" w:cstheme="majorBidi"/>
                </w:rPr>
                <w:delText xml:space="preserve"> in case the PSU design includes a</w:delText>
              </w:r>
              <w:r w:rsidRPr="00F83E29" w:rsidDel="00682B64">
                <w:rPr>
                  <w:rFonts w:asciiTheme="majorBidi" w:hAnsiTheme="majorBidi" w:cstheme="majorBidi"/>
                </w:rPr>
                <w:delText xml:space="preserve"> fan</w:delText>
              </w:r>
            </w:del>
            <w:del w:id="20" w:author="Eyal Yossi [2]" w:date="2024-01-04T18:48:00Z">
              <w:r w:rsidDel="00BE13E0">
                <w:rPr>
                  <w:rFonts w:asciiTheme="majorBidi" w:hAnsiTheme="majorBidi" w:cstheme="majorBidi"/>
                </w:rPr>
                <w:delText>.</w:delText>
              </w:r>
            </w:del>
          </w:p>
        </w:tc>
      </w:tr>
    </w:tbl>
    <w:p w14:paraId="27A9213D" w14:textId="77777777" w:rsidR="0039347F" w:rsidRDefault="0039347F" w:rsidP="0039347F">
      <w:pPr>
        <w:pStyle w:val="Title"/>
        <w:tabs>
          <w:tab w:val="clear" w:pos="540"/>
          <w:tab w:val="left" w:pos="0"/>
        </w:tabs>
        <w:ind w:left="0"/>
        <w:rPr>
          <w:rFonts w:hAnsi="Arial"/>
          <w:lang w:eastAsia="en-US"/>
        </w:rPr>
      </w:pPr>
      <w:r>
        <w:rPr>
          <w:rFonts w:hAnsi="Arial"/>
          <w:lang w:eastAsia="en-US"/>
        </w:rPr>
        <w:t>List of TBCs</w:t>
      </w:r>
    </w:p>
    <w:tbl>
      <w:tblPr>
        <w:tblW w:w="1017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93"/>
        <w:gridCol w:w="8080"/>
      </w:tblGrid>
      <w:tr w:rsidR="0039347F" w:rsidRPr="002A26FA" w14:paraId="74503168" w14:textId="77777777" w:rsidTr="008950A0">
        <w:tc>
          <w:tcPr>
            <w:tcW w:w="2093" w:type="dxa"/>
            <w:tcBorders>
              <w:top w:val="single" w:sz="6" w:space="0" w:color="auto"/>
              <w:left w:val="single" w:sz="6" w:space="0" w:color="auto"/>
              <w:bottom w:val="single" w:sz="12" w:space="0" w:color="auto"/>
              <w:right w:val="single" w:sz="6" w:space="0" w:color="auto"/>
            </w:tcBorders>
            <w:shd w:val="clear" w:color="auto" w:fill="D9D9D9" w:themeFill="background1" w:themeFillShade="D9"/>
          </w:tcPr>
          <w:p w14:paraId="1E6CE2A6" w14:textId="77777777" w:rsidR="0039347F" w:rsidRPr="00441C25" w:rsidRDefault="0039347F" w:rsidP="00F87A1D">
            <w:pPr>
              <w:pStyle w:val="CommentText"/>
              <w:spacing w:before="20" w:after="20" w:line="240" w:lineRule="auto"/>
              <w:jc w:val="center"/>
              <w:rPr>
                <w:rFonts w:hAnsi="Arial"/>
                <w:b/>
                <w:bCs/>
                <w:sz w:val="22"/>
                <w:szCs w:val="22"/>
              </w:rPr>
            </w:pPr>
            <w:r>
              <w:rPr>
                <w:rFonts w:hAnsi="Arial"/>
                <w:b/>
                <w:bCs/>
                <w:sz w:val="22"/>
                <w:szCs w:val="22"/>
              </w:rPr>
              <w:t>Reference</w:t>
            </w:r>
          </w:p>
        </w:tc>
        <w:tc>
          <w:tcPr>
            <w:tcW w:w="8080" w:type="dxa"/>
            <w:tcBorders>
              <w:top w:val="single" w:sz="6" w:space="0" w:color="auto"/>
              <w:left w:val="single" w:sz="6" w:space="0" w:color="auto"/>
              <w:bottom w:val="single" w:sz="12" w:space="0" w:color="auto"/>
              <w:right w:val="single" w:sz="6" w:space="0" w:color="auto"/>
            </w:tcBorders>
            <w:shd w:val="clear" w:color="auto" w:fill="D9D9D9" w:themeFill="background1" w:themeFillShade="D9"/>
          </w:tcPr>
          <w:p w14:paraId="523FCAB4" w14:textId="77777777" w:rsidR="0039347F" w:rsidRPr="00441C25" w:rsidRDefault="0039347F" w:rsidP="00F87A1D">
            <w:pPr>
              <w:pStyle w:val="CommentText"/>
              <w:spacing w:before="20" w:after="20" w:line="240" w:lineRule="auto"/>
              <w:jc w:val="center"/>
              <w:rPr>
                <w:rFonts w:hAnsi="Arial"/>
                <w:b/>
                <w:bCs/>
                <w:sz w:val="22"/>
                <w:szCs w:val="22"/>
              </w:rPr>
            </w:pPr>
            <w:r>
              <w:rPr>
                <w:rFonts w:hAnsi="Arial"/>
                <w:b/>
                <w:bCs/>
                <w:sz w:val="22"/>
                <w:szCs w:val="22"/>
              </w:rPr>
              <w:t>Description</w:t>
            </w:r>
          </w:p>
        </w:tc>
      </w:tr>
      <w:tr w:rsidR="00D5097E" w:rsidRPr="0077062D" w:rsidDel="0015128E" w14:paraId="4894C869" w14:textId="4D6DF7F4" w:rsidTr="009B6495">
        <w:trPr>
          <w:del w:id="21" w:author="Eyal Yossi [2]" w:date="2024-01-04T18:27:00Z"/>
        </w:trPr>
        <w:tc>
          <w:tcPr>
            <w:tcW w:w="2093" w:type="dxa"/>
            <w:tcBorders>
              <w:top w:val="single" w:sz="12" w:space="0" w:color="auto"/>
              <w:left w:val="single" w:sz="6" w:space="0" w:color="auto"/>
              <w:bottom w:val="single" w:sz="12" w:space="0" w:color="auto"/>
            </w:tcBorders>
          </w:tcPr>
          <w:p w14:paraId="37FCD7DB" w14:textId="1CF3557B" w:rsidR="00D5097E" w:rsidDel="0015128E" w:rsidRDefault="00D5097E" w:rsidP="00C417EB">
            <w:pPr>
              <w:spacing w:before="20" w:after="20" w:line="240" w:lineRule="auto"/>
              <w:jc w:val="center"/>
              <w:rPr>
                <w:del w:id="22" w:author="Eyal Yossi [2]" w:date="2024-01-04T18:27:00Z"/>
              </w:rPr>
            </w:pPr>
            <w:del w:id="23" w:author="Eyal Yossi [2]" w:date="2024-01-04T18:27:00Z">
              <w:r w:rsidDel="0015128E">
                <w:delText>3.1.7</w:delText>
              </w:r>
            </w:del>
          </w:p>
        </w:tc>
        <w:tc>
          <w:tcPr>
            <w:tcW w:w="8080" w:type="dxa"/>
            <w:tcBorders>
              <w:top w:val="single" w:sz="12" w:space="0" w:color="auto"/>
              <w:bottom w:val="single" w:sz="12" w:space="0" w:color="auto"/>
              <w:right w:val="single" w:sz="6" w:space="0" w:color="auto"/>
            </w:tcBorders>
          </w:tcPr>
          <w:p w14:paraId="79F1B409" w14:textId="41F0C979" w:rsidR="00D5097E" w:rsidDel="0015128E" w:rsidRDefault="00B209BE" w:rsidP="00B209BE">
            <w:pPr>
              <w:spacing w:before="20" w:after="20" w:line="240" w:lineRule="auto"/>
              <w:rPr>
                <w:del w:id="24" w:author="Eyal Yossi [2]" w:date="2024-01-04T18:27:00Z"/>
              </w:rPr>
            </w:pPr>
            <w:del w:id="25" w:author="Eyal Yossi [2]" w:date="2024-01-04T18:27:00Z">
              <w:r w:rsidDel="0015128E">
                <w:delText xml:space="preserve">Sampled voltage outputs - </w:delText>
              </w:r>
              <w:r w:rsidR="00D5097E" w:rsidDel="0015128E">
                <w:delText>divider resistor values</w:delText>
              </w:r>
            </w:del>
          </w:p>
        </w:tc>
      </w:tr>
      <w:tr w:rsidR="009B6495" w:rsidRPr="0077062D" w14:paraId="3BA582ED" w14:textId="77777777" w:rsidTr="00F87A1D">
        <w:tc>
          <w:tcPr>
            <w:tcW w:w="2093" w:type="dxa"/>
            <w:tcBorders>
              <w:top w:val="single" w:sz="12" w:space="0" w:color="auto"/>
              <w:left w:val="single" w:sz="6" w:space="0" w:color="auto"/>
            </w:tcBorders>
          </w:tcPr>
          <w:p w14:paraId="10BFFF91" w14:textId="5AB89BB6" w:rsidR="009B6495" w:rsidRDefault="009B6495" w:rsidP="00C417EB">
            <w:pPr>
              <w:spacing w:before="20" w:after="20" w:line="240" w:lineRule="auto"/>
              <w:jc w:val="center"/>
            </w:pPr>
            <w:r>
              <w:t>3.2.10.2.2</w:t>
            </w:r>
          </w:p>
        </w:tc>
        <w:tc>
          <w:tcPr>
            <w:tcW w:w="8080" w:type="dxa"/>
            <w:tcBorders>
              <w:top w:val="single" w:sz="12" w:space="0" w:color="auto"/>
              <w:right w:val="single" w:sz="6" w:space="0" w:color="auto"/>
            </w:tcBorders>
          </w:tcPr>
          <w:p w14:paraId="30BC1CB1" w14:textId="08EBF914" w:rsidR="009B6495" w:rsidRDefault="009B6495" w:rsidP="00B85FEC">
            <w:pPr>
              <w:spacing w:before="20" w:after="20" w:line="240" w:lineRule="auto"/>
            </w:pPr>
            <w:r>
              <w:t>115V</w:t>
            </w:r>
            <w:r w:rsidR="005E773F">
              <w:t>AC</w:t>
            </w:r>
            <w:r>
              <w:t xml:space="preserve"> Over Voltage </w:t>
            </w:r>
            <w:r w:rsidR="005E773F">
              <w:t xml:space="preserve">Trip Point </w:t>
            </w:r>
            <w:r>
              <w:t xml:space="preserve">and </w:t>
            </w:r>
            <w:r w:rsidR="005E773F">
              <w:t xml:space="preserve">Detection </w:t>
            </w:r>
            <w:r>
              <w:t>response time.</w:t>
            </w:r>
          </w:p>
        </w:tc>
      </w:tr>
    </w:tbl>
    <w:p w14:paraId="5A49D195" w14:textId="77777777" w:rsidR="002E6C7A" w:rsidRDefault="002E6C7A" w:rsidP="002E6C7A"/>
    <w:p w14:paraId="5A49D1B1" w14:textId="77777777" w:rsidR="002E6C7A" w:rsidRDefault="002E6C7A" w:rsidP="002E6C7A">
      <w:pPr>
        <w:pStyle w:val="Title"/>
        <w:tabs>
          <w:tab w:val="clear" w:pos="540"/>
          <w:tab w:val="left" w:pos="0"/>
        </w:tabs>
        <w:ind w:left="0"/>
        <w:rPr>
          <w:rFonts w:hAnsi="Arial"/>
        </w:rPr>
      </w:pPr>
      <w:r>
        <w:rPr>
          <w:b w:val="0"/>
          <w:sz w:val="32"/>
          <w:u w:val="single"/>
        </w:rPr>
        <w:br w:type="page"/>
      </w:r>
      <w:r>
        <w:rPr>
          <w:rFonts w:hAnsi="Arial"/>
          <w:b w:val="0"/>
        </w:rPr>
        <w:lastRenderedPageBreak/>
        <w:t>Table of Contents</w:t>
      </w:r>
    </w:p>
    <w:p w14:paraId="5A49D1B2" w14:textId="77777777" w:rsidR="002E6C7A" w:rsidRDefault="002E6C7A" w:rsidP="002E6C7A">
      <w:pPr>
        <w:jc w:val="center"/>
      </w:pPr>
    </w:p>
    <w:p w14:paraId="41D1FE58" w14:textId="5C69D92F" w:rsidR="000F2BCC" w:rsidRDefault="00017E6D">
      <w:pPr>
        <w:pStyle w:val="TOC1"/>
        <w:rPr>
          <w:rFonts w:asciiTheme="minorHAnsi" w:eastAsiaTheme="minorEastAsia" w:hAnsiTheme="minorHAnsi" w:cstheme="minorBidi"/>
          <w:b w:val="0"/>
          <w:bCs w:val="0"/>
          <w:noProof/>
          <w:sz w:val="22"/>
          <w:szCs w:val="22"/>
          <w:lang w:eastAsia="ko-KR"/>
        </w:rPr>
      </w:pPr>
      <w:r>
        <w:fldChar w:fldCharType="begin"/>
      </w:r>
      <w:r w:rsidR="002E6C7A">
        <w:instrText xml:space="preserve"> TOC \o "1-4" </w:instrText>
      </w:r>
      <w:r>
        <w:fldChar w:fldCharType="separate"/>
      </w:r>
      <w:r w:rsidR="000F2BCC">
        <w:rPr>
          <w:noProof/>
        </w:rPr>
        <w:t>1</w:t>
      </w:r>
      <w:r w:rsidR="000F2BCC">
        <w:rPr>
          <w:rFonts w:asciiTheme="minorHAnsi" w:eastAsiaTheme="minorEastAsia" w:hAnsiTheme="minorHAnsi" w:cstheme="minorBidi"/>
          <w:b w:val="0"/>
          <w:bCs w:val="0"/>
          <w:noProof/>
          <w:sz w:val="22"/>
          <w:szCs w:val="22"/>
          <w:lang w:eastAsia="ko-KR"/>
        </w:rPr>
        <w:tab/>
      </w:r>
      <w:r w:rsidR="000F2BCC">
        <w:rPr>
          <w:noProof/>
        </w:rPr>
        <w:t>SCOPE</w:t>
      </w:r>
      <w:r w:rsidR="000F2BCC">
        <w:rPr>
          <w:noProof/>
        </w:rPr>
        <w:tab/>
      </w:r>
      <w:r w:rsidR="000F2BCC">
        <w:rPr>
          <w:noProof/>
        </w:rPr>
        <w:fldChar w:fldCharType="begin"/>
      </w:r>
      <w:r w:rsidR="000F2BCC">
        <w:rPr>
          <w:noProof/>
        </w:rPr>
        <w:instrText xml:space="preserve"> PAGEREF _Toc130405501 \h </w:instrText>
      </w:r>
      <w:r w:rsidR="000F2BCC">
        <w:rPr>
          <w:noProof/>
        </w:rPr>
      </w:r>
      <w:r w:rsidR="000F2BCC">
        <w:rPr>
          <w:noProof/>
        </w:rPr>
        <w:fldChar w:fldCharType="separate"/>
      </w:r>
      <w:r w:rsidR="000F2BCC">
        <w:rPr>
          <w:noProof/>
        </w:rPr>
        <w:t>8</w:t>
      </w:r>
      <w:r w:rsidR="000F2BCC">
        <w:rPr>
          <w:noProof/>
        </w:rPr>
        <w:fldChar w:fldCharType="end"/>
      </w:r>
    </w:p>
    <w:p w14:paraId="30174FA9" w14:textId="26D44134" w:rsidR="000F2BCC" w:rsidRDefault="000F2BCC">
      <w:pPr>
        <w:pStyle w:val="TOC2"/>
        <w:rPr>
          <w:rFonts w:asciiTheme="minorHAnsi" w:eastAsiaTheme="minorEastAsia" w:hAnsiTheme="minorHAnsi" w:cstheme="minorBidi"/>
          <w:noProof/>
          <w:sz w:val="22"/>
          <w:szCs w:val="22"/>
          <w:lang w:eastAsia="ko-KR"/>
        </w:rPr>
      </w:pPr>
      <w:r>
        <w:rPr>
          <w:noProof/>
        </w:rPr>
        <w:t>1.1</w:t>
      </w:r>
      <w:r>
        <w:rPr>
          <w:rFonts w:asciiTheme="minorHAnsi" w:eastAsiaTheme="minorEastAsia" w:hAnsiTheme="minorHAnsi" w:cstheme="minorBidi"/>
          <w:noProof/>
          <w:sz w:val="22"/>
          <w:szCs w:val="22"/>
          <w:lang w:eastAsia="ko-KR"/>
        </w:rPr>
        <w:tab/>
      </w:r>
      <w:r>
        <w:rPr>
          <w:noProof/>
        </w:rPr>
        <w:t>Identification</w:t>
      </w:r>
      <w:r>
        <w:rPr>
          <w:noProof/>
        </w:rPr>
        <w:tab/>
      </w:r>
      <w:r>
        <w:rPr>
          <w:noProof/>
        </w:rPr>
        <w:fldChar w:fldCharType="begin"/>
      </w:r>
      <w:r>
        <w:rPr>
          <w:noProof/>
        </w:rPr>
        <w:instrText xml:space="preserve"> PAGEREF _Toc130405502 \h </w:instrText>
      </w:r>
      <w:r>
        <w:rPr>
          <w:noProof/>
        </w:rPr>
      </w:r>
      <w:r>
        <w:rPr>
          <w:noProof/>
        </w:rPr>
        <w:fldChar w:fldCharType="separate"/>
      </w:r>
      <w:r>
        <w:rPr>
          <w:noProof/>
        </w:rPr>
        <w:t>8</w:t>
      </w:r>
      <w:r>
        <w:rPr>
          <w:noProof/>
        </w:rPr>
        <w:fldChar w:fldCharType="end"/>
      </w:r>
    </w:p>
    <w:p w14:paraId="0957CA22" w14:textId="037B6F2B" w:rsidR="000F2BCC" w:rsidRDefault="000F2BCC">
      <w:pPr>
        <w:pStyle w:val="TOC2"/>
        <w:rPr>
          <w:rFonts w:asciiTheme="minorHAnsi" w:eastAsiaTheme="minorEastAsia" w:hAnsiTheme="minorHAnsi" w:cstheme="minorBidi"/>
          <w:noProof/>
          <w:sz w:val="22"/>
          <w:szCs w:val="22"/>
          <w:lang w:eastAsia="ko-KR"/>
        </w:rPr>
      </w:pPr>
      <w:r>
        <w:rPr>
          <w:noProof/>
        </w:rPr>
        <w:t>1.2</w:t>
      </w:r>
      <w:r>
        <w:rPr>
          <w:rFonts w:asciiTheme="minorHAnsi" w:eastAsiaTheme="minorEastAsia" w:hAnsiTheme="minorHAnsi" w:cstheme="minorBidi"/>
          <w:noProof/>
          <w:sz w:val="22"/>
          <w:szCs w:val="22"/>
          <w:lang w:eastAsia="ko-KR"/>
        </w:rPr>
        <w:tab/>
      </w:r>
      <w:r>
        <w:rPr>
          <w:noProof/>
        </w:rPr>
        <w:t>Item Overview</w:t>
      </w:r>
      <w:r>
        <w:rPr>
          <w:noProof/>
        </w:rPr>
        <w:tab/>
      </w:r>
      <w:r>
        <w:rPr>
          <w:noProof/>
        </w:rPr>
        <w:fldChar w:fldCharType="begin"/>
      </w:r>
      <w:r>
        <w:rPr>
          <w:noProof/>
        </w:rPr>
        <w:instrText xml:space="preserve"> PAGEREF _Toc130405503 \h </w:instrText>
      </w:r>
      <w:r>
        <w:rPr>
          <w:noProof/>
        </w:rPr>
      </w:r>
      <w:r>
        <w:rPr>
          <w:noProof/>
        </w:rPr>
        <w:fldChar w:fldCharType="separate"/>
      </w:r>
      <w:r>
        <w:rPr>
          <w:noProof/>
        </w:rPr>
        <w:t>8</w:t>
      </w:r>
      <w:r>
        <w:rPr>
          <w:noProof/>
        </w:rPr>
        <w:fldChar w:fldCharType="end"/>
      </w:r>
    </w:p>
    <w:p w14:paraId="07F235A0" w14:textId="17542CF1" w:rsidR="000F2BCC" w:rsidRDefault="000F2BCC">
      <w:pPr>
        <w:pStyle w:val="TOC2"/>
        <w:rPr>
          <w:rFonts w:asciiTheme="minorHAnsi" w:eastAsiaTheme="minorEastAsia" w:hAnsiTheme="minorHAnsi" w:cstheme="minorBidi"/>
          <w:noProof/>
          <w:sz w:val="22"/>
          <w:szCs w:val="22"/>
          <w:lang w:eastAsia="ko-KR"/>
        </w:rPr>
      </w:pPr>
      <w:r>
        <w:rPr>
          <w:noProof/>
        </w:rPr>
        <w:t>1.3</w:t>
      </w:r>
      <w:r>
        <w:rPr>
          <w:rFonts w:asciiTheme="minorHAnsi" w:eastAsiaTheme="minorEastAsia" w:hAnsiTheme="minorHAnsi" w:cstheme="minorBidi"/>
          <w:noProof/>
          <w:sz w:val="22"/>
          <w:szCs w:val="22"/>
          <w:lang w:eastAsia="ko-KR"/>
        </w:rPr>
        <w:tab/>
      </w:r>
      <w:r>
        <w:rPr>
          <w:noProof/>
        </w:rPr>
        <w:t>Document overview</w:t>
      </w:r>
      <w:r>
        <w:rPr>
          <w:noProof/>
        </w:rPr>
        <w:tab/>
      </w:r>
      <w:r>
        <w:rPr>
          <w:noProof/>
        </w:rPr>
        <w:fldChar w:fldCharType="begin"/>
      </w:r>
      <w:r>
        <w:rPr>
          <w:noProof/>
        </w:rPr>
        <w:instrText xml:space="preserve"> PAGEREF _Toc130405504 \h </w:instrText>
      </w:r>
      <w:r>
        <w:rPr>
          <w:noProof/>
        </w:rPr>
      </w:r>
      <w:r>
        <w:rPr>
          <w:noProof/>
        </w:rPr>
        <w:fldChar w:fldCharType="separate"/>
      </w:r>
      <w:r>
        <w:rPr>
          <w:noProof/>
        </w:rPr>
        <w:t>9</w:t>
      </w:r>
      <w:r>
        <w:rPr>
          <w:noProof/>
        </w:rPr>
        <w:fldChar w:fldCharType="end"/>
      </w:r>
    </w:p>
    <w:p w14:paraId="71FFE23C" w14:textId="0CAC2468" w:rsidR="000F2BCC" w:rsidRDefault="000F2BCC">
      <w:pPr>
        <w:pStyle w:val="TOC2"/>
        <w:rPr>
          <w:rFonts w:asciiTheme="minorHAnsi" w:eastAsiaTheme="minorEastAsia" w:hAnsiTheme="minorHAnsi" w:cstheme="minorBidi"/>
          <w:noProof/>
          <w:sz w:val="22"/>
          <w:szCs w:val="22"/>
          <w:lang w:eastAsia="ko-KR"/>
        </w:rPr>
      </w:pPr>
      <w:r>
        <w:rPr>
          <w:noProof/>
        </w:rPr>
        <w:t>1.4</w:t>
      </w:r>
      <w:r>
        <w:rPr>
          <w:rFonts w:asciiTheme="minorHAnsi" w:eastAsiaTheme="minorEastAsia" w:hAnsiTheme="minorHAnsi" w:cstheme="minorBidi"/>
          <w:noProof/>
          <w:sz w:val="22"/>
          <w:szCs w:val="22"/>
          <w:lang w:eastAsia="ko-KR"/>
        </w:rPr>
        <w:tab/>
      </w:r>
      <w:r>
        <w:rPr>
          <w:noProof/>
        </w:rPr>
        <w:t>Abbreviations and Acronyms</w:t>
      </w:r>
      <w:r>
        <w:rPr>
          <w:noProof/>
        </w:rPr>
        <w:tab/>
      </w:r>
      <w:r>
        <w:rPr>
          <w:noProof/>
        </w:rPr>
        <w:fldChar w:fldCharType="begin"/>
      </w:r>
      <w:r>
        <w:rPr>
          <w:noProof/>
        </w:rPr>
        <w:instrText xml:space="preserve"> PAGEREF _Toc130405505 \h </w:instrText>
      </w:r>
      <w:r>
        <w:rPr>
          <w:noProof/>
        </w:rPr>
      </w:r>
      <w:r>
        <w:rPr>
          <w:noProof/>
        </w:rPr>
        <w:fldChar w:fldCharType="separate"/>
      </w:r>
      <w:r>
        <w:rPr>
          <w:noProof/>
        </w:rPr>
        <w:t>10</w:t>
      </w:r>
      <w:r>
        <w:rPr>
          <w:noProof/>
        </w:rPr>
        <w:fldChar w:fldCharType="end"/>
      </w:r>
    </w:p>
    <w:p w14:paraId="009710F6" w14:textId="5AF99CCD" w:rsidR="000F2BCC" w:rsidRDefault="000F2BCC">
      <w:pPr>
        <w:pStyle w:val="TOC2"/>
        <w:rPr>
          <w:rFonts w:asciiTheme="minorHAnsi" w:eastAsiaTheme="minorEastAsia" w:hAnsiTheme="minorHAnsi" w:cstheme="minorBidi"/>
          <w:noProof/>
          <w:sz w:val="22"/>
          <w:szCs w:val="22"/>
          <w:lang w:eastAsia="ko-KR"/>
        </w:rPr>
      </w:pPr>
      <w:r>
        <w:rPr>
          <w:noProof/>
        </w:rPr>
        <w:t>1.5</w:t>
      </w:r>
      <w:r>
        <w:rPr>
          <w:rFonts w:asciiTheme="minorHAnsi" w:eastAsiaTheme="minorEastAsia" w:hAnsiTheme="minorHAnsi" w:cstheme="minorBidi"/>
          <w:noProof/>
          <w:sz w:val="22"/>
          <w:szCs w:val="22"/>
          <w:lang w:eastAsia="ko-KR"/>
        </w:rPr>
        <w:tab/>
      </w:r>
      <w:r>
        <w:rPr>
          <w:noProof/>
        </w:rPr>
        <w:t>Glossary</w:t>
      </w:r>
      <w:r>
        <w:rPr>
          <w:noProof/>
        </w:rPr>
        <w:tab/>
      </w:r>
      <w:r>
        <w:rPr>
          <w:noProof/>
        </w:rPr>
        <w:fldChar w:fldCharType="begin"/>
      </w:r>
      <w:r>
        <w:rPr>
          <w:noProof/>
        </w:rPr>
        <w:instrText xml:space="preserve"> PAGEREF _Toc130405506 \h </w:instrText>
      </w:r>
      <w:r>
        <w:rPr>
          <w:noProof/>
        </w:rPr>
      </w:r>
      <w:r>
        <w:rPr>
          <w:noProof/>
        </w:rPr>
        <w:fldChar w:fldCharType="separate"/>
      </w:r>
      <w:r>
        <w:rPr>
          <w:noProof/>
        </w:rPr>
        <w:t>12</w:t>
      </w:r>
      <w:r>
        <w:rPr>
          <w:noProof/>
        </w:rPr>
        <w:fldChar w:fldCharType="end"/>
      </w:r>
    </w:p>
    <w:p w14:paraId="3E7255E7" w14:textId="354CC630" w:rsidR="000F2BCC" w:rsidRDefault="000F2BCC">
      <w:pPr>
        <w:pStyle w:val="TOC1"/>
        <w:rPr>
          <w:rFonts w:asciiTheme="minorHAnsi" w:eastAsiaTheme="minorEastAsia" w:hAnsiTheme="minorHAnsi" w:cstheme="minorBidi"/>
          <w:b w:val="0"/>
          <w:bCs w:val="0"/>
          <w:noProof/>
          <w:sz w:val="22"/>
          <w:szCs w:val="22"/>
          <w:lang w:eastAsia="ko-KR"/>
        </w:rPr>
      </w:pPr>
      <w:r>
        <w:rPr>
          <w:noProof/>
        </w:rPr>
        <w:t>2</w:t>
      </w:r>
      <w:r>
        <w:rPr>
          <w:rFonts w:asciiTheme="minorHAnsi" w:eastAsiaTheme="minorEastAsia" w:hAnsiTheme="minorHAnsi" w:cstheme="minorBidi"/>
          <w:b w:val="0"/>
          <w:bCs w:val="0"/>
          <w:noProof/>
          <w:sz w:val="22"/>
          <w:szCs w:val="22"/>
          <w:lang w:eastAsia="ko-KR"/>
        </w:rPr>
        <w:tab/>
      </w:r>
      <w:r>
        <w:rPr>
          <w:noProof/>
        </w:rPr>
        <w:t>Referenced Documents</w:t>
      </w:r>
      <w:r>
        <w:rPr>
          <w:noProof/>
        </w:rPr>
        <w:tab/>
      </w:r>
      <w:r>
        <w:rPr>
          <w:noProof/>
        </w:rPr>
        <w:fldChar w:fldCharType="begin"/>
      </w:r>
      <w:r>
        <w:rPr>
          <w:noProof/>
        </w:rPr>
        <w:instrText xml:space="preserve"> PAGEREF _Toc130405507 \h </w:instrText>
      </w:r>
      <w:r>
        <w:rPr>
          <w:noProof/>
        </w:rPr>
      </w:r>
      <w:r>
        <w:rPr>
          <w:noProof/>
        </w:rPr>
        <w:fldChar w:fldCharType="separate"/>
      </w:r>
      <w:r>
        <w:rPr>
          <w:noProof/>
        </w:rPr>
        <w:t>13</w:t>
      </w:r>
      <w:r>
        <w:rPr>
          <w:noProof/>
        </w:rPr>
        <w:fldChar w:fldCharType="end"/>
      </w:r>
    </w:p>
    <w:p w14:paraId="43566306" w14:textId="106DC214" w:rsidR="000F2BCC" w:rsidRDefault="000F2BCC">
      <w:pPr>
        <w:pStyle w:val="TOC2"/>
        <w:rPr>
          <w:rFonts w:asciiTheme="minorHAnsi" w:eastAsiaTheme="minorEastAsia" w:hAnsiTheme="minorHAnsi" w:cstheme="minorBidi"/>
          <w:noProof/>
          <w:sz w:val="22"/>
          <w:szCs w:val="22"/>
          <w:lang w:eastAsia="ko-KR"/>
        </w:rPr>
      </w:pPr>
      <w:r>
        <w:rPr>
          <w:noProof/>
        </w:rPr>
        <w:t>2.1</w:t>
      </w:r>
      <w:r>
        <w:rPr>
          <w:rFonts w:asciiTheme="minorHAnsi" w:eastAsiaTheme="minorEastAsia" w:hAnsiTheme="minorHAnsi" w:cstheme="minorBidi"/>
          <w:noProof/>
          <w:sz w:val="22"/>
          <w:szCs w:val="22"/>
          <w:lang w:eastAsia="ko-KR"/>
        </w:rPr>
        <w:tab/>
      </w:r>
      <w:r>
        <w:rPr>
          <w:noProof/>
        </w:rPr>
        <w:t>Elbit Systems Documents</w:t>
      </w:r>
      <w:r>
        <w:rPr>
          <w:noProof/>
        </w:rPr>
        <w:tab/>
      </w:r>
      <w:r>
        <w:rPr>
          <w:noProof/>
        </w:rPr>
        <w:fldChar w:fldCharType="begin"/>
      </w:r>
      <w:r>
        <w:rPr>
          <w:noProof/>
        </w:rPr>
        <w:instrText xml:space="preserve"> PAGEREF _Toc130405508 \h </w:instrText>
      </w:r>
      <w:r>
        <w:rPr>
          <w:noProof/>
        </w:rPr>
      </w:r>
      <w:r>
        <w:rPr>
          <w:noProof/>
        </w:rPr>
        <w:fldChar w:fldCharType="separate"/>
      </w:r>
      <w:r>
        <w:rPr>
          <w:noProof/>
        </w:rPr>
        <w:t>13</w:t>
      </w:r>
      <w:r>
        <w:rPr>
          <w:noProof/>
        </w:rPr>
        <w:fldChar w:fldCharType="end"/>
      </w:r>
    </w:p>
    <w:p w14:paraId="6421B5E5" w14:textId="35D32E45" w:rsidR="000F2BCC" w:rsidRDefault="000F2BCC">
      <w:pPr>
        <w:pStyle w:val="TOC2"/>
        <w:rPr>
          <w:rFonts w:asciiTheme="minorHAnsi" w:eastAsiaTheme="minorEastAsia" w:hAnsiTheme="minorHAnsi" w:cstheme="minorBidi"/>
          <w:noProof/>
          <w:sz w:val="22"/>
          <w:szCs w:val="22"/>
          <w:lang w:eastAsia="ko-KR"/>
        </w:rPr>
      </w:pPr>
      <w:r>
        <w:rPr>
          <w:noProof/>
        </w:rPr>
        <w:t>2.2</w:t>
      </w:r>
      <w:r>
        <w:rPr>
          <w:rFonts w:asciiTheme="minorHAnsi" w:eastAsiaTheme="minorEastAsia" w:hAnsiTheme="minorHAnsi" w:cstheme="minorBidi"/>
          <w:noProof/>
          <w:sz w:val="22"/>
          <w:szCs w:val="22"/>
          <w:lang w:eastAsia="ko-KR"/>
        </w:rPr>
        <w:tab/>
      </w:r>
      <w:r>
        <w:rPr>
          <w:noProof/>
        </w:rPr>
        <w:t>Military Standards</w:t>
      </w:r>
      <w:r>
        <w:rPr>
          <w:noProof/>
        </w:rPr>
        <w:tab/>
      </w:r>
      <w:r>
        <w:rPr>
          <w:noProof/>
        </w:rPr>
        <w:fldChar w:fldCharType="begin"/>
      </w:r>
      <w:r>
        <w:rPr>
          <w:noProof/>
        </w:rPr>
        <w:instrText xml:space="preserve"> PAGEREF _Toc130405509 \h </w:instrText>
      </w:r>
      <w:r>
        <w:rPr>
          <w:noProof/>
        </w:rPr>
      </w:r>
      <w:r>
        <w:rPr>
          <w:noProof/>
        </w:rPr>
        <w:fldChar w:fldCharType="separate"/>
      </w:r>
      <w:r>
        <w:rPr>
          <w:noProof/>
        </w:rPr>
        <w:t>13</w:t>
      </w:r>
      <w:r>
        <w:rPr>
          <w:noProof/>
        </w:rPr>
        <w:fldChar w:fldCharType="end"/>
      </w:r>
    </w:p>
    <w:p w14:paraId="7C4BEE6D" w14:textId="69FC58F5" w:rsidR="000F2BCC" w:rsidRDefault="000F2BCC">
      <w:pPr>
        <w:pStyle w:val="TOC2"/>
        <w:rPr>
          <w:rFonts w:asciiTheme="minorHAnsi" w:eastAsiaTheme="minorEastAsia" w:hAnsiTheme="minorHAnsi" w:cstheme="minorBidi"/>
          <w:noProof/>
          <w:sz w:val="22"/>
          <w:szCs w:val="22"/>
          <w:lang w:eastAsia="ko-KR"/>
        </w:rPr>
      </w:pPr>
      <w:r>
        <w:rPr>
          <w:noProof/>
        </w:rPr>
        <w:t>2.3</w:t>
      </w:r>
      <w:r>
        <w:rPr>
          <w:rFonts w:asciiTheme="minorHAnsi" w:eastAsiaTheme="minorEastAsia" w:hAnsiTheme="minorHAnsi" w:cstheme="minorBidi"/>
          <w:noProof/>
          <w:sz w:val="22"/>
          <w:szCs w:val="22"/>
          <w:lang w:eastAsia="ko-KR"/>
        </w:rPr>
        <w:tab/>
      </w:r>
      <w:r>
        <w:rPr>
          <w:noProof/>
        </w:rPr>
        <w:t>Military Specifications</w:t>
      </w:r>
      <w:r>
        <w:rPr>
          <w:noProof/>
        </w:rPr>
        <w:tab/>
      </w:r>
      <w:r>
        <w:rPr>
          <w:noProof/>
        </w:rPr>
        <w:fldChar w:fldCharType="begin"/>
      </w:r>
      <w:r>
        <w:rPr>
          <w:noProof/>
        </w:rPr>
        <w:instrText xml:space="preserve"> PAGEREF _Toc130405510 \h </w:instrText>
      </w:r>
      <w:r>
        <w:rPr>
          <w:noProof/>
        </w:rPr>
      </w:r>
      <w:r>
        <w:rPr>
          <w:noProof/>
        </w:rPr>
        <w:fldChar w:fldCharType="separate"/>
      </w:r>
      <w:r>
        <w:rPr>
          <w:noProof/>
        </w:rPr>
        <w:t>14</w:t>
      </w:r>
      <w:r>
        <w:rPr>
          <w:noProof/>
        </w:rPr>
        <w:fldChar w:fldCharType="end"/>
      </w:r>
    </w:p>
    <w:p w14:paraId="0806BC72" w14:textId="2FDF1261" w:rsidR="000F2BCC" w:rsidRDefault="000F2BCC">
      <w:pPr>
        <w:pStyle w:val="TOC2"/>
        <w:rPr>
          <w:rFonts w:asciiTheme="minorHAnsi" w:eastAsiaTheme="minorEastAsia" w:hAnsiTheme="minorHAnsi" w:cstheme="minorBidi"/>
          <w:noProof/>
          <w:sz w:val="22"/>
          <w:szCs w:val="22"/>
          <w:lang w:eastAsia="ko-KR"/>
        </w:rPr>
      </w:pPr>
      <w:r>
        <w:rPr>
          <w:noProof/>
        </w:rPr>
        <w:t>2.4</w:t>
      </w:r>
      <w:r>
        <w:rPr>
          <w:rFonts w:asciiTheme="minorHAnsi" w:eastAsiaTheme="minorEastAsia" w:hAnsiTheme="minorHAnsi" w:cstheme="minorBidi"/>
          <w:noProof/>
          <w:sz w:val="22"/>
          <w:szCs w:val="22"/>
          <w:lang w:eastAsia="ko-KR"/>
        </w:rPr>
        <w:tab/>
      </w:r>
      <w:r>
        <w:rPr>
          <w:noProof/>
        </w:rPr>
        <w:t>Military Handbook</w:t>
      </w:r>
      <w:r>
        <w:rPr>
          <w:noProof/>
        </w:rPr>
        <w:tab/>
      </w:r>
      <w:r>
        <w:rPr>
          <w:noProof/>
        </w:rPr>
        <w:fldChar w:fldCharType="begin"/>
      </w:r>
      <w:r>
        <w:rPr>
          <w:noProof/>
        </w:rPr>
        <w:instrText xml:space="preserve"> PAGEREF _Toc130405511 \h </w:instrText>
      </w:r>
      <w:r>
        <w:rPr>
          <w:noProof/>
        </w:rPr>
      </w:r>
      <w:r>
        <w:rPr>
          <w:noProof/>
        </w:rPr>
        <w:fldChar w:fldCharType="separate"/>
      </w:r>
      <w:r>
        <w:rPr>
          <w:noProof/>
        </w:rPr>
        <w:t>14</w:t>
      </w:r>
      <w:r>
        <w:rPr>
          <w:noProof/>
        </w:rPr>
        <w:fldChar w:fldCharType="end"/>
      </w:r>
    </w:p>
    <w:p w14:paraId="057803CF" w14:textId="42219C0D" w:rsidR="000F2BCC" w:rsidRDefault="000F2BCC">
      <w:pPr>
        <w:pStyle w:val="TOC2"/>
        <w:rPr>
          <w:rFonts w:asciiTheme="minorHAnsi" w:eastAsiaTheme="minorEastAsia" w:hAnsiTheme="minorHAnsi" w:cstheme="minorBidi"/>
          <w:noProof/>
          <w:sz w:val="22"/>
          <w:szCs w:val="22"/>
          <w:lang w:eastAsia="ko-KR"/>
        </w:rPr>
      </w:pPr>
      <w:r>
        <w:rPr>
          <w:noProof/>
        </w:rPr>
        <w:t>2.5</w:t>
      </w:r>
      <w:r>
        <w:rPr>
          <w:rFonts w:asciiTheme="minorHAnsi" w:eastAsiaTheme="minorEastAsia" w:hAnsiTheme="minorHAnsi" w:cstheme="minorBidi"/>
          <w:noProof/>
          <w:sz w:val="22"/>
          <w:szCs w:val="22"/>
          <w:lang w:eastAsia="ko-KR"/>
        </w:rPr>
        <w:tab/>
      </w:r>
      <w:r>
        <w:rPr>
          <w:noProof/>
        </w:rPr>
        <w:t>Others</w:t>
      </w:r>
      <w:r>
        <w:rPr>
          <w:noProof/>
        </w:rPr>
        <w:tab/>
      </w:r>
      <w:r>
        <w:rPr>
          <w:noProof/>
        </w:rPr>
        <w:fldChar w:fldCharType="begin"/>
      </w:r>
      <w:r>
        <w:rPr>
          <w:noProof/>
        </w:rPr>
        <w:instrText xml:space="preserve"> PAGEREF _Toc130405512 \h </w:instrText>
      </w:r>
      <w:r>
        <w:rPr>
          <w:noProof/>
        </w:rPr>
      </w:r>
      <w:r>
        <w:rPr>
          <w:noProof/>
        </w:rPr>
        <w:fldChar w:fldCharType="separate"/>
      </w:r>
      <w:r>
        <w:rPr>
          <w:noProof/>
        </w:rPr>
        <w:t>14</w:t>
      </w:r>
      <w:r>
        <w:rPr>
          <w:noProof/>
        </w:rPr>
        <w:fldChar w:fldCharType="end"/>
      </w:r>
    </w:p>
    <w:p w14:paraId="6836DDFC" w14:textId="44D6814F" w:rsidR="000F2BCC" w:rsidRDefault="000F2BCC">
      <w:pPr>
        <w:pStyle w:val="TOC1"/>
        <w:rPr>
          <w:rFonts w:asciiTheme="minorHAnsi" w:eastAsiaTheme="minorEastAsia" w:hAnsiTheme="minorHAnsi" w:cstheme="minorBidi"/>
          <w:b w:val="0"/>
          <w:bCs w:val="0"/>
          <w:noProof/>
          <w:sz w:val="22"/>
          <w:szCs w:val="22"/>
          <w:lang w:eastAsia="ko-KR"/>
        </w:rPr>
      </w:pPr>
      <w:r>
        <w:rPr>
          <w:noProof/>
        </w:rPr>
        <w:t>3</w:t>
      </w:r>
      <w:r>
        <w:rPr>
          <w:rFonts w:asciiTheme="minorHAnsi" w:eastAsiaTheme="minorEastAsia" w:hAnsiTheme="minorHAnsi" w:cstheme="minorBidi"/>
          <w:b w:val="0"/>
          <w:bCs w:val="0"/>
          <w:noProof/>
          <w:sz w:val="22"/>
          <w:szCs w:val="22"/>
          <w:lang w:eastAsia="ko-KR"/>
        </w:rPr>
        <w:tab/>
      </w:r>
      <w:r>
        <w:rPr>
          <w:noProof/>
        </w:rPr>
        <w:t>Requirements</w:t>
      </w:r>
      <w:r>
        <w:rPr>
          <w:noProof/>
        </w:rPr>
        <w:tab/>
      </w:r>
      <w:r>
        <w:rPr>
          <w:noProof/>
        </w:rPr>
        <w:fldChar w:fldCharType="begin"/>
      </w:r>
      <w:r>
        <w:rPr>
          <w:noProof/>
        </w:rPr>
        <w:instrText xml:space="preserve"> PAGEREF _Toc130405513 \h </w:instrText>
      </w:r>
      <w:r>
        <w:rPr>
          <w:noProof/>
        </w:rPr>
      </w:r>
      <w:r>
        <w:rPr>
          <w:noProof/>
        </w:rPr>
        <w:fldChar w:fldCharType="separate"/>
      </w:r>
      <w:r>
        <w:rPr>
          <w:noProof/>
        </w:rPr>
        <w:t>16</w:t>
      </w:r>
      <w:r>
        <w:rPr>
          <w:noProof/>
        </w:rPr>
        <w:fldChar w:fldCharType="end"/>
      </w:r>
    </w:p>
    <w:p w14:paraId="1BEEF8D2" w14:textId="48A6241F" w:rsidR="000F2BCC" w:rsidRDefault="000F2BCC">
      <w:pPr>
        <w:pStyle w:val="TOC2"/>
        <w:rPr>
          <w:rFonts w:asciiTheme="minorHAnsi" w:eastAsiaTheme="minorEastAsia" w:hAnsiTheme="minorHAnsi" w:cstheme="minorBidi"/>
          <w:noProof/>
          <w:sz w:val="22"/>
          <w:szCs w:val="22"/>
          <w:lang w:eastAsia="ko-KR"/>
        </w:rPr>
      </w:pPr>
      <w:r>
        <w:rPr>
          <w:noProof/>
        </w:rPr>
        <w:t>3.1</w:t>
      </w:r>
      <w:r>
        <w:rPr>
          <w:rFonts w:asciiTheme="minorHAnsi" w:eastAsiaTheme="minorEastAsia" w:hAnsiTheme="minorHAnsi" w:cstheme="minorBidi"/>
          <w:noProof/>
          <w:sz w:val="22"/>
          <w:szCs w:val="22"/>
          <w:lang w:eastAsia="ko-KR"/>
        </w:rPr>
        <w:tab/>
      </w:r>
      <w:r>
        <w:rPr>
          <w:noProof/>
        </w:rPr>
        <w:t>Functional and Performance</w:t>
      </w:r>
      <w:r>
        <w:rPr>
          <w:noProof/>
        </w:rPr>
        <w:tab/>
      </w:r>
      <w:r>
        <w:rPr>
          <w:noProof/>
        </w:rPr>
        <w:fldChar w:fldCharType="begin"/>
      </w:r>
      <w:r>
        <w:rPr>
          <w:noProof/>
        </w:rPr>
        <w:instrText xml:space="preserve"> PAGEREF _Toc130405514 \h </w:instrText>
      </w:r>
      <w:r>
        <w:rPr>
          <w:noProof/>
        </w:rPr>
      </w:r>
      <w:r>
        <w:rPr>
          <w:noProof/>
        </w:rPr>
        <w:fldChar w:fldCharType="separate"/>
      </w:r>
      <w:r>
        <w:rPr>
          <w:noProof/>
        </w:rPr>
        <w:t>16</w:t>
      </w:r>
      <w:r>
        <w:rPr>
          <w:noProof/>
        </w:rPr>
        <w:fldChar w:fldCharType="end"/>
      </w:r>
    </w:p>
    <w:p w14:paraId="39CC55D3" w14:textId="0D9B0C38" w:rsidR="000F2BCC" w:rsidRDefault="000F2BCC">
      <w:pPr>
        <w:pStyle w:val="TOC3"/>
        <w:rPr>
          <w:rFonts w:asciiTheme="minorHAnsi" w:eastAsiaTheme="minorEastAsia" w:hAnsiTheme="minorHAnsi" w:cstheme="minorBidi"/>
          <w:noProof/>
          <w:sz w:val="22"/>
          <w:szCs w:val="22"/>
          <w:lang w:eastAsia="ko-KR"/>
        </w:rPr>
      </w:pPr>
      <w:r>
        <w:rPr>
          <w:noProof/>
        </w:rPr>
        <w:t>3.1.1</w:t>
      </w:r>
      <w:r>
        <w:rPr>
          <w:rFonts w:asciiTheme="minorHAnsi" w:eastAsiaTheme="minorEastAsia" w:hAnsiTheme="minorHAnsi" w:cstheme="minorBidi"/>
          <w:noProof/>
          <w:sz w:val="22"/>
          <w:szCs w:val="22"/>
          <w:lang w:eastAsia="ko-KR"/>
        </w:rPr>
        <w:tab/>
      </w:r>
      <w:r>
        <w:rPr>
          <w:noProof/>
        </w:rPr>
        <w:t>PSU Main Functionality</w:t>
      </w:r>
      <w:r>
        <w:rPr>
          <w:noProof/>
        </w:rPr>
        <w:tab/>
      </w:r>
      <w:r>
        <w:rPr>
          <w:noProof/>
        </w:rPr>
        <w:fldChar w:fldCharType="begin"/>
      </w:r>
      <w:r>
        <w:rPr>
          <w:noProof/>
        </w:rPr>
        <w:instrText xml:space="preserve"> PAGEREF _Toc130405515 \h </w:instrText>
      </w:r>
      <w:r>
        <w:rPr>
          <w:noProof/>
        </w:rPr>
      </w:r>
      <w:r>
        <w:rPr>
          <w:noProof/>
        </w:rPr>
        <w:fldChar w:fldCharType="separate"/>
      </w:r>
      <w:r>
        <w:rPr>
          <w:noProof/>
        </w:rPr>
        <w:t>16</w:t>
      </w:r>
      <w:r>
        <w:rPr>
          <w:noProof/>
        </w:rPr>
        <w:fldChar w:fldCharType="end"/>
      </w:r>
    </w:p>
    <w:p w14:paraId="6F0548B4" w14:textId="1FC3A753" w:rsidR="000F2BCC" w:rsidRDefault="000F2BCC">
      <w:pPr>
        <w:pStyle w:val="TOC3"/>
        <w:rPr>
          <w:rFonts w:asciiTheme="minorHAnsi" w:eastAsiaTheme="minorEastAsia" w:hAnsiTheme="minorHAnsi" w:cstheme="minorBidi"/>
          <w:noProof/>
          <w:sz w:val="22"/>
          <w:szCs w:val="22"/>
          <w:lang w:eastAsia="ko-KR"/>
        </w:rPr>
      </w:pPr>
      <w:r>
        <w:rPr>
          <w:noProof/>
        </w:rPr>
        <w:t>3.1.2</w:t>
      </w:r>
      <w:r>
        <w:rPr>
          <w:rFonts w:asciiTheme="minorHAnsi" w:eastAsiaTheme="minorEastAsia" w:hAnsiTheme="minorHAnsi" w:cstheme="minorBidi"/>
          <w:noProof/>
          <w:sz w:val="22"/>
          <w:szCs w:val="22"/>
          <w:lang w:eastAsia="ko-KR"/>
        </w:rPr>
        <w:tab/>
      </w:r>
      <w:r>
        <w:rPr>
          <w:noProof/>
        </w:rPr>
        <w:t>Logic Statuses</w:t>
      </w:r>
      <w:r>
        <w:rPr>
          <w:noProof/>
        </w:rPr>
        <w:tab/>
      </w:r>
      <w:r>
        <w:rPr>
          <w:noProof/>
        </w:rPr>
        <w:fldChar w:fldCharType="begin"/>
      </w:r>
      <w:r>
        <w:rPr>
          <w:noProof/>
        </w:rPr>
        <w:instrText xml:space="preserve"> PAGEREF _Toc130405516 \h </w:instrText>
      </w:r>
      <w:r>
        <w:rPr>
          <w:noProof/>
        </w:rPr>
      </w:r>
      <w:r>
        <w:rPr>
          <w:noProof/>
        </w:rPr>
        <w:fldChar w:fldCharType="separate"/>
      </w:r>
      <w:r>
        <w:rPr>
          <w:noProof/>
        </w:rPr>
        <w:t>16</w:t>
      </w:r>
      <w:r>
        <w:rPr>
          <w:noProof/>
        </w:rPr>
        <w:fldChar w:fldCharType="end"/>
      </w:r>
    </w:p>
    <w:p w14:paraId="38C3256A" w14:textId="352B2C0F" w:rsidR="000F2BCC" w:rsidRDefault="000F2BCC">
      <w:pPr>
        <w:pStyle w:val="TOC3"/>
        <w:rPr>
          <w:rFonts w:asciiTheme="minorHAnsi" w:eastAsiaTheme="minorEastAsia" w:hAnsiTheme="minorHAnsi" w:cstheme="minorBidi"/>
          <w:noProof/>
          <w:sz w:val="22"/>
          <w:szCs w:val="22"/>
          <w:lang w:eastAsia="ko-KR"/>
        </w:rPr>
      </w:pPr>
      <w:r>
        <w:rPr>
          <w:noProof/>
        </w:rPr>
        <w:t>3.1.3</w:t>
      </w:r>
      <w:r>
        <w:rPr>
          <w:rFonts w:asciiTheme="minorHAnsi" w:eastAsiaTheme="minorEastAsia" w:hAnsiTheme="minorHAnsi" w:cstheme="minorBidi"/>
          <w:noProof/>
          <w:sz w:val="22"/>
          <w:szCs w:val="22"/>
          <w:lang w:eastAsia="ko-KR"/>
        </w:rPr>
        <w:tab/>
      </w:r>
      <w:r>
        <w:rPr>
          <w:noProof/>
        </w:rPr>
        <w:t>Communication Interface</w:t>
      </w:r>
      <w:r>
        <w:rPr>
          <w:noProof/>
        </w:rPr>
        <w:tab/>
      </w:r>
      <w:r>
        <w:rPr>
          <w:noProof/>
        </w:rPr>
        <w:fldChar w:fldCharType="begin"/>
      </w:r>
      <w:r>
        <w:rPr>
          <w:noProof/>
        </w:rPr>
        <w:instrText xml:space="preserve"> PAGEREF _Toc130405517 \h </w:instrText>
      </w:r>
      <w:r>
        <w:rPr>
          <w:noProof/>
        </w:rPr>
      </w:r>
      <w:r>
        <w:rPr>
          <w:noProof/>
        </w:rPr>
        <w:fldChar w:fldCharType="separate"/>
      </w:r>
      <w:r>
        <w:rPr>
          <w:noProof/>
        </w:rPr>
        <w:t>17</w:t>
      </w:r>
      <w:r>
        <w:rPr>
          <w:noProof/>
        </w:rPr>
        <w:fldChar w:fldCharType="end"/>
      </w:r>
    </w:p>
    <w:p w14:paraId="317F2F72" w14:textId="28EBD5C0" w:rsidR="000F2BCC" w:rsidRDefault="000F2BCC">
      <w:pPr>
        <w:pStyle w:val="TOC3"/>
        <w:rPr>
          <w:rFonts w:asciiTheme="minorHAnsi" w:eastAsiaTheme="minorEastAsia" w:hAnsiTheme="minorHAnsi" w:cstheme="minorBidi"/>
          <w:noProof/>
          <w:sz w:val="22"/>
          <w:szCs w:val="22"/>
          <w:lang w:eastAsia="ko-KR"/>
        </w:rPr>
      </w:pPr>
      <w:r>
        <w:rPr>
          <w:noProof/>
        </w:rPr>
        <w:t>3.1.4</w:t>
      </w:r>
      <w:r>
        <w:rPr>
          <w:rFonts w:asciiTheme="minorHAnsi" w:eastAsiaTheme="minorEastAsia" w:hAnsiTheme="minorHAnsi" w:cstheme="minorBidi"/>
          <w:noProof/>
          <w:sz w:val="22"/>
          <w:szCs w:val="22"/>
          <w:lang w:eastAsia="ko-KR"/>
        </w:rPr>
        <w:tab/>
      </w:r>
      <w:r>
        <w:rPr>
          <w:noProof/>
        </w:rPr>
        <w:t>Log File Functionality</w:t>
      </w:r>
      <w:r>
        <w:rPr>
          <w:noProof/>
        </w:rPr>
        <w:tab/>
      </w:r>
      <w:r>
        <w:rPr>
          <w:noProof/>
        </w:rPr>
        <w:fldChar w:fldCharType="begin"/>
      </w:r>
      <w:r>
        <w:rPr>
          <w:noProof/>
        </w:rPr>
        <w:instrText xml:space="preserve"> PAGEREF _Toc130405518 \h </w:instrText>
      </w:r>
      <w:r>
        <w:rPr>
          <w:noProof/>
        </w:rPr>
      </w:r>
      <w:r>
        <w:rPr>
          <w:noProof/>
        </w:rPr>
        <w:fldChar w:fldCharType="separate"/>
      </w:r>
      <w:r>
        <w:rPr>
          <w:noProof/>
        </w:rPr>
        <w:t>18</w:t>
      </w:r>
      <w:r>
        <w:rPr>
          <w:noProof/>
        </w:rPr>
        <w:fldChar w:fldCharType="end"/>
      </w:r>
    </w:p>
    <w:p w14:paraId="774BFD61" w14:textId="46B5A05A" w:rsidR="000F2BCC" w:rsidRDefault="000F2BCC">
      <w:pPr>
        <w:pStyle w:val="TOC3"/>
        <w:rPr>
          <w:rFonts w:asciiTheme="minorHAnsi" w:eastAsiaTheme="minorEastAsia" w:hAnsiTheme="minorHAnsi" w:cstheme="minorBidi"/>
          <w:noProof/>
          <w:sz w:val="22"/>
          <w:szCs w:val="22"/>
          <w:lang w:eastAsia="ko-KR"/>
        </w:rPr>
      </w:pPr>
      <w:r>
        <w:rPr>
          <w:noProof/>
        </w:rPr>
        <w:t>3.1.5</w:t>
      </w:r>
      <w:r>
        <w:rPr>
          <w:rFonts w:asciiTheme="minorHAnsi" w:eastAsiaTheme="minorEastAsia" w:hAnsiTheme="minorHAnsi" w:cstheme="minorBidi"/>
          <w:noProof/>
          <w:sz w:val="22"/>
          <w:szCs w:val="22"/>
          <w:lang w:eastAsia="ko-KR"/>
        </w:rPr>
        <w:tab/>
      </w:r>
      <w:r>
        <w:rPr>
          <w:noProof/>
        </w:rPr>
        <w:t>ON/OFF Functionality</w:t>
      </w:r>
      <w:r>
        <w:rPr>
          <w:noProof/>
        </w:rPr>
        <w:tab/>
      </w:r>
      <w:r>
        <w:rPr>
          <w:noProof/>
        </w:rPr>
        <w:fldChar w:fldCharType="begin"/>
      </w:r>
      <w:r>
        <w:rPr>
          <w:noProof/>
        </w:rPr>
        <w:instrText xml:space="preserve"> PAGEREF _Toc130405519 \h </w:instrText>
      </w:r>
      <w:r>
        <w:rPr>
          <w:noProof/>
        </w:rPr>
      </w:r>
      <w:r>
        <w:rPr>
          <w:noProof/>
        </w:rPr>
        <w:fldChar w:fldCharType="separate"/>
      </w:r>
      <w:r>
        <w:rPr>
          <w:noProof/>
        </w:rPr>
        <w:t>19</w:t>
      </w:r>
      <w:r>
        <w:rPr>
          <w:noProof/>
        </w:rPr>
        <w:fldChar w:fldCharType="end"/>
      </w:r>
    </w:p>
    <w:p w14:paraId="394471B1" w14:textId="43EEE785" w:rsidR="000F2BCC" w:rsidRDefault="000F2BCC">
      <w:pPr>
        <w:pStyle w:val="TOC4"/>
        <w:rPr>
          <w:rFonts w:asciiTheme="minorHAnsi" w:eastAsiaTheme="minorEastAsia" w:hAnsiTheme="minorHAnsi" w:cstheme="minorBidi"/>
          <w:noProof/>
          <w:sz w:val="22"/>
          <w:szCs w:val="22"/>
          <w:lang w:eastAsia="ko-KR"/>
        </w:rPr>
      </w:pPr>
      <w:r w:rsidRPr="00635C2A">
        <w:rPr>
          <w:noProof/>
          <w:color w:val="000000"/>
        </w:rPr>
        <w:t>3.1.5.1</w:t>
      </w:r>
      <w:r>
        <w:rPr>
          <w:rFonts w:asciiTheme="minorHAnsi" w:eastAsiaTheme="minorEastAsia" w:hAnsiTheme="minorHAnsi" w:cstheme="minorBidi"/>
          <w:noProof/>
          <w:sz w:val="22"/>
          <w:szCs w:val="22"/>
          <w:lang w:eastAsia="ko-KR"/>
        </w:rPr>
        <w:tab/>
      </w:r>
      <w:r>
        <w:rPr>
          <w:noProof/>
        </w:rPr>
        <w:t>System Reset (“short” reset)</w:t>
      </w:r>
      <w:r>
        <w:rPr>
          <w:noProof/>
        </w:rPr>
        <w:tab/>
      </w:r>
      <w:r>
        <w:rPr>
          <w:noProof/>
        </w:rPr>
        <w:fldChar w:fldCharType="begin"/>
      </w:r>
      <w:r>
        <w:rPr>
          <w:noProof/>
        </w:rPr>
        <w:instrText xml:space="preserve"> PAGEREF _Toc130405520 \h </w:instrText>
      </w:r>
      <w:r>
        <w:rPr>
          <w:noProof/>
        </w:rPr>
      </w:r>
      <w:r>
        <w:rPr>
          <w:noProof/>
        </w:rPr>
        <w:fldChar w:fldCharType="separate"/>
      </w:r>
      <w:r>
        <w:rPr>
          <w:noProof/>
        </w:rPr>
        <w:t>20</w:t>
      </w:r>
      <w:r>
        <w:rPr>
          <w:noProof/>
        </w:rPr>
        <w:fldChar w:fldCharType="end"/>
      </w:r>
    </w:p>
    <w:p w14:paraId="11CA6C18" w14:textId="208E569E" w:rsidR="000F2BCC" w:rsidRDefault="000F2BCC">
      <w:pPr>
        <w:pStyle w:val="TOC4"/>
        <w:rPr>
          <w:rFonts w:asciiTheme="minorHAnsi" w:eastAsiaTheme="minorEastAsia" w:hAnsiTheme="minorHAnsi" w:cstheme="minorBidi"/>
          <w:noProof/>
          <w:sz w:val="22"/>
          <w:szCs w:val="22"/>
          <w:lang w:eastAsia="ko-KR"/>
        </w:rPr>
      </w:pPr>
      <w:r w:rsidRPr="00635C2A">
        <w:rPr>
          <w:noProof/>
          <w:color w:val="000000"/>
        </w:rPr>
        <w:t>3.1.5.2</w:t>
      </w:r>
      <w:r>
        <w:rPr>
          <w:rFonts w:asciiTheme="minorHAnsi" w:eastAsiaTheme="minorEastAsia" w:hAnsiTheme="minorHAnsi" w:cstheme="minorBidi"/>
          <w:noProof/>
          <w:sz w:val="22"/>
          <w:szCs w:val="22"/>
          <w:lang w:eastAsia="ko-KR"/>
        </w:rPr>
        <w:tab/>
      </w:r>
      <w:r>
        <w:rPr>
          <w:noProof/>
        </w:rPr>
        <w:t>System Power Off</w:t>
      </w:r>
      <w:r>
        <w:rPr>
          <w:noProof/>
        </w:rPr>
        <w:tab/>
      </w:r>
      <w:r>
        <w:rPr>
          <w:noProof/>
        </w:rPr>
        <w:fldChar w:fldCharType="begin"/>
      </w:r>
      <w:r>
        <w:rPr>
          <w:noProof/>
        </w:rPr>
        <w:instrText xml:space="preserve"> PAGEREF _Toc130405521 \h </w:instrText>
      </w:r>
      <w:r>
        <w:rPr>
          <w:noProof/>
        </w:rPr>
      </w:r>
      <w:r>
        <w:rPr>
          <w:noProof/>
        </w:rPr>
        <w:fldChar w:fldCharType="separate"/>
      </w:r>
      <w:r>
        <w:rPr>
          <w:noProof/>
        </w:rPr>
        <w:t>21</w:t>
      </w:r>
      <w:r>
        <w:rPr>
          <w:noProof/>
        </w:rPr>
        <w:fldChar w:fldCharType="end"/>
      </w:r>
    </w:p>
    <w:p w14:paraId="1DA19190" w14:textId="4E09DA6D" w:rsidR="000F2BCC" w:rsidRDefault="000F2BCC">
      <w:pPr>
        <w:pStyle w:val="TOC3"/>
        <w:rPr>
          <w:rFonts w:asciiTheme="minorHAnsi" w:eastAsiaTheme="minorEastAsia" w:hAnsiTheme="minorHAnsi" w:cstheme="minorBidi"/>
          <w:noProof/>
          <w:sz w:val="22"/>
          <w:szCs w:val="22"/>
          <w:lang w:eastAsia="ko-KR"/>
        </w:rPr>
      </w:pPr>
      <w:r>
        <w:rPr>
          <w:noProof/>
        </w:rPr>
        <w:t>3.1.6</w:t>
      </w:r>
      <w:r>
        <w:rPr>
          <w:rFonts w:asciiTheme="minorHAnsi" w:eastAsiaTheme="minorEastAsia" w:hAnsiTheme="minorHAnsi" w:cstheme="minorBidi"/>
          <w:noProof/>
          <w:sz w:val="22"/>
          <w:szCs w:val="22"/>
          <w:lang w:eastAsia="ko-KR"/>
        </w:rPr>
        <w:tab/>
      </w:r>
      <w:r>
        <w:rPr>
          <w:noProof/>
        </w:rPr>
        <w:t>Lamp indication</w:t>
      </w:r>
      <w:r>
        <w:rPr>
          <w:noProof/>
        </w:rPr>
        <w:tab/>
      </w:r>
      <w:r>
        <w:rPr>
          <w:noProof/>
        </w:rPr>
        <w:fldChar w:fldCharType="begin"/>
      </w:r>
      <w:r>
        <w:rPr>
          <w:noProof/>
        </w:rPr>
        <w:instrText xml:space="preserve"> PAGEREF _Toc130405522 \h </w:instrText>
      </w:r>
      <w:r>
        <w:rPr>
          <w:noProof/>
        </w:rPr>
      </w:r>
      <w:r>
        <w:rPr>
          <w:noProof/>
        </w:rPr>
        <w:fldChar w:fldCharType="separate"/>
      </w:r>
      <w:r>
        <w:rPr>
          <w:noProof/>
        </w:rPr>
        <w:t>22</w:t>
      </w:r>
      <w:r>
        <w:rPr>
          <w:noProof/>
        </w:rPr>
        <w:fldChar w:fldCharType="end"/>
      </w:r>
    </w:p>
    <w:p w14:paraId="5A5A07AB" w14:textId="7B88C745" w:rsidR="000F2BCC" w:rsidRDefault="000F2BCC">
      <w:pPr>
        <w:pStyle w:val="TOC3"/>
        <w:rPr>
          <w:rFonts w:asciiTheme="minorHAnsi" w:eastAsiaTheme="minorEastAsia" w:hAnsiTheme="minorHAnsi" w:cstheme="minorBidi"/>
          <w:noProof/>
          <w:sz w:val="22"/>
          <w:szCs w:val="22"/>
          <w:lang w:eastAsia="ko-KR"/>
        </w:rPr>
      </w:pPr>
      <w:r>
        <w:rPr>
          <w:noProof/>
        </w:rPr>
        <w:t>3.1.7</w:t>
      </w:r>
      <w:r>
        <w:rPr>
          <w:rFonts w:asciiTheme="minorHAnsi" w:eastAsiaTheme="minorEastAsia" w:hAnsiTheme="minorHAnsi" w:cstheme="minorBidi"/>
          <w:noProof/>
          <w:sz w:val="22"/>
          <w:szCs w:val="22"/>
          <w:lang w:eastAsia="ko-KR"/>
        </w:rPr>
        <w:tab/>
      </w:r>
      <w:r>
        <w:rPr>
          <w:noProof/>
        </w:rPr>
        <w:t>Sampled voltage outputs</w:t>
      </w:r>
      <w:r>
        <w:rPr>
          <w:noProof/>
        </w:rPr>
        <w:tab/>
      </w:r>
      <w:r>
        <w:rPr>
          <w:noProof/>
        </w:rPr>
        <w:fldChar w:fldCharType="begin"/>
      </w:r>
      <w:r>
        <w:rPr>
          <w:noProof/>
        </w:rPr>
        <w:instrText xml:space="preserve"> PAGEREF _Toc130405523 \h </w:instrText>
      </w:r>
      <w:r>
        <w:rPr>
          <w:noProof/>
        </w:rPr>
      </w:r>
      <w:r>
        <w:rPr>
          <w:noProof/>
        </w:rPr>
        <w:fldChar w:fldCharType="separate"/>
      </w:r>
      <w:r>
        <w:rPr>
          <w:noProof/>
        </w:rPr>
        <w:t>23</w:t>
      </w:r>
      <w:r>
        <w:rPr>
          <w:noProof/>
        </w:rPr>
        <w:fldChar w:fldCharType="end"/>
      </w:r>
    </w:p>
    <w:p w14:paraId="4AE51A77" w14:textId="068430FC" w:rsidR="000F2BCC" w:rsidRDefault="000F2BCC">
      <w:pPr>
        <w:pStyle w:val="TOC3"/>
        <w:rPr>
          <w:rFonts w:asciiTheme="minorHAnsi" w:eastAsiaTheme="minorEastAsia" w:hAnsiTheme="minorHAnsi" w:cstheme="minorBidi"/>
          <w:noProof/>
          <w:sz w:val="22"/>
          <w:szCs w:val="22"/>
          <w:lang w:eastAsia="ko-KR"/>
        </w:rPr>
      </w:pPr>
      <w:r>
        <w:rPr>
          <w:noProof/>
        </w:rPr>
        <w:t>3.1.8</w:t>
      </w:r>
      <w:r>
        <w:rPr>
          <w:rFonts w:asciiTheme="minorHAnsi" w:eastAsiaTheme="minorEastAsia" w:hAnsiTheme="minorHAnsi" w:cstheme="minorBidi"/>
          <w:noProof/>
          <w:sz w:val="22"/>
          <w:szCs w:val="22"/>
          <w:lang w:eastAsia="ko-KR"/>
        </w:rPr>
        <w:tab/>
      </w:r>
      <w:r>
        <w:rPr>
          <w:noProof/>
        </w:rPr>
        <w:t>PSU Built In Tests (BIT)</w:t>
      </w:r>
      <w:r>
        <w:rPr>
          <w:noProof/>
        </w:rPr>
        <w:tab/>
      </w:r>
      <w:r>
        <w:rPr>
          <w:noProof/>
        </w:rPr>
        <w:fldChar w:fldCharType="begin"/>
      </w:r>
      <w:r>
        <w:rPr>
          <w:noProof/>
        </w:rPr>
        <w:instrText xml:space="preserve"> PAGEREF _Toc130405524 \h </w:instrText>
      </w:r>
      <w:r>
        <w:rPr>
          <w:noProof/>
        </w:rPr>
      </w:r>
      <w:r>
        <w:rPr>
          <w:noProof/>
        </w:rPr>
        <w:fldChar w:fldCharType="separate"/>
      </w:r>
      <w:r>
        <w:rPr>
          <w:noProof/>
        </w:rPr>
        <w:t>23</w:t>
      </w:r>
      <w:r>
        <w:rPr>
          <w:noProof/>
        </w:rPr>
        <w:fldChar w:fldCharType="end"/>
      </w:r>
    </w:p>
    <w:p w14:paraId="52351DEC" w14:textId="1C7160E0" w:rsidR="000F2BCC" w:rsidRDefault="000F2BCC">
      <w:pPr>
        <w:pStyle w:val="TOC3"/>
        <w:rPr>
          <w:rFonts w:asciiTheme="minorHAnsi" w:eastAsiaTheme="minorEastAsia" w:hAnsiTheme="minorHAnsi" w:cstheme="minorBidi"/>
          <w:noProof/>
          <w:sz w:val="22"/>
          <w:szCs w:val="22"/>
          <w:lang w:eastAsia="ko-KR"/>
        </w:rPr>
      </w:pPr>
      <w:r>
        <w:rPr>
          <w:noProof/>
        </w:rPr>
        <w:t>3.1.9</w:t>
      </w:r>
      <w:r>
        <w:rPr>
          <w:rFonts w:asciiTheme="minorHAnsi" w:eastAsiaTheme="minorEastAsia" w:hAnsiTheme="minorHAnsi" w:cstheme="minorBidi"/>
          <w:noProof/>
          <w:sz w:val="22"/>
          <w:szCs w:val="22"/>
          <w:lang w:eastAsia="ko-KR"/>
        </w:rPr>
        <w:tab/>
      </w:r>
      <w:r>
        <w:rPr>
          <w:noProof/>
        </w:rPr>
        <w:t>Resource Utilization</w:t>
      </w:r>
      <w:r>
        <w:rPr>
          <w:noProof/>
        </w:rPr>
        <w:tab/>
      </w:r>
      <w:r>
        <w:rPr>
          <w:noProof/>
        </w:rPr>
        <w:fldChar w:fldCharType="begin"/>
      </w:r>
      <w:r>
        <w:rPr>
          <w:noProof/>
        </w:rPr>
        <w:instrText xml:space="preserve"> PAGEREF _Toc130405525 \h </w:instrText>
      </w:r>
      <w:r>
        <w:rPr>
          <w:noProof/>
        </w:rPr>
      </w:r>
      <w:r>
        <w:rPr>
          <w:noProof/>
        </w:rPr>
        <w:fldChar w:fldCharType="separate"/>
      </w:r>
      <w:r>
        <w:rPr>
          <w:noProof/>
        </w:rPr>
        <w:t>24</w:t>
      </w:r>
      <w:r>
        <w:rPr>
          <w:noProof/>
        </w:rPr>
        <w:fldChar w:fldCharType="end"/>
      </w:r>
    </w:p>
    <w:p w14:paraId="5AC9C6A4" w14:textId="52E8D096" w:rsidR="000F2BCC" w:rsidRDefault="000F2BCC">
      <w:pPr>
        <w:pStyle w:val="TOC3"/>
        <w:rPr>
          <w:rFonts w:asciiTheme="minorHAnsi" w:eastAsiaTheme="minorEastAsia" w:hAnsiTheme="minorHAnsi" w:cstheme="minorBidi"/>
          <w:noProof/>
          <w:sz w:val="22"/>
          <w:szCs w:val="22"/>
          <w:lang w:eastAsia="ko-KR"/>
        </w:rPr>
      </w:pPr>
      <w:r>
        <w:rPr>
          <w:noProof/>
        </w:rPr>
        <w:t>3.1.10</w:t>
      </w:r>
      <w:r>
        <w:rPr>
          <w:rFonts w:asciiTheme="minorHAnsi" w:eastAsiaTheme="minorEastAsia" w:hAnsiTheme="minorHAnsi" w:cstheme="minorBidi"/>
          <w:noProof/>
          <w:sz w:val="22"/>
          <w:szCs w:val="22"/>
          <w:lang w:eastAsia="ko-KR"/>
        </w:rPr>
        <w:tab/>
      </w:r>
      <w:r>
        <w:rPr>
          <w:noProof/>
        </w:rPr>
        <w:t>Functionality during Input Voltage Fault Conditions</w:t>
      </w:r>
      <w:r>
        <w:rPr>
          <w:noProof/>
        </w:rPr>
        <w:tab/>
      </w:r>
      <w:r>
        <w:rPr>
          <w:noProof/>
        </w:rPr>
        <w:fldChar w:fldCharType="begin"/>
      </w:r>
      <w:r>
        <w:rPr>
          <w:noProof/>
        </w:rPr>
        <w:instrText xml:space="preserve"> PAGEREF _Toc130405526 \h </w:instrText>
      </w:r>
      <w:r>
        <w:rPr>
          <w:noProof/>
        </w:rPr>
      </w:r>
      <w:r>
        <w:rPr>
          <w:noProof/>
        </w:rPr>
        <w:fldChar w:fldCharType="separate"/>
      </w:r>
      <w:r>
        <w:rPr>
          <w:noProof/>
        </w:rPr>
        <w:t>24</w:t>
      </w:r>
      <w:r>
        <w:rPr>
          <w:noProof/>
        </w:rPr>
        <w:fldChar w:fldCharType="end"/>
      </w:r>
    </w:p>
    <w:p w14:paraId="09D66E9A" w14:textId="1936D5B1" w:rsidR="000F2BCC" w:rsidRDefault="000F2BCC">
      <w:pPr>
        <w:pStyle w:val="TOC2"/>
        <w:rPr>
          <w:rFonts w:asciiTheme="minorHAnsi" w:eastAsiaTheme="minorEastAsia" w:hAnsiTheme="minorHAnsi" w:cstheme="minorBidi"/>
          <w:noProof/>
          <w:sz w:val="22"/>
          <w:szCs w:val="22"/>
          <w:lang w:eastAsia="ko-KR"/>
        </w:rPr>
      </w:pPr>
      <w:r>
        <w:rPr>
          <w:noProof/>
        </w:rPr>
        <w:t>3.2</w:t>
      </w:r>
      <w:r>
        <w:rPr>
          <w:rFonts w:asciiTheme="minorHAnsi" w:eastAsiaTheme="minorEastAsia" w:hAnsiTheme="minorHAnsi" w:cstheme="minorBidi"/>
          <w:noProof/>
          <w:sz w:val="22"/>
          <w:szCs w:val="22"/>
          <w:lang w:eastAsia="ko-KR"/>
        </w:rPr>
        <w:tab/>
      </w:r>
      <w:r>
        <w:rPr>
          <w:noProof/>
        </w:rPr>
        <w:t>Electrical Characteristics</w:t>
      </w:r>
      <w:r>
        <w:rPr>
          <w:noProof/>
        </w:rPr>
        <w:tab/>
      </w:r>
      <w:r>
        <w:rPr>
          <w:noProof/>
        </w:rPr>
        <w:fldChar w:fldCharType="begin"/>
      </w:r>
      <w:r>
        <w:rPr>
          <w:noProof/>
        </w:rPr>
        <w:instrText xml:space="preserve"> PAGEREF _Toc130405527 \h </w:instrText>
      </w:r>
      <w:r>
        <w:rPr>
          <w:noProof/>
        </w:rPr>
      </w:r>
      <w:r>
        <w:rPr>
          <w:noProof/>
        </w:rPr>
        <w:fldChar w:fldCharType="separate"/>
      </w:r>
      <w:r>
        <w:rPr>
          <w:noProof/>
        </w:rPr>
        <w:t>25</w:t>
      </w:r>
      <w:r>
        <w:rPr>
          <w:noProof/>
        </w:rPr>
        <w:fldChar w:fldCharType="end"/>
      </w:r>
    </w:p>
    <w:p w14:paraId="025DC871" w14:textId="55B6CE63" w:rsidR="000F2BCC" w:rsidRDefault="000F2BCC">
      <w:pPr>
        <w:pStyle w:val="TOC3"/>
        <w:rPr>
          <w:rFonts w:asciiTheme="minorHAnsi" w:eastAsiaTheme="minorEastAsia" w:hAnsiTheme="minorHAnsi" w:cstheme="minorBidi"/>
          <w:noProof/>
          <w:sz w:val="22"/>
          <w:szCs w:val="22"/>
          <w:lang w:eastAsia="ko-KR"/>
        </w:rPr>
      </w:pPr>
      <w:r>
        <w:rPr>
          <w:noProof/>
        </w:rPr>
        <w:t>3.2.1</w:t>
      </w:r>
      <w:r>
        <w:rPr>
          <w:rFonts w:asciiTheme="minorHAnsi" w:eastAsiaTheme="minorEastAsia" w:hAnsiTheme="minorHAnsi" w:cstheme="minorBidi"/>
          <w:noProof/>
          <w:sz w:val="22"/>
          <w:szCs w:val="22"/>
          <w:lang w:eastAsia="ko-KR"/>
        </w:rPr>
        <w:tab/>
      </w:r>
      <w:r>
        <w:rPr>
          <w:noProof/>
        </w:rPr>
        <w:t>Primary Input Power</w:t>
      </w:r>
      <w:r>
        <w:rPr>
          <w:noProof/>
        </w:rPr>
        <w:tab/>
      </w:r>
      <w:r>
        <w:rPr>
          <w:noProof/>
        </w:rPr>
        <w:fldChar w:fldCharType="begin"/>
      </w:r>
      <w:r>
        <w:rPr>
          <w:noProof/>
        </w:rPr>
        <w:instrText xml:space="preserve"> PAGEREF _Toc130405528 \h </w:instrText>
      </w:r>
      <w:r>
        <w:rPr>
          <w:noProof/>
        </w:rPr>
      </w:r>
      <w:r>
        <w:rPr>
          <w:noProof/>
        </w:rPr>
        <w:fldChar w:fldCharType="separate"/>
      </w:r>
      <w:r>
        <w:rPr>
          <w:noProof/>
        </w:rPr>
        <w:t>25</w:t>
      </w:r>
      <w:r>
        <w:rPr>
          <w:noProof/>
        </w:rPr>
        <w:fldChar w:fldCharType="end"/>
      </w:r>
    </w:p>
    <w:p w14:paraId="62DF36E5" w14:textId="4FE179B0" w:rsidR="000F2BCC" w:rsidRDefault="000F2BCC">
      <w:pPr>
        <w:pStyle w:val="TOC4"/>
        <w:rPr>
          <w:rFonts w:asciiTheme="minorHAnsi" w:eastAsiaTheme="minorEastAsia" w:hAnsiTheme="minorHAnsi" w:cstheme="minorBidi"/>
          <w:noProof/>
          <w:sz w:val="22"/>
          <w:szCs w:val="22"/>
          <w:lang w:eastAsia="ko-KR"/>
        </w:rPr>
      </w:pPr>
      <w:r w:rsidRPr="00635C2A">
        <w:rPr>
          <w:noProof/>
          <w:color w:val="000000"/>
        </w:rPr>
        <w:t>3.2.1.1</w:t>
      </w:r>
      <w:r>
        <w:rPr>
          <w:rFonts w:asciiTheme="minorHAnsi" w:eastAsiaTheme="minorEastAsia" w:hAnsiTheme="minorHAnsi" w:cstheme="minorBidi"/>
          <w:noProof/>
          <w:sz w:val="22"/>
          <w:szCs w:val="22"/>
          <w:lang w:eastAsia="ko-KR"/>
        </w:rPr>
        <w:tab/>
      </w:r>
      <w:r>
        <w:rPr>
          <w:noProof/>
        </w:rPr>
        <w:t>28VDC Input</w:t>
      </w:r>
      <w:r>
        <w:rPr>
          <w:noProof/>
        </w:rPr>
        <w:tab/>
      </w:r>
      <w:r>
        <w:rPr>
          <w:noProof/>
        </w:rPr>
        <w:fldChar w:fldCharType="begin"/>
      </w:r>
      <w:r>
        <w:rPr>
          <w:noProof/>
        </w:rPr>
        <w:instrText xml:space="preserve"> PAGEREF _Toc130405529 \h </w:instrText>
      </w:r>
      <w:r>
        <w:rPr>
          <w:noProof/>
        </w:rPr>
      </w:r>
      <w:r>
        <w:rPr>
          <w:noProof/>
        </w:rPr>
        <w:fldChar w:fldCharType="separate"/>
      </w:r>
      <w:r>
        <w:rPr>
          <w:noProof/>
        </w:rPr>
        <w:t>25</w:t>
      </w:r>
      <w:r>
        <w:rPr>
          <w:noProof/>
        </w:rPr>
        <w:fldChar w:fldCharType="end"/>
      </w:r>
    </w:p>
    <w:p w14:paraId="2849D09A" w14:textId="17FB6D66" w:rsidR="000F2BCC" w:rsidRDefault="000F2BCC">
      <w:pPr>
        <w:pStyle w:val="TOC4"/>
        <w:rPr>
          <w:rFonts w:asciiTheme="minorHAnsi" w:eastAsiaTheme="minorEastAsia" w:hAnsiTheme="minorHAnsi" w:cstheme="minorBidi"/>
          <w:noProof/>
          <w:sz w:val="22"/>
          <w:szCs w:val="22"/>
          <w:lang w:eastAsia="ko-KR"/>
        </w:rPr>
      </w:pPr>
      <w:r w:rsidRPr="00635C2A">
        <w:rPr>
          <w:noProof/>
          <w:color w:val="000000"/>
        </w:rPr>
        <w:t>3.2.1.2</w:t>
      </w:r>
      <w:r>
        <w:rPr>
          <w:rFonts w:asciiTheme="minorHAnsi" w:eastAsiaTheme="minorEastAsia" w:hAnsiTheme="minorHAnsi" w:cstheme="minorBidi"/>
          <w:noProof/>
          <w:sz w:val="22"/>
          <w:szCs w:val="22"/>
          <w:lang w:eastAsia="ko-KR"/>
        </w:rPr>
        <w:tab/>
      </w:r>
      <w:r>
        <w:rPr>
          <w:noProof/>
        </w:rPr>
        <w:t>115VAC Input</w:t>
      </w:r>
      <w:r>
        <w:rPr>
          <w:noProof/>
        </w:rPr>
        <w:tab/>
      </w:r>
      <w:r>
        <w:rPr>
          <w:noProof/>
        </w:rPr>
        <w:fldChar w:fldCharType="begin"/>
      </w:r>
      <w:r>
        <w:rPr>
          <w:noProof/>
        </w:rPr>
        <w:instrText xml:space="preserve"> PAGEREF _Toc130405530 \h </w:instrText>
      </w:r>
      <w:r>
        <w:rPr>
          <w:noProof/>
        </w:rPr>
      </w:r>
      <w:r>
        <w:rPr>
          <w:noProof/>
        </w:rPr>
        <w:fldChar w:fldCharType="separate"/>
      </w:r>
      <w:r>
        <w:rPr>
          <w:noProof/>
        </w:rPr>
        <w:t>25</w:t>
      </w:r>
      <w:r>
        <w:rPr>
          <w:noProof/>
        </w:rPr>
        <w:fldChar w:fldCharType="end"/>
      </w:r>
    </w:p>
    <w:p w14:paraId="32D47385" w14:textId="6FF0D7F1" w:rsidR="000F2BCC" w:rsidRDefault="000F2BCC">
      <w:pPr>
        <w:pStyle w:val="TOC4"/>
        <w:rPr>
          <w:rFonts w:asciiTheme="minorHAnsi" w:eastAsiaTheme="minorEastAsia" w:hAnsiTheme="minorHAnsi" w:cstheme="minorBidi"/>
          <w:noProof/>
          <w:sz w:val="22"/>
          <w:szCs w:val="22"/>
          <w:lang w:eastAsia="ko-KR"/>
        </w:rPr>
      </w:pPr>
      <w:r w:rsidRPr="00635C2A">
        <w:rPr>
          <w:noProof/>
          <w:color w:val="000000"/>
        </w:rPr>
        <w:t>3.2.1.3</w:t>
      </w:r>
      <w:r>
        <w:rPr>
          <w:rFonts w:asciiTheme="minorHAnsi" w:eastAsiaTheme="minorEastAsia" w:hAnsiTheme="minorHAnsi" w:cstheme="minorBidi"/>
          <w:noProof/>
          <w:sz w:val="22"/>
          <w:szCs w:val="22"/>
          <w:lang w:eastAsia="ko-KR"/>
        </w:rPr>
        <w:tab/>
      </w:r>
      <w:r>
        <w:rPr>
          <w:noProof/>
        </w:rPr>
        <w:t>Operation with Neutral</w:t>
      </w:r>
      <w:r>
        <w:rPr>
          <w:noProof/>
        </w:rPr>
        <w:tab/>
      </w:r>
      <w:r>
        <w:rPr>
          <w:noProof/>
        </w:rPr>
        <w:fldChar w:fldCharType="begin"/>
      </w:r>
      <w:r>
        <w:rPr>
          <w:noProof/>
        </w:rPr>
        <w:instrText xml:space="preserve"> PAGEREF _Toc130405531 \h </w:instrText>
      </w:r>
      <w:r>
        <w:rPr>
          <w:noProof/>
        </w:rPr>
      </w:r>
      <w:r>
        <w:rPr>
          <w:noProof/>
        </w:rPr>
        <w:fldChar w:fldCharType="separate"/>
      </w:r>
      <w:r>
        <w:rPr>
          <w:noProof/>
        </w:rPr>
        <w:t>25</w:t>
      </w:r>
      <w:r>
        <w:rPr>
          <w:noProof/>
        </w:rPr>
        <w:fldChar w:fldCharType="end"/>
      </w:r>
    </w:p>
    <w:p w14:paraId="1B608B69" w14:textId="5B931482" w:rsidR="000F2BCC" w:rsidRDefault="000F2BCC">
      <w:pPr>
        <w:pStyle w:val="TOC3"/>
        <w:rPr>
          <w:rFonts w:asciiTheme="minorHAnsi" w:eastAsiaTheme="minorEastAsia" w:hAnsiTheme="minorHAnsi" w:cstheme="minorBidi"/>
          <w:noProof/>
          <w:sz w:val="22"/>
          <w:szCs w:val="22"/>
          <w:lang w:eastAsia="ko-KR"/>
        </w:rPr>
      </w:pPr>
      <w:r>
        <w:rPr>
          <w:noProof/>
        </w:rPr>
        <w:t>3.2.2</w:t>
      </w:r>
      <w:r>
        <w:rPr>
          <w:rFonts w:asciiTheme="minorHAnsi" w:eastAsiaTheme="minorEastAsia" w:hAnsiTheme="minorHAnsi" w:cstheme="minorBidi"/>
          <w:noProof/>
          <w:sz w:val="22"/>
          <w:szCs w:val="22"/>
          <w:lang w:eastAsia="ko-KR"/>
        </w:rPr>
        <w:tab/>
      </w:r>
      <w:r>
        <w:rPr>
          <w:noProof/>
        </w:rPr>
        <w:t>Power Consumption</w:t>
      </w:r>
      <w:r>
        <w:rPr>
          <w:noProof/>
        </w:rPr>
        <w:tab/>
      </w:r>
      <w:r>
        <w:rPr>
          <w:noProof/>
        </w:rPr>
        <w:fldChar w:fldCharType="begin"/>
      </w:r>
      <w:r>
        <w:rPr>
          <w:noProof/>
        </w:rPr>
        <w:instrText xml:space="preserve"> PAGEREF _Toc130405532 \h </w:instrText>
      </w:r>
      <w:r>
        <w:rPr>
          <w:noProof/>
        </w:rPr>
      </w:r>
      <w:r>
        <w:rPr>
          <w:noProof/>
        </w:rPr>
        <w:fldChar w:fldCharType="separate"/>
      </w:r>
      <w:r>
        <w:rPr>
          <w:noProof/>
        </w:rPr>
        <w:t>25</w:t>
      </w:r>
      <w:r>
        <w:rPr>
          <w:noProof/>
        </w:rPr>
        <w:fldChar w:fldCharType="end"/>
      </w:r>
    </w:p>
    <w:p w14:paraId="61D109AB" w14:textId="57C01C00" w:rsidR="000F2BCC" w:rsidRDefault="000F2BCC">
      <w:pPr>
        <w:pStyle w:val="TOC3"/>
        <w:rPr>
          <w:rFonts w:asciiTheme="minorHAnsi" w:eastAsiaTheme="minorEastAsia" w:hAnsiTheme="minorHAnsi" w:cstheme="minorBidi"/>
          <w:noProof/>
          <w:sz w:val="22"/>
          <w:szCs w:val="22"/>
          <w:lang w:eastAsia="ko-KR"/>
        </w:rPr>
      </w:pPr>
      <w:r>
        <w:rPr>
          <w:noProof/>
        </w:rPr>
        <w:t>3.2.3</w:t>
      </w:r>
      <w:r>
        <w:rPr>
          <w:rFonts w:asciiTheme="minorHAnsi" w:eastAsiaTheme="minorEastAsia" w:hAnsiTheme="minorHAnsi" w:cstheme="minorBidi"/>
          <w:noProof/>
          <w:sz w:val="22"/>
          <w:szCs w:val="22"/>
          <w:lang w:eastAsia="ko-KR"/>
        </w:rPr>
        <w:tab/>
      </w:r>
      <w:r>
        <w:rPr>
          <w:noProof/>
        </w:rPr>
        <w:t>Inrush Current</w:t>
      </w:r>
      <w:r>
        <w:rPr>
          <w:noProof/>
        </w:rPr>
        <w:tab/>
      </w:r>
      <w:r>
        <w:rPr>
          <w:noProof/>
        </w:rPr>
        <w:fldChar w:fldCharType="begin"/>
      </w:r>
      <w:r>
        <w:rPr>
          <w:noProof/>
        </w:rPr>
        <w:instrText xml:space="preserve"> PAGEREF _Toc130405533 \h </w:instrText>
      </w:r>
      <w:r>
        <w:rPr>
          <w:noProof/>
        </w:rPr>
      </w:r>
      <w:r>
        <w:rPr>
          <w:noProof/>
        </w:rPr>
        <w:fldChar w:fldCharType="separate"/>
      </w:r>
      <w:r>
        <w:rPr>
          <w:noProof/>
        </w:rPr>
        <w:t>25</w:t>
      </w:r>
      <w:r>
        <w:rPr>
          <w:noProof/>
        </w:rPr>
        <w:fldChar w:fldCharType="end"/>
      </w:r>
    </w:p>
    <w:p w14:paraId="2B6CCCC0" w14:textId="41BAABA2" w:rsidR="000F2BCC" w:rsidRDefault="000F2BCC">
      <w:pPr>
        <w:pStyle w:val="TOC3"/>
        <w:rPr>
          <w:rFonts w:asciiTheme="minorHAnsi" w:eastAsiaTheme="minorEastAsia" w:hAnsiTheme="minorHAnsi" w:cstheme="minorBidi"/>
          <w:noProof/>
          <w:sz w:val="22"/>
          <w:szCs w:val="22"/>
          <w:lang w:eastAsia="ko-KR"/>
        </w:rPr>
      </w:pPr>
      <w:r>
        <w:rPr>
          <w:noProof/>
        </w:rPr>
        <w:t>3.2.4</w:t>
      </w:r>
      <w:r>
        <w:rPr>
          <w:rFonts w:asciiTheme="minorHAnsi" w:eastAsiaTheme="minorEastAsia" w:hAnsiTheme="minorHAnsi" w:cstheme="minorBidi"/>
          <w:noProof/>
          <w:sz w:val="22"/>
          <w:szCs w:val="22"/>
          <w:lang w:eastAsia="ko-KR"/>
        </w:rPr>
        <w:tab/>
      </w:r>
      <w:r>
        <w:rPr>
          <w:noProof/>
        </w:rPr>
        <w:t>Output Power Characteristics</w:t>
      </w:r>
      <w:r>
        <w:rPr>
          <w:noProof/>
        </w:rPr>
        <w:tab/>
      </w:r>
      <w:r>
        <w:rPr>
          <w:noProof/>
        </w:rPr>
        <w:fldChar w:fldCharType="begin"/>
      </w:r>
      <w:r>
        <w:rPr>
          <w:noProof/>
        </w:rPr>
        <w:instrText xml:space="preserve"> PAGEREF _Toc130405534 \h </w:instrText>
      </w:r>
      <w:r>
        <w:rPr>
          <w:noProof/>
        </w:rPr>
      </w:r>
      <w:r>
        <w:rPr>
          <w:noProof/>
        </w:rPr>
        <w:fldChar w:fldCharType="separate"/>
      </w:r>
      <w:r>
        <w:rPr>
          <w:noProof/>
        </w:rPr>
        <w:t>26</w:t>
      </w:r>
      <w:r>
        <w:rPr>
          <w:noProof/>
        </w:rPr>
        <w:fldChar w:fldCharType="end"/>
      </w:r>
    </w:p>
    <w:p w14:paraId="07F79D3F" w14:textId="700CE5CD" w:rsidR="000F2BCC" w:rsidRDefault="000F2BCC">
      <w:pPr>
        <w:pStyle w:val="TOC4"/>
        <w:rPr>
          <w:rFonts w:asciiTheme="minorHAnsi" w:eastAsiaTheme="minorEastAsia" w:hAnsiTheme="minorHAnsi" w:cstheme="minorBidi"/>
          <w:noProof/>
          <w:sz w:val="22"/>
          <w:szCs w:val="22"/>
          <w:lang w:eastAsia="ko-KR"/>
        </w:rPr>
      </w:pPr>
      <w:r w:rsidRPr="00635C2A">
        <w:rPr>
          <w:noProof/>
          <w:color w:val="000000"/>
        </w:rPr>
        <w:t>3.2.4.1</w:t>
      </w:r>
      <w:r>
        <w:rPr>
          <w:rFonts w:asciiTheme="minorHAnsi" w:eastAsiaTheme="minorEastAsia" w:hAnsiTheme="minorHAnsi" w:cstheme="minorBidi"/>
          <w:noProof/>
          <w:sz w:val="22"/>
          <w:szCs w:val="22"/>
          <w:lang w:eastAsia="ko-KR"/>
        </w:rPr>
        <w:tab/>
      </w:r>
      <w:r>
        <w:rPr>
          <w:noProof/>
        </w:rPr>
        <w:t>Peak power consumption profile</w:t>
      </w:r>
      <w:r>
        <w:rPr>
          <w:noProof/>
        </w:rPr>
        <w:tab/>
      </w:r>
      <w:r>
        <w:rPr>
          <w:noProof/>
        </w:rPr>
        <w:fldChar w:fldCharType="begin"/>
      </w:r>
      <w:r>
        <w:rPr>
          <w:noProof/>
        </w:rPr>
        <w:instrText xml:space="preserve"> PAGEREF _Toc130405535 \h </w:instrText>
      </w:r>
      <w:r>
        <w:rPr>
          <w:noProof/>
        </w:rPr>
      </w:r>
      <w:r>
        <w:rPr>
          <w:noProof/>
        </w:rPr>
        <w:fldChar w:fldCharType="separate"/>
      </w:r>
      <w:r>
        <w:rPr>
          <w:noProof/>
        </w:rPr>
        <w:t>29</w:t>
      </w:r>
      <w:r>
        <w:rPr>
          <w:noProof/>
        </w:rPr>
        <w:fldChar w:fldCharType="end"/>
      </w:r>
    </w:p>
    <w:p w14:paraId="415835E8" w14:textId="4A0B9544" w:rsidR="000F2BCC" w:rsidRDefault="000F2BCC">
      <w:pPr>
        <w:pStyle w:val="TOC3"/>
        <w:rPr>
          <w:rFonts w:asciiTheme="minorHAnsi" w:eastAsiaTheme="minorEastAsia" w:hAnsiTheme="minorHAnsi" w:cstheme="minorBidi"/>
          <w:noProof/>
          <w:sz w:val="22"/>
          <w:szCs w:val="22"/>
          <w:lang w:eastAsia="ko-KR"/>
        </w:rPr>
      </w:pPr>
      <w:r>
        <w:rPr>
          <w:noProof/>
        </w:rPr>
        <w:t>3.2.5</w:t>
      </w:r>
      <w:r>
        <w:rPr>
          <w:rFonts w:asciiTheme="minorHAnsi" w:eastAsiaTheme="minorEastAsia" w:hAnsiTheme="minorHAnsi" w:cstheme="minorBidi"/>
          <w:noProof/>
          <w:sz w:val="22"/>
          <w:szCs w:val="22"/>
          <w:lang w:eastAsia="ko-KR"/>
        </w:rPr>
        <w:tab/>
      </w:r>
      <w:r>
        <w:rPr>
          <w:noProof/>
        </w:rPr>
        <w:t>Efficiency</w:t>
      </w:r>
      <w:r>
        <w:rPr>
          <w:noProof/>
        </w:rPr>
        <w:tab/>
      </w:r>
      <w:r>
        <w:rPr>
          <w:noProof/>
        </w:rPr>
        <w:fldChar w:fldCharType="begin"/>
      </w:r>
      <w:r>
        <w:rPr>
          <w:noProof/>
        </w:rPr>
        <w:instrText xml:space="preserve"> PAGEREF _Toc130405536 \h </w:instrText>
      </w:r>
      <w:r>
        <w:rPr>
          <w:noProof/>
        </w:rPr>
      </w:r>
      <w:r>
        <w:rPr>
          <w:noProof/>
        </w:rPr>
        <w:fldChar w:fldCharType="separate"/>
      </w:r>
      <w:r>
        <w:rPr>
          <w:noProof/>
        </w:rPr>
        <w:t>30</w:t>
      </w:r>
      <w:r>
        <w:rPr>
          <w:noProof/>
        </w:rPr>
        <w:fldChar w:fldCharType="end"/>
      </w:r>
    </w:p>
    <w:p w14:paraId="7018CBB6" w14:textId="62C95069" w:rsidR="000F2BCC" w:rsidRDefault="000F2BCC">
      <w:pPr>
        <w:pStyle w:val="TOC3"/>
        <w:rPr>
          <w:rFonts w:asciiTheme="minorHAnsi" w:eastAsiaTheme="minorEastAsia" w:hAnsiTheme="minorHAnsi" w:cstheme="minorBidi"/>
          <w:noProof/>
          <w:sz w:val="22"/>
          <w:szCs w:val="22"/>
          <w:lang w:eastAsia="ko-KR"/>
        </w:rPr>
      </w:pPr>
      <w:r>
        <w:rPr>
          <w:noProof/>
        </w:rPr>
        <w:t>3.2.6</w:t>
      </w:r>
      <w:r>
        <w:rPr>
          <w:rFonts w:asciiTheme="minorHAnsi" w:eastAsiaTheme="minorEastAsia" w:hAnsiTheme="minorHAnsi" w:cstheme="minorBidi"/>
          <w:noProof/>
          <w:sz w:val="22"/>
          <w:szCs w:val="22"/>
          <w:lang w:eastAsia="ko-KR"/>
        </w:rPr>
        <w:tab/>
      </w:r>
      <w:r>
        <w:rPr>
          <w:noProof/>
        </w:rPr>
        <w:t>Power factor correction</w:t>
      </w:r>
      <w:r>
        <w:rPr>
          <w:noProof/>
        </w:rPr>
        <w:tab/>
      </w:r>
      <w:r>
        <w:rPr>
          <w:noProof/>
        </w:rPr>
        <w:fldChar w:fldCharType="begin"/>
      </w:r>
      <w:r>
        <w:rPr>
          <w:noProof/>
        </w:rPr>
        <w:instrText xml:space="preserve"> PAGEREF _Toc130405537 \h </w:instrText>
      </w:r>
      <w:r>
        <w:rPr>
          <w:noProof/>
        </w:rPr>
      </w:r>
      <w:r>
        <w:rPr>
          <w:noProof/>
        </w:rPr>
        <w:fldChar w:fldCharType="separate"/>
      </w:r>
      <w:r>
        <w:rPr>
          <w:noProof/>
        </w:rPr>
        <w:t>30</w:t>
      </w:r>
      <w:r>
        <w:rPr>
          <w:noProof/>
        </w:rPr>
        <w:fldChar w:fldCharType="end"/>
      </w:r>
    </w:p>
    <w:p w14:paraId="024BFB6F" w14:textId="742F24B8" w:rsidR="000F2BCC" w:rsidRDefault="000F2BCC">
      <w:pPr>
        <w:pStyle w:val="TOC3"/>
        <w:rPr>
          <w:rFonts w:asciiTheme="minorHAnsi" w:eastAsiaTheme="minorEastAsia" w:hAnsiTheme="minorHAnsi" w:cstheme="minorBidi"/>
          <w:noProof/>
          <w:sz w:val="22"/>
          <w:szCs w:val="22"/>
          <w:lang w:eastAsia="ko-KR"/>
        </w:rPr>
      </w:pPr>
      <w:r>
        <w:rPr>
          <w:noProof/>
        </w:rPr>
        <w:t>3.2.7</w:t>
      </w:r>
      <w:r>
        <w:rPr>
          <w:rFonts w:asciiTheme="minorHAnsi" w:eastAsiaTheme="minorEastAsia" w:hAnsiTheme="minorHAnsi" w:cstheme="minorBidi"/>
          <w:noProof/>
          <w:sz w:val="22"/>
          <w:szCs w:val="22"/>
          <w:lang w:eastAsia="ko-KR"/>
        </w:rPr>
        <w:tab/>
      </w:r>
      <w:r>
        <w:rPr>
          <w:noProof/>
        </w:rPr>
        <w:t>Resistance</w:t>
      </w:r>
      <w:r>
        <w:rPr>
          <w:noProof/>
        </w:rPr>
        <w:tab/>
      </w:r>
      <w:r>
        <w:rPr>
          <w:noProof/>
        </w:rPr>
        <w:fldChar w:fldCharType="begin"/>
      </w:r>
      <w:r>
        <w:rPr>
          <w:noProof/>
        </w:rPr>
        <w:instrText xml:space="preserve"> PAGEREF _Toc130405538 \h </w:instrText>
      </w:r>
      <w:r>
        <w:rPr>
          <w:noProof/>
        </w:rPr>
      </w:r>
      <w:r>
        <w:rPr>
          <w:noProof/>
        </w:rPr>
        <w:fldChar w:fldCharType="separate"/>
      </w:r>
      <w:r>
        <w:rPr>
          <w:noProof/>
        </w:rPr>
        <w:t>30</w:t>
      </w:r>
      <w:r>
        <w:rPr>
          <w:noProof/>
        </w:rPr>
        <w:fldChar w:fldCharType="end"/>
      </w:r>
    </w:p>
    <w:p w14:paraId="37F97D9C" w14:textId="5074A90A" w:rsidR="000F2BCC" w:rsidRDefault="000F2BCC">
      <w:pPr>
        <w:pStyle w:val="TOC3"/>
        <w:rPr>
          <w:rFonts w:asciiTheme="minorHAnsi" w:eastAsiaTheme="minorEastAsia" w:hAnsiTheme="minorHAnsi" w:cstheme="minorBidi"/>
          <w:noProof/>
          <w:sz w:val="22"/>
          <w:szCs w:val="22"/>
          <w:lang w:eastAsia="ko-KR"/>
        </w:rPr>
      </w:pPr>
      <w:r>
        <w:rPr>
          <w:noProof/>
        </w:rPr>
        <w:t>3.2.8</w:t>
      </w:r>
      <w:r>
        <w:rPr>
          <w:rFonts w:asciiTheme="minorHAnsi" w:eastAsiaTheme="minorEastAsia" w:hAnsiTheme="minorHAnsi" w:cstheme="minorBidi"/>
          <w:noProof/>
          <w:sz w:val="22"/>
          <w:szCs w:val="22"/>
          <w:lang w:eastAsia="ko-KR"/>
        </w:rPr>
        <w:tab/>
      </w:r>
      <w:r>
        <w:rPr>
          <w:noProof/>
        </w:rPr>
        <w:t>Isolation</w:t>
      </w:r>
      <w:r>
        <w:rPr>
          <w:noProof/>
        </w:rPr>
        <w:tab/>
      </w:r>
      <w:r>
        <w:rPr>
          <w:noProof/>
        </w:rPr>
        <w:fldChar w:fldCharType="begin"/>
      </w:r>
      <w:r>
        <w:rPr>
          <w:noProof/>
        </w:rPr>
        <w:instrText xml:space="preserve"> PAGEREF _Toc130405539 \h </w:instrText>
      </w:r>
      <w:r>
        <w:rPr>
          <w:noProof/>
        </w:rPr>
      </w:r>
      <w:r>
        <w:rPr>
          <w:noProof/>
        </w:rPr>
        <w:fldChar w:fldCharType="separate"/>
      </w:r>
      <w:r>
        <w:rPr>
          <w:noProof/>
        </w:rPr>
        <w:t>30</w:t>
      </w:r>
      <w:r>
        <w:rPr>
          <w:noProof/>
        </w:rPr>
        <w:fldChar w:fldCharType="end"/>
      </w:r>
    </w:p>
    <w:p w14:paraId="79548A8F" w14:textId="4FC97138" w:rsidR="000F2BCC" w:rsidRDefault="000F2BCC">
      <w:pPr>
        <w:pStyle w:val="TOC3"/>
        <w:rPr>
          <w:rFonts w:asciiTheme="minorHAnsi" w:eastAsiaTheme="minorEastAsia" w:hAnsiTheme="minorHAnsi" w:cstheme="minorBidi"/>
          <w:noProof/>
          <w:sz w:val="22"/>
          <w:szCs w:val="22"/>
          <w:lang w:eastAsia="ko-KR"/>
        </w:rPr>
      </w:pPr>
      <w:r>
        <w:rPr>
          <w:noProof/>
        </w:rPr>
        <w:t>3.2.9</w:t>
      </w:r>
      <w:r>
        <w:rPr>
          <w:rFonts w:asciiTheme="minorHAnsi" w:eastAsiaTheme="minorEastAsia" w:hAnsiTheme="minorHAnsi" w:cstheme="minorBidi"/>
          <w:noProof/>
          <w:sz w:val="22"/>
          <w:szCs w:val="22"/>
          <w:lang w:eastAsia="ko-KR"/>
        </w:rPr>
        <w:tab/>
      </w:r>
      <w:r>
        <w:rPr>
          <w:noProof/>
        </w:rPr>
        <w:t>Settling Time</w:t>
      </w:r>
      <w:r>
        <w:rPr>
          <w:noProof/>
        </w:rPr>
        <w:tab/>
      </w:r>
      <w:r>
        <w:rPr>
          <w:noProof/>
        </w:rPr>
        <w:fldChar w:fldCharType="begin"/>
      </w:r>
      <w:r>
        <w:rPr>
          <w:noProof/>
        </w:rPr>
        <w:instrText xml:space="preserve"> PAGEREF _Toc130405540 \h </w:instrText>
      </w:r>
      <w:r>
        <w:rPr>
          <w:noProof/>
        </w:rPr>
      </w:r>
      <w:r>
        <w:rPr>
          <w:noProof/>
        </w:rPr>
        <w:fldChar w:fldCharType="separate"/>
      </w:r>
      <w:r>
        <w:rPr>
          <w:noProof/>
        </w:rPr>
        <w:t>32</w:t>
      </w:r>
      <w:r>
        <w:rPr>
          <w:noProof/>
        </w:rPr>
        <w:fldChar w:fldCharType="end"/>
      </w:r>
    </w:p>
    <w:p w14:paraId="3B548C55" w14:textId="7567687D" w:rsidR="000F2BCC" w:rsidRDefault="000F2BCC">
      <w:pPr>
        <w:pStyle w:val="TOC3"/>
        <w:rPr>
          <w:rFonts w:asciiTheme="minorHAnsi" w:eastAsiaTheme="minorEastAsia" w:hAnsiTheme="minorHAnsi" w:cstheme="minorBidi"/>
          <w:noProof/>
          <w:sz w:val="22"/>
          <w:szCs w:val="22"/>
          <w:lang w:eastAsia="ko-KR"/>
        </w:rPr>
      </w:pPr>
      <w:r>
        <w:rPr>
          <w:noProof/>
        </w:rPr>
        <w:t>3.2.10</w:t>
      </w:r>
      <w:r>
        <w:rPr>
          <w:rFonts w:asciiTheme="minorHAnsi" w:eastAsiaTheme="minorEastAsia" w:hAnsiTheme="minorHAnsi" w:cstheme="minorBidi"/>
          <w:noProof/>
          <w:sz w:val="22"/>
          <w:szCs w:val="22"/>
          <w:lang w:eastAsia="ko-KR"/>
        </w:rPr>
        <w:tab/>
      </w:r>
      <w:r>
        <w:rPr>
          <w:noProof/>
        </w:rPr>
        <w:t>Protections</w:t>
      </w:r>
      <w:r>
        <w:rPr>
          <w:noProof/>
        </w:rPr>
        <w:tab/>
      </w:r>
      <w:r>
        <w:rPr>
          <w:noProof/>
        </w:rPr>
        <w:fldChar w:fldCharType="begin"/>
      </w:r>
      <w:r>
        <w:rPr>
          <w:noProof/>
        </w:rPr>
        <w:instrText xml:space="preserve"> PAGEREF _Toc130405541 \h </w:instrText>
      </w:r>
      <w:r>
        <w:rPr>
          <w:noProof/>
        </w:rPr>
      </w:r>
      <w:r>
        <w:rPr>
          <w:noProof/>
        </w:rPr>
        <w:fldChar w:fldCharType="separate"/>
      </w:r>
      <w:r>
        <w:rPr>
          <w:noProof/>
        </w:rPr>
        <w:t>32</w:t>
      </w:r>
      <w:r>
        <w:rPr>
          <w:noProof/>
        </w:rPr>
        <w:fldChar w:fldCharType="end"/>
      </w:r>
    </w:p>
    <w:p w14:paraId="35986070" w14:textId="29E7394E" w:rsidR="000F2BCC" w:rsidRDefault="000F2BCC">
      <w:pPr>
        <w:pStyle w:val="TOC4"/>
        <w:rPr>
          <w:rFonts w:asciiTheme="minorHAnsi" w:eastAsiaTheme="minorEastAsia" w:hAnsiTheme="minorHAnsi" w:cstheme="minorBidi"/>
          <w:noProof/>
          <w:sz w:val="22"/>
          <w:szCs w:val="22"/>
          <w:lang w:eastAsia="ko-KR"/>
        </w:rPr>
      </w:pPr>
      <w:r w:rsidRPr="00635C2A">
        <w:rPr>
          <w:noProof/>
          <w:color w:val="000000"/>
        </w:rPr>
        <w:t>3.2.10.1</w:t>
      </w:r>
      <w:r>
        <w:rPr>
          <w:rFonts w:asciiTheme="minorHAnsi" w:eastAsiaTheme="minorEastAsia" w:hAnsiTheme="minorHAnsi" w:cstheme="minorBidi"/>
          <w:noProof/>
          <w:sz w:val="22"/>
          <w:szCs w:val="22"/>
          <w:lang w:eastAsia="ko-KR"/>
        </w:rPr>
        <w:tab/>
      </w:r>
      <w:r>
        <w:rPr>
          <w:noProof/>
        </w:rPr>
        <w:t>Over-Current Protection</w:t>
      </w:r>
      <w:r>
        <w:rPr>
          <w:noProof/>
        </w:rPr>
        <w:tab/>
      </w:r>
      <w:r>
        <w:rPr>
          <w:noProof/>
        </w:rPr>
        <w:fldChar w:fldCharType="begin"/>
      </w:r>
      <w:r>
        <w:rPr>
          <w:noProof/>
        </w:rPr>
        <w:instrText xml:space="preserve"> PAGEREF _Toc130405542 \h </w:instrText>
      </w:r>
      <w:r>
        <w:rPr>
          <w:noProof/>
        </w:rPr>
      </w:r>
      <w:r>
        <w:rPr>
          <w:noProof/>
        </w:rPr>
        <w:fldChar w:fldCharType="separate"/>
      </w:r>
      <w:r>
        <w:rPr>
          <w:noProof/>
        </w:rPr>
        <w:t>33</w:t>
      </w:r>
      <w:r>
        <w:rPr>
          <w:noProof/>
        </w:rPr>
        <w:fldChar w:fldCharType="end"/>
      </w:r>
    </w:p>
    <w:p w14:paraId="31B86E13" w14:textId="59C1EE48" w:rsidR="000F2BCC" w:rsidRDefault="000F2BCC">
      <w:pPr>
        <w:pStyle w:val="TOC4"/>
        <w:rPr>
          <w:rFonts w:asciiTheme="minorHAnsi" w:eastAsiaTheme="minorEastAsia" w:hAnsiTheme="minorHAnsi" w:cstheme="minorBidi"/>
          <w:noProof/>
          <w:sz w:val="22"/>
          <w:szCs w:val="22"/>
          <w:lang w:eastAsia="ko-KR"/>
        </w:rPr>
      </w:pPr>
      <w:r w:rsidRPr="00635C2A">
        <w:rPr>
          <w:noProof/>
          <w:color w:val="000000"/>
        </w:rPr>
        <w:t>3.2.10.2</w:t>
      </w:r>
      <w:r>
        <w:rPr>
          <w:rFonts w:asciiTheme="minorHAnsi" w:eastAsiaTheme="minorEastAsia" w:hAnsiTheme="minorHAnsi" w:cstheme="minorBidi"/>
          <w:noProof/>
          <w:sz w:val="22"/>
          <w:szCs w:val="22"/>
          <w:lang w:eastAsia="ko-KR"/>
        </w:rPr>
        <w:tab/>
      </w:r>
      <w:r>
        <w:rPr>
          <w:noProof/>
        </w:rPr>
        <w:t>Over-Voltage Protection</w:t>
      </w:r>
      <w:r>
        <w:rPr>
          <w:noProof/>
        </w:rPr>
        <w:tab/>
      </w:r>
      <w:r>
        <w:rPr>
          <w:noProof/>
        </w:rPr>
        <w:fldChar w:fldCharType="begin"/>
      </w:r>
      <w:r>
        <w:rPr>
          <w:noProof/>
        </w:rPr>
        <w:instrText xml:space="preserve"> PAGEREF _Toc130405543 \h </w:instrText>
      </w:r>
      <w:r>
        <w:rPr>
          <w:noProof/>
        </w:rPr>
      </w:r>
      <w:r>
        <w:rPr>
          <w:noProof/>
        </w:rPr>
        <w:fldChar w:fldCharType="separate"/>
      </w:r>
      <w:r>
        <w:rPr>
          <w:noProof/>
        </w:rPr>
        <w:t>33</w:t>
      </w:r>
      <w:r>
        <w:rPr>
          <w:noProof/>
        </w:rPr>
        <w:fldChar w:fldCharType="end"/>
      </w:r>
    </w:p>
    <w:p w14:paraId="0B638A06" w14:textId="5C13CA97" w:rsidR="000F2BCC" w:rsidRDefault="000F2BCC">
      <w:pPr>
        <w:pStyle w:val="TOC4"/>
        <w:rPr>
          <w:rFonts w:asciiTheme="minorHAnsi" w:eastAsiaTheme="minorEastAsia" w:hAnsiTheme="minorHAnsi" w:cstheme="minorBidi"/>
          <w:noProof/>
          <w:sz w:val="22"/>
          <w:szCs w:val="22"/>
          <w:lang w:eastAsia="ko-KR"/>
        </w:rPr>
      </w:pPr>
      <w:r>
        <w:rPr>
          <w:noProof/>
        </w:rPr>
        <w:t>3.2.10.2.1</w:t>
      </w:r>
      <w:r>
        <w:rPr>
          <w:rFonts w:asciiTheme="minorHAnsi" w:eastAsiaTheme="minorEastAsia" w:hAnsiTheme="minorHAnsi" w:cstheme="minorBidi"/>
          <w:noProof/>
          <w:sz w:val="22"/>
          <w:szCs w:val="22"/>
          <w:lang w:eastAsia="ko-KR"/>
        </w:rPr>
        <w:tab/>
      </w:r>
      <w:r>
        <w:rPr>
          <w:noProof/>
        </w:rPr>
        <w:t>Input over voltage protection</w:t>
      </w:r>
      <w:r>
        <w:rPr>
          <w:noProof/>
        </w:rPr>
        <w:tab/>
      </w:r>
      <w:r>
        <w:rPr>
          <w:noProof/>
        </w:rPr>
        <w:fldChar w:fldCharType="begin"/>
      </w:r>
      <w:r>
        <w:rPr>
          <w:noProof/>
        </w:rPr>
        <w:instrText xml:space="preserve"> PAGEREF _Toc130405544 \h </w:instrText>
      </w:r>
      <w:r>
        <w:rPr>
          <w:noProof/>
        </w:rPr>
      </w:r>
      <w:r>
        <w:rPr>
          <w:noProof/>
        </w:rPr>
        <w:fldChar w:fldCharType="separate"/>
      </w:r>
      <w:r>
        <w:rPr>
          <w:noProof/>
        </w:rPr>
        <w:t>33</w:t>
      </w:r>
      <w:r>
        <w:rPr>
          <w:noProof/>
        </w:rPr>
        <w:fldChar w:fldCharType="end"/>
      </w:r>
    </w:p>
    <w:p w14:paraId="04B2C7B9" w14:textId="098CA89A" w:rsidR="000F2BCC" w:rsidRDefault="000F2BCC">
      <w:pPr>
        <w:pStyle w:val="TOC4"/>
        <w:rPr>
          <w:rFonts w:asciiTheme="minorHAnsi" w:eastAsiaTheme="minorEastAsia" w:hAnsiTheme="minorHAnsi" w:cstheme="minorBidi"/>
          <w:noProof/>
          <w:sz w:val="22"/>
          <w:szCs w:val="22"/>
          <w:lang w:eastAsia="ko-KR"/>
        </w:rPr>
      </w:pPr>
      <w:r>
        <w:rPr>
          <w:noProof/>
          <w:rtl/>
        </w:rPr>
        <w:t>3.2.10.2.2</w:t>
      </w:r>
      <w:r>
        <w:rPr>
          <w:rFonts w:asciiTheme="minorHAnsi" w:eastAsiaTheme="minorEastAsia" w:hAnsiTheme="minorHAnsi" w:cstheme="minorBidi"/>
          <w:noProof/>
          <w:sz w:val="22"/>
          <w:szCs w:val="22"/>
          <w:lang w:eastAsia="ko-KR"/>
        </w:rPr>
        <w:tab/>
      </w:r>
      <w:r>
        <w:rPr>
          <w:noProof/>
        </w:rPr>
        <w:t>Output over voltage protection</w:t>
      </w:r>
      <w:r>
        <w:rPr>
          <w:noProof/>
        </w:rPr>
        <w:tab/>
      </w:r>
      <w:r>
        <w:rPr>
          <w:noProof/>
        </w:rPr>
        <w:fldChar w:fldCharType="begin"/>
      </w:r>
      <w:r>
        <w:rPr>
          <w:noProof/>
        </w:rPr>
        <w:instrText xml:space="preserve"> PAGEREF _Toc130405545 \h </w:instrText>
      </w:r>
      <w:r>
        <w:rPr>
          <w:noProof/>
        </w:rPr>
      </w:r>
      <w:r>
        <w:rPr>
          <w:noProof/>
        </w:rPr>
        <w:fldChar w:fldCharType="separate"/>
      </w:r>
      <w:r>
        <w:rPr>
          <w:noProof/>
        </w:rPr>
        <w:t>33</w:t>
      </w:r>
      <w:r>
        <w:rPr>
          <w:noProof/>
        </w:rPr>
        <w:fldChar w:fldCharType="end"/>
      </w:r>
    </w:p>
    <w:p w14:paraId="59A4B8E1" w14:textId="720C90FA" w:rsidR="000F2BCC" w:rsidRDefault="000F2BCC">
      <w:pPr>
        <w:pStyle w:val="TOC4"/>
        <w:rPr>
          <w:rFonts w:asciiTheme="minorHAnsi" w:eastAsiaTheme="minorEastAsia" w:hAnsiTheme="minorHAnsi" w:cstheme="minorBidi"/>
          <w:noProof/>
          <w:sz w:val="22"/>
          <w:szCs w:val="22"/>
          <w:lang w:eastAsia="ko-KR"/>
        </w:rPr>
      </w:pPr>
      <w:r w:rsidRPr="00635C2A">
        <w:rPr>
          <w:noProof/>
          <w:color w:val="000000"/>
          <w:rtl/>
        </w:rPr>
        <w:lastRenderedPageBreak/>
        <w:t>3.2.10.3</w:t>
      </w:r>
      <w:r>
        <w:rPr>
          <w:rFonts w:asciiTheme="minorHAnsi" w:eastAsiaTheme="minorEastAsia" w:hAnsiTheme="minorHAnsi" w:cstheme="minorBidi"/>
          <w:noProof/>
          <w:sz w:val="22"/>
          <w:szCs w:val="22"/>
          <w:lang w:eastAsia="ko-KR"/>
        </w:rPr>
        <w:tab/>
      </w:r>
      <w:r>
        <w:rPr>
          <w:noProof/>
        </w:rPr>
        <w:t>Under-Voltage Protection</w:t>
      </w:r>
      <w:r>
        <w:rPr>
          <w:noProof/>
        </w:rPr>
        <w:tab/>
      </w:r>
      <w:r>
        <w:rPr>
          <w:noProof/>
        </w:rPr>
        <w:fldChar w:fldCharType="begin"/>
      </w:r>
      <w:r>
        <w:rPr>
          <w:noProof/>
        </w:rPr>
        <w:instrText xml:space="preserve"> PAGEREF _Toc130405546 \h </w:instrText>
      </w:r>
      <w:r>
        <w:rPr>
          <w:noProof/>
        </w:rPr>
      </w:r>
      <w:r>
        <w:rPr>
          <w:noProof/>
        </w:rPr>
        <w:fldChar w:fldCharType="separate"/>
      </w:r>
      <w:r>
        <w:rPr>
          <w:noProof/>
        </w:rPr>
        <w:t>34</w:t>
      </w:r>
      <w:r>
        <w:rPr>
          <w:noProof/>
        </w:rPr>
        <w:fldChar w:fldCharType="end"/>
      </w:r>
    </w:p>
    <w:p w14:paraId="1F55842E" w14:textId="0D64004A" w:rsidR="000F2BCC" w:rsidRDefault="000F2BCC">
      <w:pPr>
        <w:pStyle w:val="TOC4"/>
        <w:rPr>
          <w:rFonts w:asciiTheme="minorHAnsi" w:eastAsiaTheme="minorEastAsia" w:hAnsiTheme="minorHAnsi" w:cstheme="minorBidi"/>
          <w:noProof/>
          <w:sz w:val="22"/>
          <w:szCs w:val="22"/>
          <w:lang w:eastAsia="ko-KR"/>
        </w:rPr>
      </w:pPr>
      <w:r w:rsidRPr="00635C2A">
        <w:rPr>
          <w:noProof/>
          <w:color w:val="000000"/>
        </w:rPr>
        <w:t>3.2.10.4</w:t>
      </w:r>
      <w:r>
        <w:rPr>
          <w:rFonts w:asciiTheme="minorHAnsi" w:eastAsiaTheme="minorEastAsia" w:hAnsiTheme="minorHAnsi" w:cstheme="minorBidi"/>
          <w:noProof/>
          <w:sz w:val="22"/>
          <w:szCs w:val="22"/>
          <w:lang w:eastAsia="ko-KR"/>
        </w:rPr>
        <w:tab/>
      </w:r>
      <w:r>
        <w:rPr>
          <w:noProof/>
        </w:rPr>
        <w:t>Input Fuses / Circuit Breakers</w:t>
      </w:r>
      <w:r>
        <w:rPr>
          <w:noProof/>
        </w:rPr>
        <w:tab/>
      </w:r>
      <w:r>
        <w:rPr>
          <w:noProof/>
        </w:rPr>
        <w:fldChar w:fldCharType="begin"/>
      </w:r>
      <w:r>
        <w:rPr>
          <w:noProof/>
        </w:rPr>
        <w:instrText xml:space="preserve"> PAGEREF _Toc130405547 \h </w:instrText>
      </w:r>
      <w:r>
        <w:rPr>
          <w:noProof/>
        </w:rPr>
      </w:r>
      <w:r>
        <w:rPr>
          <w:noProof/>
        </w:rPr>
        <w:fldChar w:fldCharType="separate"/>
      </w:r>
      <w:r>
        <w:rPr>
          <w:noProof/>
        </w:rPr>
        <w:t>35</w:t>
      </w:r>
      <w:r>
        <w:rPr>
          <w:noProof/>
        </w:rPr>
        <w:fldChar w:fldCharType="end"/>
      </w:r>
    </w:p>
    <w:p w14:paraId="2EBC9687" w14:textId="5B35074C" w:rsidR="000F2BCC" w:rsidRDefault="000F2BCC">
      <w:pPr>
        <w:pStyle w:val="TOC4"/>
        <w:rPr>
          <w:rFonts w:asciiTheme="minorHAnsi" w:eastAsiaTheme="minorEastAsia" w:hAnsiTheme="minorHAnsi" w:cstheme="minorBidi"/>
          <w:noProof/>
          <w:sz w:val="22"/>
          <w:szCs w:val="22"/>
          <w:lang w:eastAsia="ko-KR"/>
        </w:rPr>
      </w:pPr>
      <w:r w:rsidRPr="00635C2A">
        <w:rPr>
          <w:noProof/>
          <w:color w:val="000000"/>
        </w:rPr>
        <w:t>3.2.10.5</w:t>
      </w:r>
      <w:r>
        <w:rPr>
          <w:rFonts w:asciiTheme="minorHAnsi" w:eastAsiaTheme="minorEastAsia" w:hAnsiTheme="minorHAnsi" w:cstheme="minorBidi"/>
          <w:noProof/>
          <w:sz w:val="22"/>
          <w:szCs w:val="22"/>
          <w:lang w:eastAsia="ko-KR"/>
        </w:rPr>
        <w:tab/>
      </w:r>
      <w:r>
        <w:rPr>
          <w:noProof/>
        </w:rPr>
        <w:t>Over-Temperature Protection</w:t>
      </w:r>
      <w:r>
        <w:rPr>
          <w:noProof/>
        </w:rPr>
        <w:tab/>
      </w:r>
      <w:r>
        <w:rPr>
          <w:noProof/>
        </w:rPr>
        <w:fldChar w:fldCharType="begin"/>
      </w:r>
      <w:r>
        <w:rPr>
          <w:noProof/>
        </w:rPr>
        <w:instrText xml:space="preserve"> PAGEREF _Toc130405548 \h </w:instrText>
      </w:r>
      <w:r>
        <w:rPr>
          <w:noProof/>
        </w:rPr>
      </w:r>
      <w:r>
        <w:rPr>
          <w:noProof/>
        </w:rPr>
        <w:fldChar w:fldCharType="separate"/>
      </w:r>
      <w:r>
        <w:rPr>
          <w:noProof/>
        </w:rPr>
        <w:t>35</w:t>
      </w:r>
      <w:r>
        <w:rPr>
          <w:noProof/>
        </w:rPr>
        <w:fldChar w:fldCharType="end"/>
      </w:r>
    </w:p>
    <w:p w14:paraId="13E78D44" w14:textId="6B6E1612" w:rsidR="000F2BCC" w:rsidRDefault="000F2BCC">
      <w:pPr>
        <w:pStyle w:val="TOC4"/>
        <w:rPr>
          <w:rFonts w:asciiTheme="minorHAnsi" w:eastAsiaTheme="minorEastAsia" w:hAnsiTheme="minorHAnsi" w:cstheme="minorBidi"/>
          <w:noProof/>
          <w:sz w:val="22"/>
          <w:szCs w:val="22"/>
          <w:lang w:eastAsia="ko-KR"/>
        </w:rPr>
      </w:pPr>
      <w:r w:rsidRPr="00635C2A">
        <w:rPr>
          <w:noProof/>
          <w:color w:val="000000"/>
        </w:rPr>
        <w:t>3.2.10.6</w:t>
      </w:r>
      <w:r>
        <w:rPr>
          <w:rFonts w:asciiTheme="minorHAnsi" w:eastAsiaTheme="minorEastAsia" w:hAnsiTheme="minorHAnsi" w:cstheme="minorBidi"/>
          <w:noProof/>
          <w:sz w:val="22"/>
          <w:szCs w:val="22"/>
          <w:lang w:eastAsia="ko-KR"/>
        </w:rPr>
        <w:tab/>
      </w:r>
      <w:r>
        <w:rPr>
          <w:noProof/>
        </w:rPr>
        <w:t>Reverse-Voltage Protection</w:t>
      </w:r>
      <w:r>
        <w:rPr>
          <w:noProof/>
        </w:rPr>
        <w:tab/>
      </w:r>
      <w:r>
        <w:rPr>
          <w:noProof/>
        </w:rPr>
        <w:fldChar w:fldCharType="begin"/>
      </w:r>
      <w:r>
        <w:rPr>
          <w:noProof/>
        </w:rPr>
        <w:instrText xml:space="preserve"> PAGEREF _Toc130405549 \h </w:instrText>
      </w:r>
      <w:r>
        <w:rPr>
          <w:noProof/>
        </w:rPr>
      </w:r>
      <w:r>
        <w:rPr>
          <w:noProof/>
        </w:rPr>
        <w:fldChar w:fldCharType="separate"/>
      </w:r>
      <w:r>
        <w:rPr>
          <w:noProof/>
        </w:rPr>
        <w:t>35</w:t>
      </w:r>
      <w:r>
        <w:rPr>
          <w:noProof/>
        </w:rPr>
        <w:fldChar w:fldCharType="end"/>
      </w:r>
    </w:p>
    <w:p w14:paraId="35232379" w14:textId="39C27A65" w:rsidR="000F2BCC" w:rsidRDefault="000F2BCC">
      <w:pPr>
        <w:pStyle w:val="TOC4"/>
        <w:rPr>
          <w:rFonts w:asciiTheme="minorHAnsi" w:eastAsiaTheme="minorEastAsia" w:hAnsiTheme="minorHAnsi" w:cstheme="minorBidi"/>
          <w:noProof/>
          <w:sz w:val="22"/>
          <w:szCs w:val="22"/>
          <w:lang w:eastAsia="ko-KR"/>
        </w:rPr>
      </w:pPr>
      <w:r w:rsidRPr="00635C2A">
        <w:rPr>
          <w:noProof/>
          <w:color w:val="000000"/>
        </w:rPr>
        <w:t>3.2.10.7</w:t>
      </w:r>
      <w:r>
        <w:rPr>
          <w:rFonts w:asciiTheme="minorHAnsi" w:eastAsiaTheme="minorEastAsia" w:hAnsiTheme="minorHAnsi" w:cstheme="minorBidi"/>
          <w:noProof/>
          <w:sz w:val="22"/>
          <w:szCs w:val="22"/>
          <w:lang w:eastAsia="ko-KR"/>
        </w:rPr>
        <w:tab/>
      </w:r>
      <w:r>
        <w:rPr>
          <w:noProof/>
        </w:rPr>
        <w:t>Missing-Phase Protection</w:t>
      </w:r>
      <w:r>
        <w:rPr>
          <w:noProof/>
        </w:rPr>
        <w:tab/>
      </w:r>
      <w:r>
        <w:rPr>
          <w:noProof/>
        </w:rPr>
        <w:fldChar w:fldCharType="begin"/>
      </w:r>
      <w:r>
        <w:rPr>
          <w:noProof/>
        </w:rPr>
        <w:instrText xml:space="preserve"> PAGEREF _Toc130405550 \h </w:instrText>
      </w:r>
      <w:r>
        <w:rPr>
          <w:noProof/>
        </w:rPr>
      </w:r>
      <w:r>
        <w:rPr>
          <w:noProof/>
        </w:rPr>
        <w:fldChar w:fldCharType="separate"/>
      </w:r>
      <w:r>
        <w:rPr>
          <w:noProof/>
        </w:rPr>
        <w:t>35</w:t>
      </w:r>
      <w:r>
        <w:rPr>
          <w:noProof/>
        </w:rPr>
        <w:fldChar w:fldCharType="end"/>
      </w:r>
    </w:p>
    <w:p w14:paraId="2014B486" w14:textId="75CC9C8E" w:rsidR="000F2BCC" w:rsidRDefault="000F2BCC">
      <w:pPr>
        <w:pStyle w:val="TOC2"/>
        <w:rPr>
          <w:rFonts w:asciiTheme="minorHAnsi" w:eastAsiaTheme="minorEastAsia" w:hAnsiTheme="minorHAnsi" w:cstheme="minorBidi"/>
          <w:noProof/>
          <w:sz w:val="22"/>
          <w:szCs w:val="22"/>
          <w:lang w:eastAsia="ko-KR"/>
        </w:rPr>
      </w:pPr>
      <w:r>
        <w:rPr>
          <w:noProof/>
        </w:rPr>
        <w:t>3.3</w:t>
      </w:r>
      <w:r>
        <w:rPr>
          <w:rFonts w:asciiTheme="minorHAnsi" w:eastAsiaTheme="minorEastAsia" w:hAnsiTheme="minorHAnsi" w:cstheme="minorBidi"/>
          <w:noProof/>
          <w:sz w:val="22"/>
          <w:szCs w:val="22"/>
          <w:lang w:eastAsia="ko-KR"/>
        </w:rPr>
        <w:tab/>
      </w:r>
      <w:r>
        <w:rPr>
          <w:noProof/>
        </w:rPr>
        <w:t>Physical Characteristics</w:t>
      </w:r>
      <w:r>
        <w:rPr>
          <w:noProof/>
        </w:rPr>
        <w:tab/>
      </w:r>
      <w:r>
        <w:rPr>
          <w:noProof/>
        </w:rPr>
        <w:fldChar w:fldCharType="begin"/>
      </w:r>
      <w:r>
        <w:rPr>
          <w:noProof/>
        </w:rPr>
        <w:instrText xml:space="preserve"> PAGEREF _Toc130405551 \h </w:instrText>
      </w:r>
      <w:r>
        <w:rPr>
          <w:noProof/>
        </w:rPr>
      </w:r>
      <w:r>
        <w:rPr>
          <w:noProof/>
        </w:rPr>
        <w:fldChar w:fldCharType="separate"/>
      </w:r>
      <w:r>
        <w:rPr>
          <w:noProof/>
        </w:rPr>
        <w:t>36</w:t>
      </w:r>
      <w:r>
        <w:rPr>
          <w:noProof/>
        </w:rPr>
        <w:fldChar w:fldCharType="end"/>
      </w:r>
    </w:p>
    <w:p w14:paraId="555E2ACE" w14:textId="702E2D24" w:rsidR="000F2BCC" w:rsidRDefault="000F2BCC">
      <w:pPr>
        <w:pStyle w:val="TOC3"/>
        <w:rPr>
          <w:rFonts w:asciiTheme="minorHAnsi" w:eastAsiaTheme="minorEastAsia" w:hAnsiTheme="minorHAnsi" w:cstheme="minorBidi"/>
          <w:noProof/>
          <w:sz w:val="22"/>
          <w:szCs w:val="22"/>
          <w:lang w:eastAsia="ko-KR"/>
        </w:rPr>
      </w:pPr>
      <w:r>
        <w:rPr>
          <w:noProof/>
        </w:rPr>
        <w:t>3.3.1</w:t>
      </w:r>
      <w:r>
        <w:rPr>
          <w:rFonts w:asciiTheme="minorHAnsi" w:eastAsiaTheme="minorEastAsia" w:hAnsiTheme="minorHAnsi" w:cstheme="minorBidi"/>
          <w:noProof/>
          <w:sz w:val="22"/>
          <w:szCs w:val="22"/>
          <w:lang w:eastAsia="ko-KR"/>
        </w:rPr>
        <w:tab/>
      </w:r>
      <w:r>
        <w:rPr>
          <w:noProof/>
        </w:rPr>
        <w:t>Weight</w:t>
      </w:r>
      <w:r>
        <w:rPr>
          <w:noProof/>
        </w:rPr>
        <w:tab/>
      </w:r>
      <w:r>
        <w:rPr>
          <w:noProof/>
        </w:rPr>
        <w:fldChar w:fldCharType="begin"/>
      </w:r>
      <w:r>
        <w:rPr>
          <w:noProof/>
        </w:rPr>
        <w:instrText xml:space="preserve"> PAGEREF _Toc130405552 \h </w:instrText>
      </w:r>
      <w:r>
        <w:rPr>
          <w:noProof/>
        </w:rPr>
      </w:r>
      <w:r>
        <w:rPr>
          <w:noProof/>
        </w:rPr>
        <w:fldChar w:fldCharType="separate"/>
      </w:r>
      <w:r>
        <w:rPr>
          <w:noProof/>
        </w:rPr>
        <w:t>36</w:t>
      </w:r>
      <w:r>
        <w:rPr>
          <w:noProof/>
        </w:rPr>
        <w:fldChar w:fldCharType="end"/>
      </w:r>
    </w:p>
    <w:p w14:paraId="189D0E89" w14:textId="6CD112A2" w:rsidR="000F2BCC" w:rsidRDefault="000F2BCC">
      <w:pPr>
        <w:pStyle w:val="TOC3"/>
        <w:rPr>
          <w:rFonts w:asciiTheme="minorHAnsi" w:eastAsiaTheme="minorEastAsia" w:hAnsiTheme="minorHAnsi" w:cstheme="minorBidi"/>
          <w:noProof/>
          <w:sz w:val="22"/>
          <w:szCs w:val="22"/>
          <w:lang w:eastAsia="ko-KR"/>
        </w:rPr>
      </w:pPr>
      <w:r>
        <w:rPr>
          <w:noProof/>
        </w:rPr>
        <w:t>3.3.2</w:t>
      </w:r>
      <w:r>
        <w:rPr>
          <w:rFonts w:asciiTheme="minorHAnsi" w:eastAsiaTheme="minorEastAsia" w:hAnsiTheme="minorHAnsi" w:cstheme="minorBidi"/>
          <w:noProof/>
          <w:sz w:val="22"/>
          <w:szCs w:val="22"/>
          <w:lang w:eastAsia="ko-KR"/>
        </w:rPr>
        <w:tab/>
      </w:r>
      <w:r>
        <w:rPr>
          <w:noProof/>
        </w:rPr>
        <w:t>Dimensions</w:t>
      </w:r>
      <w:r>
        <w:rPr>
          <w:noProof/>
        </w:rPr>
        <w:tab/>
      </w:r>
      <w:r>
        <w:rPr>
          <w:noProof/>
        </w:rPr>
        <w:fldChar w:fldCharType="begin"/>
      </w:r>
      <w:r>
        <w:rPr>
          <w:noProof/>
        </w:rPr>
        <w:instrText xml:space="preserve"> PAGEREF _Toc130405553 \h </w:instrText>
      </w:r>
      <w:r>
        <w:rPr>
          <w:noProof/>
        </w:rPr>
      </w:r>
      <w:r>
        <w:rPr>
          <w:noProof/>
        </w:rPr>
        <w:fldChar w:fldCharType="separate"/>
      </w:r>
      <w:r>
        <w:rPr>
          <w:noProof/>
        </w:rPr>
        <w:t>36</w:t>
      </w:r>
      <w:r>
        <w:rPr>
          <w:noProof/>
        </w:rPr>
        <w:fldChar w:fldCharType="end"/>
      </w:r>
    </w:p>
    <w:p w14:paraId="5C434E3F" w14:textId="1F9C9E96" w:rsidR="000F2BCC" w:rsidRDefault="000F2BCC">
      <w:pPr>
        <w:pStyle w:val="TOC3"/>
        <w:rPr>
          <w:rFonts w:asciiTheme="minorHAnsi" w:eastAsiaTheme="minorEastAsia" w:hAnsiTheme="minorHAnsi" w:cstheme="minorBidi"/>
          <w:noProof/>
          <w:sz w:val="22"/>
          <w:szCs w:val="22"/>
          <w:lang w:eastAsia="ko-KR"/>
        </w:rPr>
      </w:pPr>
      <w:r>
        <w:rPr>
          <w:noProof/>
        </w:rPr>
        <w:t>3.3.3</w:t>
      </w:r>
      <w:r>
        <w:rPr>
          <w:rFonts w:asciiTheme="minorHAnsi" w:eastAsiaTheme="minorEastAsia" w:hAnsiTheme="minorHAnsi" w:cstheme="minorBidi"/>
          <w:noProof/>
          <w:sz w:val="22"/>
          <w:szCs w:val="22"/>
          <w:lang w:eastAsia="ko-KR"/>
        </w:rPr>
        <w:tab/>
      </w:r>
      <w:r>
        <w:rPr>
          <w:noProof/>
        </w:rPr>
        <w:t>Color</w:t>
      </w:r>
      <w:r>
        <w:rPr>
          <w:noProof/>
        </w:rPr>
        <w:tab/>
      </w:r>
      <w:r>
        <w:rPr>
          <w:noProof/>
        </w:rPr>
        <w:fldChar w:fldCharType="begin"/>
      </w:r>
      <w:r>
        <w:rPr>
          <w:noProof/>
        </w:rPr>
        <w:instrText xml:space="preserve"> PAGEREF _Toc130405554 \h </w:instrText>
      </w:r>
      <w:r>
        <w:rPr>
          <w:noProof/>
        </w:rPr>
      </w:r>
      <w:r>
        <w:rPr>
          <w:noProof/>
        </w:rPr>
        <w:fldChar w:fldCharType="separate"/>
      </w:r>
      <w:r>
        <w:rPr>
          <w:noProof/>
        </w:rPr>
        <w:t>36</w:t>
      </w:r>
      <w:r>
        <w:rPr>
          <w:noProof/>
        </w:rPr>
        <w:fldChar w:fldCharType="end"/>
      </w:r>
    </w:p>
    <w:p w14:paraId="1D1DB4BC" w14:textId="576A8CC7" w:rsidR="000F2BCC" w:rsidRDefault="000F2BCC">
      <w:pPr>
        <w:pStyle w:val="TOC2"/>
        <w:rPr>
          <w:rFonts w:asciiTheme="minorHAnsi" w:eastAsiaTheme="minorEastAsia" w:hAnsiTheme="minorHAnsi" w:cstheme="minorBidi"/>
          <w:noProof/>
          <w:sz w:val="22"/>
          <w:szCs w:val="22"/>
          <w:lang w:eastAsia="ko-KR"/>
        </w:rPr>
      </w:pPr>
      <w:r>
        <w:rPr>
          <w:noProof/>
        </w:rPr>
        <w:t>3.4</w:t>
      </w:r>
      <w:r>
        <w:rPr>
          <w:rFonts w:asciiTheme="minorHAnsi" w:eastAsiaTheme="minorEastAsia" w:hAnsiTheme="minorHAnsi" w:cstheme="minorBidi"/>
          <w:noProof/>
          <w:sz w:val="22"/>
          <w:szCs w:val="22"/>
          <w:lang w:eastAsia="ko-KR"/>
        </w:rPr>
        <w:tab/>
      </w:r>
      <w:r>
        <w:rPr>
          <w:noProof/>
        </w:rPr>
        <w:t>External Interface</w:t>
      </w:r>
      <w:r>
        <w:rPr>
          <w:noProof/>
        </w:rPr>
        <w:tab/>
      </w:r>
      <w:r>
        <w:rPr>
          <w:noProof/>
        </w:rPr>
        <w:fldChar w:fldCharType="begin"/>
      </w:r>
      <w:r>
        <w:rPr>
          <w:noProof/>
        </w:rPr>
        <w:instrText xml:space="preserve"> PAGEREF _Toc130405555 \h </w:instrText>
      </w:r>
      <w:r>
        <w:rPr>
          <w:noProof/>
        </w:rPr>
      </w:r>
      <w:r>
        <w:rPr>
          <w:noProof/>
        </w:rPr>
        <w:fldChar w:fldCharType="separate"/>
      </w:r>
      <w:r>
        <w:rPr>
          <w:noProof/>
        </w:rPr>
        <w:t>37</w:t>
      </w:r>
      <w:r>
        <w:rPr>
          <w:noProof/>
        </w:rPr>
        <w:fldChar w:fldCharType="end"/>
      </w:r>
    </w:p>
    <w:p w14:paraId="17AB4EB7" w14:textId="4DEDD778" w:rsidR="000F2BCC" w:rsidRDefault="000F2BCC">
      <w:pPr>
        <w:pStyle w:val="TOC3"/>
        <w:rPr>
          <w:rFonts w:asciiTheme="minorHAnsi" w:eastAsiaTheme="minorEastAsia" w:hAnsiTheme="minorHAnsi" w:cstheme="minorBidi"/>
          <w:noProof/>
          <w:sz w:val="22"/>
          <w:szCs w:val="22"/>
          <w:lang w:eastAsia="ko-KR"/>
        </w:rPr>
      </w:pPr>
      <w:r>
        <w:rPr>
          <w:noProof/>
        </w:rPr>
        <w:t>3.4.1</w:t>
      </w:r>
      <w:r>
        <w:rPr>
          <w:rFonts w:asciiTheme="minorHAnsi" w:eastAsiaTheme="minorEastAsia" w:hAnsiTheme="minorHAnsi" w:cstheme="minorBidi"/>
          <w:noProof/>
          <w:sz w:val="22"/>
          <w:szCs w:val="22"/>
          <w:lang w:eastAsia="ko-KR"/>
        </w:rPr>
        <w:tab/>
      </w:r>
      <w:r>
        <w:rPr>
          <w:noProof/>
        </w:rPr>
        <w:t>AIRCRAFT - PSU Interface</w:t>
      </w:r>
      <w:r>
        <w:rPr>
          <w:noProof/>
        </w:rPr>
        <w:tab/>
      </w:r>
      <w:r>
        <w:rPr>
          <w:noProof/>
        </w:rPr>
        <w:fldChar w:fldCharType="begin"/>
      </w:r>
      <w:r>
        <w:rPr>
          <w:noProof/>
        </w:rPr>
        <w:instrText xml:space="preserve"> PAGEREF _Toc130405556 \h </w:instrText>
      </w:r>
      <w:r>
        <w:rPr>
          <w:noProof/>
        </w:rPr>
      </w:r>
      <w:r>
        <w:rPr>
          <w:noProof/>
        </w:rPr>
        <w:fldChar w:fldCharType="separate"/>
      </w:r>
      <w:r>
        <w:rPr>
          <w:noProof/>
        </w:rPr>
        <w:t>38</w:t>
      </w:r>
      <w:r>
        <w:rPr>
          <w:noProof/>
        </w:rPr>
        <w:fldChar w:fldCharType="end"/>
      </w:r>
    </w:p>
    <w:p w14:paraId="21F781B9" w14:textId="01331F71" w:rsidR="000F2BCC" w:rsidRDefault="000F2BCC">
      <w:pPr>
        <w:pStyle w:val="TOC3"/>
        <w:rPr>
          <w:rFonts w:asciiTheme="minorHAnsi" w:eastAsiaTheme="minorEastAsia" w:hAnsiTheme="minorHAnsi" w:cstheme="minorBidi"/>
          <w:noProof/>
          <w:sz w:val="22"/>
          <w:szCs w:val="22"/>
          <w:lang w:eastAsia="ko-KR"/>
        </w:rPr>
      </w:pPr>
      <w:r>
        <w:rPr>
          <w:noProof/>
        </w:rPr>
        <w:t>3.4.2</w:t>
      </w:r>
      <w:r>
        <w:rPr>
          <w:rFonts w:asciiTheme="minorHAnsi" w:eastAsiaTheme="minorEastAsia" w:hAnsiTheme="minorHAnsi" w:cstheme="minorBidi"/>
          <w:noProof/>
          <w:sz w:val="22"/>
          <w:szCs w:val="22"/>
          <w:lang w:eastAsia="ko-KR"/>
        </w:rPr>
        <w:tab/>
      </w:r>
      <w:r>
        <w:rPr>
          <w:noProof/>
        </w:rPr>
        <w:t>PSU-MIU Interface</w:t>
      </w:r>
      <w:r>
        <w:rPr>
          <w:noProof/>
        </w:rPr>
        <w:tab/>
      </w:r>
      <w:r>
        <w:rPr>
          <w:noProof/>
        </w:rPr>
        <w:fldChar w:fldCharType="begin"/>
      </w:r>
      <w:r>
        <w:rPr>
          <w:noProof/>
        </w:rPr>
        <w:instrText xml:space="preserve"> PAGEREF _Toc130405557 \h </w:instrText>
      </w:r>
      <w:r>
        <w:rPr>
          <w:noProof/>
        </w:rPr>
      </w:r>
      <w:r>
        <w:rPr>
          <w:noProof/>
        </w:rPr>
        <w:fldChar w:fldCharType="separate"/>
      </w:r>
      <w:r>
        <w:rPr>
          <w:noProof/>
        </w:rPr>
        <w:t>38</w:t>
      </w:r>
      <w:r>
        <w:rPr>
          <w:noProof/>
        </w:rPr>
        <w:fldChar w:fldCharType="end"/>
      </w:r>
    </w:p>
    <w:p w14:paraId="2F38555F" w14:textId="6658CF59" w:rsidR="000F2BCC" w:rsidRDefault="000F2BCC">
      <w:pPr>
        <w:pStyle w:val="TOC3"/>
        <w:rPr>
          <w:rFonts w:asciiTheme="minorHAnsi" w:eastAsiaTheme="minorEastAsia" w:hAnsiTheme="minorHAnsi" w:cstheme="minorBidi"/>
          <w:noProof/>
          <w:sz w:val="22"/>
          <w:szCs w:val="22"/>
          <w:lang w:eastAsia="ko-KR"/>
        </w:rPr>
      </w:pPr>
      <w:r>
        <w:rPr>
          <w:noProof/>
        </w:rPr>
        <w:t>3.4.3</w:t>
      </w:r>
      <w:r>
        <w:rPr>
          <w:rFonts w:asciiTheme="minorHAnsi" w:eastAsiaTheme="minorEastAsia" w:hAnsiTheme="minorHAnsi" w:cstheme="minorBidi"/>
          <w:noProof/>
          <w:sz w:val="22"/>
          <w:szCs w:val="22"/>
          <w:lang w:eastAsia="ko-KR"/>
        </w:rPr>
        <w:tab/>
      </w:r>
      <w:r>
        <w:rPr>
          <w:noProof/>
        </w:rPr>
        <w:t>PSU-Test Panel Interface</w:t>
      </w:r>
      <w:r>
        <w:rPr>
          <w:noProof/>
        </w:rPr>
        <w:tab/>
      </w:r>
      <w:r>
        <w:rPr>
          <w:noProof/>
        </w:rPr>
        <w:fldChar w:fldCharType="begin"/>
      </w:r>
      <w:r>
        <w:rPr>
          <w:noProof/>
        </w:rPr>
        <w:instrText xml:space="preserve"> PAGEREF _Toc130405558 \h </w:instrText>
      </w:r>
      <w:r>
        <w:rPr>
          <w:noProof/>
        </w:rPr>
      </w:r>
      <w:r>
        <w:rPr>
          <w:noProof/>
        </w:rPr>
        <w:fldChar w:fldCharType="separate"/>
      </w:r>
      <w:r>
        <w:rPr>
          <w:noProof/>
        </w:rPr>
        <w:t>39</w:t>
      </w:r>
      <w:r>
        <w:rPr>
          <w:noProof/>
        </w:rPr>
        <w:fldChar w:fldCharType="end"/>
      </w:r>
    </w:p>
    <w:p w14:paraId="1F2FFC13" w14:textId="37A04FDD" w:rsidR="000F2BCC" w:rsidRDefault="000F2BCC">
      <w:pPr>
        <w:pStyle w:val="TOC3"/>
        <w:rPr>
          <w:rFonts w:asciiTheme="minorHAnsi" w:eastAsiaTheme="minorEastAsia" w:hAnsiTheme="minorHAnsi" w:cstheme="minorBidi"/>
          <w:noProof/>
          <w:sz w:val="22"/>
          <w:szCs w:val="22"/>
          <w:lang w:eastAsia="ko-KR"/>
        </w:rPr>
      </w:pPr>
      <w:r>
        <w:rPr>
          <w:noProof/>
        </w:rPr>
        <w:t>3.4.4</w:t>
      </w:r>
      <w:r>
        <w:rPr>
          <w:rFonts w:asciiTheme="minorHAnsi" w:eastAsiaTheme="minorEastAsia" w:hAnsiTheme="minorHAnsi" w:cstheme="minorBidi"/>
          <w:noProof/>
          <w:sz w:val="22"/>
          <w:szCs w:val="22"/>
          <w:lang w:eastAsia="ko-KR"/>
        </w:rPr>
        <w:tab/>
      </w:r>
      <w:r>
        <w:rPr>
          <w:noProof/>
        </w:rPr>
        <w:t>PSU-INS Interface</w:t>
      </w:r>
      <w:r>
        <w:rPr>
          <w:noProof/>
        </w:rPr>
        <w:tab/>
      </w:r>
      <w:r>
        <w:rPr>
          <w:noProof/>
        </w:rPr>
        <w:fldChar w:fldCharType="begin"/>
      </w:r>
      <w:r>
        <w:rPr>
          <w:noProof/>
        </w:rPr>
        <w:instrText xml:space="preserve"> PAGEREF _Toc130405559 \h </w:instrText>
      </w:r>
      <w:r>
        <w:rPr>
          <w:noProof/>
        </w:rPr>
      </w:r>
      <w:r>
        <w:rPr>
          <w:noProof/>
        </w:rPr>
        <w:fldChar w:fldCharType="separate"/>
      </w:r>
      <w:r>
        <w:rPr>
          <w:noProof/>
        </w:rPr>
        <w:t>39</w:t>
      </w:r>
      <w:r>
        <w:rPr>
          <w:noProof/>
        </w:rPr>
        <w:fldChar w:fldCharType="end"/>
      </w:r>
    </w:p>
    <w:p w14:paraId="0EE62139" w14:textId="22A7AF6B" w:rsidR="000F2BCC" w:rsidRDefault="000F2BCC">
      <w:pPr>
        <w:pStyle w:val="TOC3"/>
        <w:rPr>
          <w:rFonts w:asciiTheme="minorHAnsi" w:eastAsiaTheme="minorEastAsia" w:hAnsiTheme="minorHAnsi" w:cstheme="minorBidi"/>
          <w:noProof/>
          <w:sz w:val="22"/>
          <w:szCs w:val="22"/>
          <w:lang w:eastAsia="ko-KR"/>
        </w:rPr>
      </w:pPr>
      <w:r>
        <w:rPr>
          <w:noProof/>
        </w:rPr>
        <w:t>3.4.5</w:t>
      </w:r>
      <w:r>
        <w:rPr>
          <w:rFonts w:asciiTheme="minorHAnsi" w:eastAsiaTheme="minorEastAsia" w:hAnsiTheme="minorHAnsi" w:cstheme="minorBidi"/>
          <w:noProof/>
          <w:sz w:val="22"/>
          <w:szCs w:val="22"/>
          <w:lang w:eastAsia="ko-KR"/>
        </w:rPr>
        <w:tab/>
      </w:r>
      <w:r>
        <w:rPr>
          <w:noProof/>
        </w:rPr>
        <w:t>PSU-Camera Interface</w:t>
      </w:r>
      <w:r>
        <w:rPr>
          <w:noProof/>
        </w:rPr>
        <w:tab/>
      </w:r>
      <w:r>
        <w:rPr>
          <w:noProof/>
        </w:rPr>
        <w:fldChar w:fldCharType="begin"/>
      </w:r>
      <w:r>
        <w:rPr>
          <w:noProof/>
        </w:rPr>
        <w:instrText xml:space="preserve"> PAGEREF _Toc130405560 \h </w:instrText>
      </w:r>
      <w:r>
        <w:rPr>
          <w:noProof/>
        </w:rPr>
      </w:r>
      <w:r>
        <w:rPr>
          <w:noProof/>
        </w:rPr>
        <w:fldChar w:fldCharType="separate"/>
      </w:r>
      <w:r>
        <w:rPr>
          <w:noProof/>
        </w:rPr>
        <w:t>39</w:t>
      </w:r>
      <w:r>
        <w:rPr>
          <w:noProof/>
        </w:rPr>
        <w:fldChar w:fldCharType="end"/>
      </w:r>
    </w:p>
    <w:p w14:paraId="2D9543A7" w14:textId="01F7C1D6" w:rsidR="000F2BCC" w:rsidRDefault="000F2BCC">
      <w:pPr>
        <w:pStyle w:val="TOC3"/>
        <w:rPr>
          <w:rFonts w:asciiTheme="minorHAnsi" w:eastAsiaTheme="minorEastAsia" w:hAnsiTheme="minorHAnsi" w:cstheme="minorBidi"/>
          <w:noProof/>
          <w:sz w:val="22"/>
          <w:szCs w:val="22"/>
          <w:lang w:eastAsia="ko-KR"/>
        </w:rPr>
      </w:pPr>
      <w:r>
        <w:rPr>
          <w:noProof/>
        </w:rPr>
        <w:t>3.4.6</w:t>
      </w:r>
      <w:r>
        <w:rPr>
          <w:rFonts w:asciiTheme="minorHAnsi" w:eastAsiaTheme="minorEastAsia" w:hAnsiTheme="minorHAnsi" w:cstheme="minorBidi"/>
          <w:noProof/>
          <w:sz w:val="22"/>
          <w:szCs w:val="22"/>
          <w:lang w:eastAsia="ko-KR"/>
        </w:rPr>
        <w:tab/>
      </w:r>
      <w:r>
        <w:rPr>
          <w:noProof/>
        </w:rPr>
        <w:t>PSU-ADLS Interface</w:t>
      </w:r>
      <w:r>
        <w:rPr>
          <w:noProof/>
        </w:rPr>
        <w:tab/>
      </w:r>
      <w:r>
        <w:rPr>
          <w:noProof/>
        </w:rPr>
        <w:fldChar w:fldCharType="begin"/>
      </w:r>
      <w:r>
        <w:rPr>
          <w:noProof/>
        </w:rPr>
        <w:instrText xml:space="preserve"> PAGEREF _Toc130405561 \h </w:instrText>
      </w:r>
      <w:r>
        <w:rPr>
          <w:noProof/>
        </w:rPr>
      </w:r>
      <w:r>
        <w:rPr>
          <w:noProof/>
        </w:rPr>
        <w:fldChar w:fldCharType="separate"/>
      </w:r>
      <w:r>
        <w:rPr>
          <w:noProof/>
        </w:rPr>
        <w:t>40</w:t>
      </w:r>
      <w:r>
        <w:rPr>
          <w:noProof/>
        </w:rPr>
        <w:fldChar w:fldCharType="end"/>
      </w:r>
    </w:p>
    <w:p w14:paraId="52511D22" w14:textId="1BAC5C1F" w:rsidR="000F2BCC" w:rsidRDefault="000F2BCC">
      <w:pPr>
        <w:pStyle w:val="TOC3"/>
        <w:rPr>
          <w:rFonts w:asciiTheme="minorHAnsi" w:eastAsiaTheme="minorEastAsia" w:hAnsiTheme="minorHAnsi" w:cstheme="minorBidi"/>
          <w:noProof/>
          <w:sz w:val="22"/>
          <w:szCs w:val="22"/>
          <w:lang w:eastAsia="ko-KR"/>
        </w:rPr>
      </w:pPr>
      <w:r>
        <w:rPr>
          <w:noProof/>
        </w:rPr>
        <w:t>3.4.7</w:t>
      </w:r>
      <w:r>
        <w:rPr>
          <w:rFonts w:asciiTheme="minorHAnsi" w:eastAsiaTheme="minorEastAsia" w:hAnsiTheme="minorHAnsi" w:cstheme="minorBidi"/>
          <w:noProof/>
          <w:sz w:val="22"/>
          <w:szCs w:val="22"/>
          <w:lang w:eastAsia="ko-KR"/>
        </w:rPr>
        <w:tab/>
      </w:r>
      <w:r>
        <w:rPr>
          <w:noProof/>
        </w:rPr>
        <w:t>PSU-EDU Interface</w:t>
      </w:r>
      <w:r>
        <w:rPr>
          <w:noProof/>
        </w:rPr>
        <w:tab/>
      </w:r>
      <w:r>
        <w:rPr>
          <w:noProof/>
        </w:rPr>
        <w:fldChar w:fldCharType="begin"/>
      </w:r>
      <w:r>
        <w:rPr>
          <w:noProof/>
        </w:rPr>
        <w:instrText xml:space="preserve"> PAGEREF _Toc130405562 \h </w:instrText>
      </w:r>
      <w:r>
        <w:rPr>
          <w:noProof/>
        </w:rPr>
      </w:r>
      <w:r>
        <w:rPr>
          <w:noProof/>
        </w:rPr>
        <w:fldChar w:fldCharType="separate"/>
      </w:r>
      <w:r>
        <w:rPr>
          <w:noProof/>
        </w:rPr>
        <w:t>40</w:t>
      </w:r>
      <w:r>
        <w:rPr>
          <w:noProof/>
        </w:rPr>
        <w:fldChar w:fldCharType="end"/>
      </w:r>
    </w:p>
    <w:p w14:paraId="0CD7756D" w14:textId="40E867CC" w:rsidR="000F2BCC" w:rsidRDefault="000F2BCC">
      <w:pPr>
        <w:pStyle w:val="TOC3"/>
        <w:rPr>
          <w:rFonts w:asciiTheme="minorHAnsi" w:eastAsiaTheme="minorEastAsia" w:hAnsiTheme="minorHAnsi" w:cstheme="minorBidi"/>
          <w:noProof/>
          <w:sz w:val="22"/>
          <w:szCs w:val="22"/>
          <w:lang w:eastAsia="ko-KR"/>
        </w:rPr>
      </w:pPr>
      <w:r>
        <w:rPr>
          <w:noProof/>
        </w:rPr>
        <w:t>3.4.8</w:t>
      </w:r>
      <w:r>
        <w:rPr>
          <w:rFonts w:asciiTheme="minorHAnsi" w:eastAsiaTheme="minorEastAsia" w:hAnsiTheme="minorHAnsi" w:cstheme="minorBidi"/>
          <w:noProof/>
          <w:sz w:val="22"/>
          <w:szCs w:val="22"/>
          <w:lang w:eastAsia="ko-KR"/>
        </w:rPr>
        <w:tab/>
      </w:r>
      <w:r>
        <w:rPr>
          <w:noProof/>
        </w:rPr>
        <w:t>PSU-SPARE Interface (FFI)</w:t>
      </w:r>
      <w:r>
        <w:rPr>
          <w:noProof/>
        </w:rPr>
        <w:tab/>
      </w:r>
      <w:r>
        <w:rPr>
          <w:noProof/>
        </w:rPr>
        <w:fldChar w:fldCharType="begin"/>
      </w:r>
      <w:r>
        <w:rPr>
          <w:noProof/>
        </w:rPr>
        <w:instrText xml:space="preserve"> PAGEREF _Toc130405563 \h </w:instrText>
      </w:r>
      <w:r>
        <w:rPr>
          <w:noProof/>
        </w:rPr>
      </w:r>
      <w:r>
        <w:rPr>
          <w:noProof/>
        </w:rPr>
        <w:fldChar w:fldCharType="separate"/>
      </w:r>
      <w:r>
        <w:rPr>
          <w:noProof/>
        </w:rPr>
        <w:t>40</w:t>
      </w:r>
      <w:r>
        <w:rPr>
          <w:noProof/>
        </w:rPr>
        <w:fldChar w:fldCharType="end"/>
      </w:r>
    </w:p>
    <w:p w14:paraId="40C0826E" w14:textId="00448332" w:rsidR="000F2BCC" w:rsidRDefault="000F2BCC">
      <w:pPr>
        <w:pStyle w:val="TOC3"/>
        <w:rPr>
          <w:rFonts w:asciiTheme="minorHAnsi" w:eastAsiaTheme="minorEastAsia" w:hAnsiTheme="minorHAnsi" w:cstheme="minorBidi"/>
          <w:noProof/>
          <w:sz w:val="22"/>
          <w:szCs w:val="22"/>
          <w:lang w:eastAsia="ko-KR"/>
        </w:rPr>
      </w:pPr>
      <w:r>
        <w:rPr>
          <w:noProof/>
        </w:rPr>
        <w:t>3.4.9</w:t>
      </w:r>
      <w:r>
        <w:rPr>
          <w:rFonts w:asciiTheme="minorHAnsi" w:eastAsiaTheme="minorEastAsia" w:hAnsiTheme="minorHAnsi" w:cstheme="minorBidi"/>
          <w:noProof/>
          <w:sz w:val="22"/>
          <w:szCs w:val="22"/>
          <w:lang w:eastAsia="ko-KR"/>
        </w:rPr>
        <w:tab/>
      </w:r>
      <w:r>
        <w:rPr>
          <w:noProof/>
        </w:rPr>
        <w:t>PSU-TCU Interface</w:t>
      </w:r>
      <w:r>
        <w:rPr>
          <w:noProof/>
        </w:rPr>
        <w:tab/>
      </w:r>
      <w:r>
        <w:rPr>
          <w:noProof/>
        </w:rPr>
        <w:fldChar w:fldCharType="begin"/>
      </w:r>
      <w:r>
        <w:rPr>
          <w:noProof/>
        </w:rPr>
        <w:instrText xml:space="preserve"> PAGEREF _Toc130405564 \h </w:instrText>
      </w:r>
      <w:r>
        <w:rPr>
          <w:noProof/>
        </w:rPr>
      </w:r>
      <w:r>
        <w:rPr>
          <w:noProof/>
        </w:rPr>
        <w:fldChar w:fldCharType="separate"/>
      </w:r>
      <w:r>
        <w:rPr>
          <w:noProof/>
        </w:rPr>
        <w:t>40</w:t>
      </w:r>
      <w:r>
        <w:rPr>
          <w:noProof/>
        </w:rPr>
        <w:fldChar w:fldCharType="end"/>
      </w:r>
    </w:p>
    <w:p w14:paraId="345899C4" w14:textId="65179FA1" w:rsidR="000F2BCC" w:rsidRDefault="000F2BCC">
      <w:pPr>
        <w:pStyle w:val="TOC3"/>
        <w:rPr>
          <w:rFonts w:asciiTheme="minorHAnsi" w:eastAsiaTheme="minorEastAsia" w:hAnsiTheme="minorHAnsi" w:cstheme="minorBidi"/>
          <w:noProof/>
          <w:sz w:val="22"/>
          <w:szCs w:val="22"/>
          <w:lang w:eastAsia="ko-KR"/>
        </w:rPr>
      </w:pPr>
      <w:r>
        <w:rPr>
          <w:noProof/>
        </w:rPr>
        <w:t>3.4.10</w:t>
      </w:r>
      <w:r>
        <w:rPr>
          <w:rFonts w:asciiTheme="minorHAnsi" w:eastAsiaTheme="minorEastAsia" w:hAnsiTheme="minorHAnsi" w:cstheme="minorBidi"/>
          <w:noProof/>
          <w:sz w:val="22"/>
          <w:szCs w:val="22"/>
          <w:lang w:eastAsia="ko-KR"/>
        </w:rPr>
        <w:tab/>
      </w:r>
      <w:r>
        <w:rPr>
          <w:noProof/>
        </w:rPr>
        <w:t>Plug &amp; Play interface for a Testing Equipment</w:t>
      </w:r>
      <w:r>
        <w:rPr>
          <w:noProof/>
        </w:rPr>
        <w:tab/>
      </w:r>
      <w:r>
        <w:rPr>
          <w:noProof/>
        </w:rPr>
        <w:fldChar w:fldCharType="begin"/>
      </w:r>
      <w:r>
        <w:rPr>
          <w:noProof/>
        </w:rPr>
        <w:instrText xml:space="preserve"> PAGEREF _Toc130405565 \h </w:instrText>
      </w:r>
      <w:r>
        <w:rPr>
          <w:noProof/>
        </w:rPr>
      </w:r>
      <w:r>
        <w:rPr>
          <w:noProof/>
        </w:rPr>
        <w:fldChar w:fldCharType="separate"/>
      </w:r>
      <w:r>
        <w:rPr>
          <w:noProof/>
        </w:rPr>
        <w:t>41</w:t>
      </w:r>
      <w:r>
        <w:rPr>
          <w:noProof/>
        </w:rPr>
        <w:fldChar w:fldCharType="end"/>
      </w:r>
    </w:p>
    <w:p w14:paraId="460FCBF2" w14:textId="560737D3" w:rsidR="000F2BCC" w:rsidRDefault="000F2BCC">
      <w:pPr>
        <w:pStyle w:val="TOC3"/>
        <w:rPr>
          <w:rFonts w:asciiTheme="minorHAnsi" w:eastAsiaTheme="minorEastAsia" w:hAnsiTheme="minorHAnsi" w:cstheme="minorBidi"/>
          <w:noProof/>
          <w:sz w:val="22"/>
          <w:szCs w:val="22"/>
          <w:lang w:eastAsia="ko-KR"/>
        </w:rPr>
      </w:pPr>
      <w:r>
        <w:rPr>
          <w:noProof/>
        </w:rPr>
        <w:t>3.4.11</w:t>
      </w:r>
      <w:r>
        <w:rPr>
          <w:rFonts w:asciiTheme="minorHAnsi" w:eastAsiaTheme="minorEastAsia" w:hAnsiTheme="minorHAnsi" w:cstheme="minorBidi"/>
          <w:noProof/>
          <w:sz w:val="22"/>
          <w:szCs w:val="22"/>
          <w:lang w:eastAsia="ko-KR"/>
        </w:rPr>
        <w:tab/>
      </w:r>
      <w:r>
        <w:rPr>
          <w:noProof/>
        </w:rPr>
        <w:t>Mechanical/Thermal Interface</w:t>
      </w:r>
      <w:r>
        <w:rPr>
          <w:noProof/>
        </w:rPr>
        <w:tab/>
      </w:r>
      <w:r>
        <w:rPr>
          <w:noProof/>
        </w:rPr>
        <w:fldChar w:fldCharType="begin"/>
      </w:r>
      <w:r>
        <w:rPr>
          <w:noProof/>
        </w:rPr>
        <w:instrText xml:space="preserve"> PAGEREF _Toc130405566 \h </w:instrText>
      </w:r>
      <w:r>
        <w:rPr>
          <w:noProof/>
        </w:rPr>
      </w:r>
      <w:r>
        <w:rPr>
          <w:noProof/>
        </w:rPr>
        <w:fldChar w:fldCharType="separate"/>
      </w:r>
      <w:r>
        <w:rPr>
          <w:noProof/>
        </w:rPr>
        <w:t>41</w:t>
      </w:r>
      <w:r>
        <w:rPr>
          <w:noProof/>
        </w:rPr>
        <w:fldChar w:fldCharType="end"/>
      </w:r>
    </w:p>
    <w:p w14:paraId="670FD149" w14:textId="4B03EBD8" w:rsidR="000F2BCC" w:rsidRDefault="000F2BCC">
      <w:pPr>
        <w:pStyle w:val="TOC4"/>
        <w:rPr>
          <w:rFonts w:asciiTheme="minorHAnsi" w:eastAsiaTheme="minorEastAsia" w:hAnsiTheme="minorHAnsi" w:cstheme="minorBidi"/>
          <w:noProof/>
          <w:sz w:val="22"/>
          <w:szCs w:val="22"/>
          <w:lang w:eastAsia="ko-KR"/>
        </w:rPr>
      </w:pPr>
      <w:r w:rsidRPr="00635C2A">
        <w:rPr>
          <w:noProof/>
          <w:color w:val="000000"/>
        </w:rPr>
        <w:t>3.4.11.1</w:t>
      </w:r>
      <w:r>
        <w:rPr>
          <w:rFonts w:asciiTheme="minorHAnsi" w:eastAsiaTheme="minorEastAsia" w:hAnsiTheme="minorHAnsi" w:cstheme="minorBidi"/>
          <w:noProof/>
          <w:sz w:val="22"/>
          <w:szCs w:val="22"/>
          <w:lang w:eastAsia="ko-KR"/>
        </w:rPr>
        <w:tab/>
      </w:r>
      <w:r>
        <w:rPr>
          <w:noProof/>
        </w:rPr>
        <w:t>Thermal Interface</w:t>
      </w:r>
      <w:r>
        <w:rPr>
          <w:noProof/>
        </w:rPr>
        <w:tab/>
      </w:r>
      <w:r>
        <w:rPr>
          <w:noProof/>
        </w:rPr>
        <w:fldChar w:fldCharType="begin"/>
      </w:r>
      <w:r>
        <w:rPr>
          <w:noProof/>
        </w:rPr>
        <w:instrText xml:space="preserve"> PAGEREF _Toc130405567 \h </w:instrText>
      </w:r>
      <w:r>
        <w:rPr>
          <w:noProof/>
        </w:rPr>
      </w:r>
      <w:r>
        <w:rPr>
          <w:noProof/>
        </w:rPr>
        <w:fldChar w:fldCharType="separate"/>
      </w:r>
      <w:r>
        <w:rPr>
          <w:noProof/>
        </w:rPr>
        <w:t>41</w:t>
      </w:r>
      <w:r>
        <w:rPr>
          <w:noProof/>
        </w:rPr>
        <w:fldChar w:fldCharType="end"/>
      </w:r>
    </w:p>
    <w:p w14:paraId="64DCDD92" w14:textId="641BEDB3" w:rsidR="000F2BCC" w:rsidRDefault="000F2BCC">
      <w:pPr>
        <w:pStyle w:val="TOC4"/>
        <w:rPr>
          <w:rFonts w:asciiTheme="minorHAnsi" w:eastAsiaTheme="minorEastAsia" w:hAnsiTheme="minorHAnsi" w:cstheme="minorBidi"/>
          <w:noProof/>
          <w:sz w:val="22"/>
          <w:szCs w:val="22"/>
          <w:lang w:eastAsia="ko-KR"/>
        </w:rPr>
      </w:pPr>
      <w:r w:rsidRPr="00635C2A">
        <w:rPr>
          <w:noProof/>
          <w:color w:val="000000"/>
        </w:rPr>
        <w:t>3.4.11.2</w:t>
      </w:r>
      <w:r>
        <w:rPr>
          <w:rFonts w:asciiTheme="minorHAnsi" w:eastAsiaTheme="minorEastAsia" w:hAnsiTheme="minorHAnsi" w:cstheme="minorBidi"/>
          <w:noProof/>
          <w:sz w:val="22"/>
          <w:szCs w:val="22"/>
          <w:lang w:eastAsia="ko-KR"/>
        </w:rPr>
        <w:tab/>
      </w:r>
      <w:r>
        <w:rPr>
          <w:noProof/>
        </w:rPr>
        <w:t>Mechanical Interface</w:t>
      </w:r>
      <w:r>
        <w:rPr>
          <w:noProof/>
        </w:rPr>
        <w:tab/>
      </w:r>
      <w:r>
        <w:rPr>
          <w:noProof/>
        </w:rPr>
        <w:fldChar w:fldCharType="begin"/>
      </w:r>
      <w:r>
        <w:rPr>
          <w:noProof/>
        </w:rPr>
        <w:instrText xml:space="preserve"> PAGEREF _Toc130405568 \h </w:instrText>
      </w:r>
      <w:r>
        <w:rPr>
          <w:noProof/>
        </w:rPr>
      </w:r>
      <w:r>
        <w:rPr>
          <w:noProof/>
        </w:rPr>
        <w:fldChar w:fldCharType="separate"/>
      </w:r>
      <w:r>
        <w:rPr>
          <w:noProof/>
        </w:rPr>
        <w:t>41</w:t>
      </w:r>
      <w:r>
        <w:rPr>
          <w:noProof/>
        </w:rPr>
        <w:fldChar w:fldCharType="end"/>
      </w:r>
    </w:p>
    <w:p w14:paraId="082D1424" w14:textId="0837C3B3" w:rsidR="000F2BCC" w:rsidRDefault="000F2BCC">
      <w:pPr>
        <w:pStyle w:val="TOC2"/>
        <w:rPr>
          <w:rFonts w:asciiTheme="minorHAnsi" w:eastAsiaTheme="minorEastAsia" w:hAnsiTheme="minorHAnsi" w:cstheme="minorBidi"/>
          <w:noProof/>
          <w:sz w:val="22"/>
          <w:szCs w:val="22"/>
          <w:lang w:eastAsia="ko-KR"/>
        </w:rPr>
      </w:pPr>
      <w:r>
        <w:rPr>
          <w:noProof/>
        </w:rPr>
        <w:t>3.5</w:t>
      </w:r>
      <w:r>
        <w:rPr>
          <w:rFonts w:asciiTheme="minorHAnsi" w:eastAsiaTheme="minorEastAsia" w:hAnsiTheme="minorHAnsi" w:cstheme="minorBidi"/>
          <w:noProof/>
          <w:sz w:val="22"/>
          <w:szCs w:val="22"/>
          <w:lang w:eastAsia="ko-KR"/>
        </w:rPr>
        <w:tab/>
      </w:r>
      <w:r>
        <w:rPr>
          <w:noProof/>
        </w:rPr>
        <w:t>Internal Interface</w:t>
      </w:r>
      <w:r>
        <w:rPr>
          <w:noProof/>
        </w:rPr>
        <w:tab/>
      </w:r>
      <w:r>
        <w:rPr>
          <w:noProof/>
        </w:rPr>
        <w:fldChar w:fldCharType="begin"/>
      </w:r>
      <w:r>
        <w:rPr>
          <w:noProof/>
        </w:rPr>
        <w:instrText xml:space="preserve"> PAGEREF _Toc130405569 \h </w:instrText>
      </w:r>
      <w:r>
        <w:rPr>
          <w:noProof/>
        </w:rPr>
      </w:r>
      <w:r>
        <w:rPr>
          <w:noProof/>
        </w:rPr>
        <w:fldChar w:fldCharType="separate"/>
      </w:r>
      <w:r>
        <w:rPr>
          <w:noProof/>
        </w:rPr>
        <w:t>42</w:t>
      </w:r>
      <w:r>
        <w:rPr>
          <w:noProof/>
        </w:rPr>
        <w:fldChar w:fldCharType="end"/>
      </w:r>
    </w:p>
    <w:p w14:paraId="446A6459" w14:textId="3198E2B1" w:rsidR="000F2BCC" w:rsidRDefault="000F2BCC">
      <w:pPr>
        <w:pStyle w:val="TOC2"/>
        <w:rPr>
          <w:rFonts w:asciiTheme="minorHAnsi" w:eastAsiaTheme="minorEastAsia" w:hAnsiTheme="minorHAnsi" w:cstheme="minorBidi"/>
          <w:noProof/>
          <w:sz w:val="22"/>
          <w:szCs w:val="22"/>
          <w:lang w:eastAsia="ko-KR"/>
        </w:rPr>
      </w:pPr>
      <w:r>
        <w:rPr>
          <w:noProof/>
        </w:rPr>
        <w:t>3.6</w:t>
      </w:r>
      <w:r>
        <w:rPr>
          <w:rFonts w:asciiTheme="minorHAnsi" w:eastAsiaTheme="minorEastAsia" w:hAnsiTheme="minorHAnsi" w:cstheme="minorBidi"/>
          <w:noProof/>
          <w:sz w:val="22"/>
          <w:szCs w:val="22"/>
          <w:lang w:eastAsia="ko-KR"/>
        </w:rPr>
        <w:tab/>
      </w:r>
      <w:r>
        <w:rPr>
          <w:noProof/>
        </w:rPr>
        <w:t>Safety</w:t>
      </w:r>
      <w:r>
        <w:rPr>
          <w:noProof/>
        </w:rPr>
        <w:tab/>
      </w:r>
      <w:r>
        <w:rPr>
          <w:noProof/>
        </w:rPr>
        <w:fldChar w:fldCharType="begin"/>
      </w:r>
      <w:r>
        <w:rPr>
          <w:noProof/>
        </w:rPr>
        <w:instrText xml:space="preserve"> PAGEREF _Toc130405570 \h </w:instrText>
      </w:r>
      <w:r>
        <w:rPr>
          <w:noProof/>
        </w:rPr>
      </w:r>
      <w:r>
        <w:rPr>
          <w:noProof/>
        </w:rPr>
        <w:fldChar w:fldCharType="separate"/>
      </w:r>
      <w:r>
        <w:rPr>
          <w:noProof/>
        </w:rPr>
        <w:t>42</w:t>
      </w:r>
      <w:r>
        <w:rPr>
          <w:noProof/>
        </w:rPr>
        <w:fldChar w:fldCharType="end"/>
      </w:r>
    </w:p>
    <w:p w14:paraId="409877CF" w14:textId="3189BCA5" w:rsidR="000F2BCC" w:rsidRDefault="000F2BCC">
      <w:pPr>
        <w:pStyle w:val="TOC3"/>
        <w:rPr>
          <w:rFonts w:asciiTheme="minorHAnsi" w:eastAsiaTheme="minorEastAsia" w:hAnsiTheme="minorHAnsi" w:cstheme="minorBidi"/>
          <w:noProof/>
          <w:sz w:val="22"/>
          <w:szCs w:val="22"/>
          <w:lang w:eastAsia="ko-KR"/>
        </w:rPr>
      </w:pPr>
      <w:r>
        <w:rPr>
          <w:noProof/>
        </w:rPr>
        <w:t>3.6.1</w:t>
      </w:r>
      <w:r>
        <w:rPr>
          <w:rFonts w:asciiTheme="minorHAnsi" w:eastAsiaTheme="minorEastAsia" w:hAnsiTheme="minorHAnsi" w:cstheme="minorBidi"/>
          <w:noProof/>
          <w:sz w:val="22"/>
          <w:szCs w:val="22"/>
          <w:lang w:eastAsia="ko-KR"/>
        </w:rPr>
        <w:tab/>
      </w:r>
      <w:r>
        <w:rPr>
          <w:noProof/>
        </w:rPr>
        <w:t>Capacitor Discharge</w:t>
      </w:r>
      <w:r>
        <w:rPr>
          <w:noProof/>
        </w:rPr>
        <w:tab/>
      </w:r>
      <w:r>
        <w:rPr>
          <w:noProof/>
        </w:rPr>
        <w:fldChar w:fldCharType="begin"/>
      </w:r>
      <w:r>
        <w:rPr>
          <w:noProof/>
        </w:rPr>
        <w:instrText xml:space="preserve"> PAGEREF _Toc130405571 \h </w:instrText>
      </w:r>
      <w:r>
        <w:rPr>
          <w:noProof/>
        </w:rPr>
      </w:r>
      <w:r>
        <w:rPr>
          <w:noProof/>
        </w:rPr>
        <w:fldChar w:fldCharType="separate"/>
      </w:r>
      <w:r>
        <w:rPr>
          <w:noProof/>
        </w:rPr>
        <w:t>42</w:t>
      </w:r>
      <w:r>
        <w:rPr>
          <w:noProof/>
        </w:rPr>
        <w:fldChar w:fldCharType="end"/>
      </w:r>
    </w:p>
    <w:p w14:paraId="343912FF" w14:textId="07C98F5B" w:rsidR="000F2BCC" w:rsidRDefault="000F2BCC">
      <w:pPr>
        <w:pStyle w:val="TOC2"/>
        <w:rPr>
          <w:rFonts w:asciiTheme="minorHAnsi" w:eastAsiaTheme="minorEastAsia" w:hAnsiTheme="minorHAnsi" w:cstheme="minorBidi"/>
          <w:noProof/>
          <w:sz w:val="22"/>
          <w:szCs w:val="22"/>
          <w:lang w:eastAsia="ko-KR"/>
        </w:rPr>
      </w:pPr>
      <w:r>
        <w:rPr>
          <w:noProof/>
        </w:rPr>
        <w:t>3.7</w:t>
      </w:r>
      <w:r>
        <w:rPr>
          <w:rFonts w:asciiTheme="minorHAnsi" w:eastAsiaTheme="minorEastAsia" w:hAnsiTheme="minorHAnsi" w:cstheme="minorBidi"/>
          <w:noProof/>
          <w:sz w:val="22"/>
          <w:szCs w:val="22"/>
          <w:lang w:eastAsia="ko-KR"/>
        </w:rPr>
        <w:tab/>
      </w:r>
      <w:r>
        <w:rPr>
          <w:noProof/>
        </w:rPr>
        <w:t>Reliability</w:t>
      </w:r>
      <w:r>
        <w:rPr>
          <w:noProof/>
        </w:rPr>
        <w:tab/>
      </w:r>
      <w:r>
        <w:rPr>
          <w:noProof/>
        </w:rPr>
        <w:fldChar w:fldCharType="begin"/>
      </w:r>
      <w:r>
        <w:rPr>
          <w:noProof/>
        </w:rPr>
        <w:instrText xml:space="preserve"> PAGEREF _Toc130405572 \h </w:instrText>
      </w:r>
      <w:r>
        <w:rPr>
          <w:noProof/>
        </w:rPr>
      </w:r>
      <w:r>
        <w:rPr>
          <w:noProof/>
        </w:rPr>
        <w:fldChar w:fldCharType="separate"/>
      </w:r>
      <w:r>
        <w:rPr>
          <w:noProof/>
        </w:rPr>
        <w:t>42</w:t>
      </w:r>
      <w:r>
        <w:rPr>
          <w:noProof/>
        </w:rPr>
        <w:fldChar w:fldCharType="end"/>
      </w:r>
    </w:p>
    <w:p w14:paraId="0C9A8F77" w14:textId="5A1D21A8" w:rsidR="000F2BCC" w:rsidRDefault="000F2BCC">
      <w:pPr>
        <w:pStyle w:val="TOC3"/>
        <w:rPr>
          <w:rFonts w:asciiTheme="minorHAnsi" w:eastAsiaTheme="minorEastAsia" w:hAnsiTheme="minorHAnsi" w:cstheme="minorBidi"/>
          <w:noProof/>
          <w:sz w:val="22"/>
          <w:szCs w:val="22"/>
          <w:lang w:eastAsia="ko-KR"/>
        </w:rPr>
      </w:pPr>
      <w:r>
        <w:rPr>
          <w:noProof/>
        </w:rPr>
        <w:t>3.7.1</w:t>
      </w:r>
      <w:r>
        <w:rPr>
          <w:rFonts w:asciiTheme="minorHAnsi" w:eastAsiaTheme="minorEastAsia" w:hAnsiTheme="minorHAnsi" w:cstheme="minorBidi"/>
          <w:noProof/>
          <w:sz w:val="22"/>
          <w:szCs w:val="22"/>
          <w:lang w:eastAsia="ko-KR"/>
        </w:rPr>
        <w:tab/>
      </w:r>
      <w:r>
        <w:rPr>
          <w:noProof/>
        </w:rPr>
        <w:t>Reliability Prediction</w:t>
      </w:r>
      <w:r>
        <w:rPr>
          <w:noProof/>
        </w:rPr>
        <w:tab/>
      </w:r>
      <w:r>
        <w:rPr>
          <w:noProof/>
        </w:rPr>
        <w:fldChar w:fldCharType="begin"/>
      </w:r>
      <w:r>
        <w:rPr>
          <w:noProof/>
        </w:rPr>
        <w:instrText xml:space="preserve"> PAGEREF _Toc130405573 \h </w:instrText>
      </w:r>
      <w:r>
        <w:rPr>
          <w:noProof/>
        </w:rPr>
      </w:r>
      <w:r>
        <w:rPr>
          <w:noProof/>
        </w:rPr>
        <w:fldChar w:fldCharType="separate"/>
      </w:r>
      <w:r>
        <w:rPr>
          <w:noProof/>
        </w:rPr>
        <w:t>42</w:t>
      </w:r>
      <w:r>
        <w:rPr>
          <w:noProof/>
        </w:rPr>
        <w:fldChar w:fldCharType="end"/>
      </w:r>
    </w:p>
    <w:p w14:paraId="207E7F01" w14:textId="7C30CEE6" w:rsidR="000F2BCC" w:rsidRDefault="000F2BCC">
      <w:pPr>
        <w:pStyle w:val="TOC3"/>
        <w:rPr>
          <w:rFonts w:asciiTheme="minorHAnsi" w:eastAsiaTheme="minorEastAsia" w:hAnsiTheme="minorHAnsi" w:cstheme="minorBidi"/>
          <w:noProof/>
          <w:sz w:val="22"/>
          <w:szCs w:val="22"/>
          <w:lang w:eastAsia="ko-KR"/>
        </w:rPr>
      </w:pPr>
      <w:r>
        <w:rPr>
          <w:noProof/>
        </w:rPr>
        <w:t>3.7.2</w:t>
      </w:r>
      <w:r>
        <w:rPr>
          <w:rFonts w:asciiTheme="minorHAnsi" w:eastAsiaTheme="minorEastAsia" w:hAnsiTheme="minorHAnsi" w:cstheme="minorBidi"/>
          <w:noProof/>
          <w:sz w:val="22"/>
          <w:szCs w:val="22"/>
          <w:lang w:eastAsia="ko-KR"/>
        </w:rPr>
        <w:tab/>
      </w:r>
      <w:r>
        <w:rPr>
          <w:noProof/>
        </w:rPr>
        <w:t>Specified MTBF</w:t>
      </w:r>
      <w:r>
        <w:rPr>
          <w:noProof/>
        </w:rPr>
        <w:tab/>
      </w:r>
      <w:r>
        <w:rPr>
          <w:noProof/>
        </w:rPr>
        <w:fldChar w:fldCharType="begin"/>
      </w:r>
      <w:r>
        <w:rPr>
          <w:noProof/>
        </w:rPr>
        <w:instrText xml:space="preserve"> PAGEREF _Toc130405574 \h </w:instrText>
      </w:r>
      <w:r>
        <w:rPr>
          <w:noProof/>
        </w:rPr>
      </w:r>
      <w:r>
        <w:rPr>
          <w:noProof/>
        </w:rPr>
        <w:fldChar w:fldCharType="separate"/>
      </w:r>
      <w:r>
        <w:rPr>
          <w:noProof/>
        </w:rPr>
        <w:t>43</w:t>
      </w:r>
      <w:r>
        <w:rPr>
          <w:noProof/>
        </w:rPr>
        <w:fldChar w:fldCharType="end"/>
      </w:r>
    </w:p>
    <w:p w14:paraId="2FDB1ABD" w14:textId="2D4EE9AC" w:rsidR="000F2BCC" w:rsidRDefault="000F2BCC">
      <w:pPr>
        <w:pStyle w:val="TOC3"/>
        <w:rPr>
          <w:rFonts w:asciiTheme="minorHAnsi" w:eastAsiaTheme="minorEastAsia" w:hAnsiTheme="minorHAnsi" w:cstheme="minorBidi"/>
          <w:noProof/>
          <w:sz w:val="22"/>
          <w:szCs w:val="22"/>
          <w:lang w:eastAsia="ko-KR"/>
        </w:rPr>
      </w:pPr>
      <w:r>
        <w:rPr>
          <w:noProof/>
        </w:rPr>
        <w:t>3.7.3</w:t>
      </w:r>
      <w:r>
        <w:rPr>
          <w:rFonts w:asciiTheme="minorHAnsi" w:eastAsiaTheme="minorEastAsia" w:hAnsiTheme="minorHAnsi" w:cstheme="minorBidi"/>
          <w:noProof/>
          <w:sz w:val="22"/>
          <w:szCs w:val="22"/>
          <w:lang w:eastAsia="ko-KR"/>
        </w:rPr>
        <w:tab/>
      </w:r>
      <w:r>
        <w:rPr>
          <w:noProof/>
        </w:rPr>
        <w:t>Service Life</w:t>
      </w:r>
      <w:r>
        <w:rPr>
          <w:noProof/>
        </w:rPr>
        <w:tab/>
      </w:r>
      <w:r>
        <w:rPr>
          <w:noProof/>
        </w:rPr>
        <w:fldChar w:fldCharType="begin"/>
      </w:r>
      <w:r>
        <w:rPr>
          <w:noProof/>
        </w:rPr>
        <w:instrText xml:space="preserve"> PAGEREF _Toc130405575 \h </w:instrText>
      </w:r>
      <w:r>
        <w:rPr>
          <w:noProof/>
        </w:rPr>
      </w:r>
      <w:r>
        <w:rPr>
          <w:noProof/>
        </w:rPr>
        <w:fldChar w:fldCharType="separate"/>
      </w:r>
      <w:r>
        <w:rPr>
          <w:noProof/>
        </w:rPr>
        <w:t>43</w:t>
      </w:r>
      <w:r>
        <w:rPr>
          <w:noProof/>
        </w:rPr>
        <w:fldChar w:fldCharType="end"/>
      </w:r>
    </w:p>
    <w:p w14:paraId="039D822E" w14:textId="6E95E87C" w:rsidR="000F2BCC" w:rsidRDefault="000F2BCC">
      <w:pPr>
        <w:pStyle w:val="TOC3"/>
        <w:rPr>
          <w:rFonts w:asciiTheme="minorHAnsi" w:eastAsiaTheme="minorEastAsia" w:hAnsiTheme="minorHAnsi" w:cstheme="minorBidi"/>
          <w:noProof/>
          <w:sz w:val="22"/>
          <w:szCs w:val="22"/>
          <w:lang w:eastAsia="ko-KR"/>
        </w:rPr>
      </w:pPr>
      <w:r>
        <w:rPr>
          <w:noProof/>
        </w:rPr>
        <w:t>3.7.4</w:t>
      </w:r>
      <w:r>
        <w:rPr>
          <w:rFonts w:asciiTheme="minorHAnsi" w:eastAsiaTheme="minorEastAsia" w:hAnsiTheme="minorHAnsi" w:cstheme="minorBidi"/>
          <w:noProof/>
          <w:sz w:val="22"/>
          <w:szCs w:val="22"/>
          <w:lang w:eastAsia="ko-KR"/>
        </w:rPr>
        <w:tab/>
      </w:r>
      <w:r>
        <w:rPr>
          <w:noProof/>
        </w:rPr>
        <w:t>Operational Reliability</w:t>
      </w:r>
      <w:r>
        <w:rPr>
          <w:noProof/>
        </w:rPr>
        <w:tab/>
      </w:r>
      <w:r>
        <w:rPr>
          <w:noProof/>
        </w:rPr>
        <w:fldChar w:fldCharType="begin"/>
      </w:r>
      <w:r>
        <w:rPr>
          <w:noProof/>
        </w:rPr>
        <w:instrText xml:space="preserve"> PAGEREF _Toc130405576 \h </w:instrText>
      </w:r>
      <w:r>
        <w:rPr>
          <w:noProof/>
        </w:rPr>
      </w:r>
      <w:r>
        <w:rPr>
          <w:noProof/>
        </w:rPr>
        <w:fldChar w:fldCharType="separate"/>
      </w:r>
      <w:r>
        <w:rPr>
          <w:noProof/>
        </w:rPr>
        <w:t>43</w:t>
      </w:r>
      <w:r>
        <w:rPr>
          <w:noProof/>
        </w:rPr>
        <w:fldChar w:fldCharType="end"/>
      </w:r>
    </w:p>
    <w:p w14:paraId="4C97D70E" w14:textId="1D9A1737" w:rsidR="000F2BCC" w:rsidRDefault="000F2BCC">
      <w:pPr>
        <w:pStyle w:val="TOC2"/>
        <w:rPr>
          <w:rFonts w:asciiTheme="minorHAnsi" w:eastAsiaTheme="minorEastAsia" w:hAnsiTheme="minorHAnsi" w:cstheme="minorBidi"/>
          <w:noProof/>
          <w:sz w:val="22"/>
          <w:szCs w:val="22"/>
          <w:lang w:eastAsia="ko-KR"/>
        </w:rPr>
      </w:pPr>
      <w:r>
        <w:rPr>
          <w:noProof/>
        </w:rPr>
        <w:t>3.8</w:t>
      </w:r>
      <w:r>
        <w:rPr>
          <w:rFonts w:asciiTheme="minorHAnsi" w:eastAsiaTheme="minorEastAsia" w:hAnsiTheme="minorHAnsi" w:cstheme="minorBidi"/>
          <w:noProof/>
          <w:sz w:val="22"/>
          <w:szCs w:val="22"/>
          <w:lang w:eastAsia="ko-KR"/>
        </w:rPr>
        <w:tab/>
      </w:r>
      <w:r>
        <w:rPr>
          <w:noProof/>
        </w:rPr>
        <w:t>Maintainability</w:t>
      </w:r>
      <w:r>
        <w:rPr>
          <w:noProof/>
        </w:rPr>
        <w:tab/>
      </w:r>
      <w:r>
        <w:rPr>
          <w:noProof/>
        </w:rPr>
        <w:fldChar w:fldCharType="begin"/>
      </w:r>
      <w:r>
        <w:rPr>
          <w:noProof/>
        </w:rPr>
        <w:instrText xml:space="preserve"> PAGEREF _Toc130405577 \h </w:instrText>
      </w:r>
      <w:r>
        <w:rPr>
          <w:noProof/>
        </w:rPr>
      </w:r>
      <w:r>
        <w:rPr>
          <w:noProof/>
        </w:rPr>
        <w:fldChar w:fldCharType="separate"/>
      </w:r>
      <w:r>
        <w:rPr>
          <w:noProof/>
        </w:rPr>
        <w:t>44</w:t>
      </w:r>
      <w:r>
        <w:rPr>
          <w:noProof/>
        </w:rPr>
        <w:fldChar w:fldCharType="end"/>
      </w:r>
    </w:p>
    <w:p w14:paraId="782224B3" w14:textId="5A1B60CC" w:rsidR="000F2BCC" w:rsidRDefault="000F2BCC">
      <w:pPr>
        <w:pStyle w:val="TOC3"/>
        <w:rPr>
          <w:rFonts w:asciiTheme="minorHAnsi" w:eastAsiaTheme="minorEastAsia" w:hAnsiTheme="minorHAnsi" w:cstheme="minorBidi"/>
          <w:noProof/>
          <w:sz w:val="22"/>
          <w:szCs w:val="22"/>
          <w:lang w:eastAsia="ko-KR"/>
        </w:rPr>
      </w:pPr>
      <w:r>
        <w:rPr>
          <w:noProof/>
        </w:rPr>
        <w:t>3.8.1</w:t>
      </w:r>
      <w:r>
        <w:rPr>
          <w:rFonts w:asciiTheme="minorHAnsi" w:eastAsiaTheme="minorEastAsia" w:hAnsiTheme="minorHAnsi" w:cstheme="minorBidi"/>
          <w:noProof/>
          <w:sz w:val="22"/>
          <w:szCs w:val="22"/>
          <w:lang w:eastAsia="ko-KR"/>
        </w:rPr>
        <w:tab/>
      </w:r>
      <w:r>
        <w:rPr>
          <w:noProof/>
        </w:rPr>
        <w:t>Maintenance Design Guide Lines</w:t>
      </w:r>
      <w:r>
        <w:rPr>
          <w:noProof/>
        </w:rPr>
        <w:tab/>
      </w:r>
      <w:r>
        <w:rPr>
          <w:noProof/>
        </w:rPr>
        <w:fldChar w:fldCharType="begin"/>
      </w:r>
      <w:r>
        <w:rPr>
          <w:noProof/>
        </w:rPr>
        <w:instrText xml:space="preserve"> PAGEREF _Toc130405578 \h </w:instrText>
      </w:r>
      <w:r>
        <w:rPr>
          <w:noProof/>
        </w:rPr>
      </w:r>
      <w:r>
        <w:rPr>
          <w:noProof/>
        </w:rPr>
        <w:fldChar w:fldCharType="separate"/>
      </w:r>
      <w:r>
        <w:rPr>
          <w:noProof/>
        </w:rPr>
        <w:t>44</w:t>
      </w:r>
      <w:r>
        <w:rPr>
          <w:noProof/>
        </w:rPr>
        <w:fldChar w:fldCharType="end"/>
      </w:r>
    </w:p>
    <w:p w14:paraId="50E6E774" w14:textId="422457F1" w:rsidR="000F2BCC" w:rsidRDefault="000F2BCC">
      <w:pPr>
        <w:pStyle w:val="TOC3"/>
        <w:rPr>
          <w:rFonts w:asciiTheme="minorHAnsi" w:eastAsiaTheme="minorEastAsia" w:hAnsiTheme="minorHAnsi" w:cstheme="minorBidi"/>
          <w:noProof/>
          <w:sz w:val="22"/>
          <w:szCs w:val="22"/>
          <w:lang w:eastAsia="ko-KR"/>
        </w:rPr>
      </w:pPr>
      <w:r>
        <w:rPr>
          <w:noProof/>
        </w:rPr>
        <w:t>3.8.2</w:t>
      </w:r>
      <w:r>
        <w:rPr>
          <w:rFonts w:asciiTheme="minorHAnsi" w:eastAsiaTheme="minorEastAsia" w:hAnsiTheme="minorHAnsi" w:cstheme="minorBidi"/>
          <w:noProof/>
          <w:sz w:val="22"/>
          <w:szCs w:val="22"/>
          <w:lang w:eastAsia="ko-KR"/>
        </w:rPr>
        <w:tab/>
      </w:r>
      <w:r>
        <w:rPr>
          <w:noProof/>
        </w:rPr>
        <w:t>Test Points and Test Connectors</w:t>
      </w:r>
      <w:r>
        <w:rPr>
          <w:noProof/>
        </w:rPr>
        <w:tab/>
      </w:r>
      <w:r>
        <w:rPr>
          <w:noProof/>
        </w:rPr>
        <w:fldChar w:fldCharType="begin"/>
      </w:r>
      <w:r>
        <w:rPr>
          <w:noProof/>
        </w:rPr>
        <w:instrText xml:space="preserve"> PAGEREF _Toc130405579 \h </w:instrText>
      </w:r>
      <w:r>
        <w:rPr>
          <w:noProof/>
        </w:rPr>
      </w:r>
      <w:r>
        <w:rPr>
          <w:noProof/>
        </w:rPr>
        <w:fldChar w:fldCharType="separate"/>
      </w:r>
      <w:r>
        <w:rPr>
          <w:noProof/>
        </w:rPr>
        <w:t>45</w:t>
      </w:r>
      <w:r>
        <w:rPr>
          <w:noProof/>
        </w:rPr>
        <w:fldChar w:fldCharType="end"/>
      </w:r>
    </w:p>
    <w:p w14:paraId="454A33DE" w14:textId="435A6FAB" w:rsidR="000F2BCC" w:rsidRDefault="000F2BCC">
      <w:pPr>
        <w:pStyle w:val="TOC3"/>
        <w:rPr>
          <w:rFonts w:asciiTheme="minorHAnsi" w:eastAsiaTheme="minorEastAsia" w:hAnsiTheme="minorHAnsi" w:cstheme="minorBidi"/>
          <w:noProof/>
          <w:sz w:val="22"/>
          <w:szCs w:val="22"/>
          <w:lang w:eastAsia="ko-KR"/>
        </w:rPr>
      </w:pPr>
      <w:r>
        <w:rPr>
          <w:noProof/>
        </w:rPr>
        <w:t>3.8.3</w:t>
      </w:r>
      <w:r>
        <w:rPr>
          <w:rFonts w:asciiTheme="minorHAnsi" w:eastAsiaTheme="minorEastAsia" w:hAnsiTheme="minorHAnsi" w:cstheme="minorBidi"/>
          <w:noProof/>
          <w:sz w:val="22"/>
          <w:szCs w:val="22"/>
          <w:lang w:eastAsia="ko-KR"/>
        </w:rPr>
        <w:tab/>
      </w:r>
      <w:r>
        <w:rPr>
          <w:noProof/>
        </w:rPr>
        <w:t>Serial Number Indication</w:t>
      </w:r>
      <w:r>
        <w:rPr>
          <w:noProof/>
        </w:rPr>
        <w:tab/>
      </w:r>
      <w:r>
        <w:rPr>
          <w:noProof/>
        </w:rPr>
        <w:fldChar w:fldCharType="begin"/>
      </w:r>
      <w:r>
        <w:rPr>
          <w:noProof/>
        </w:rPr>
        <w:instrText xml:space="preserve"> PAGEREF _Toc130405580 \h </w:instrText>
      </w:r>
      <w:r>
        <w:rPr>
          <w:noProof/>
        </w:rPr>
      </w:r>
      <w:r>
        <w:rPr>
          <w:noProof/>
        </w:rPr>
        <w:fldChar w:fldCharType="separate"/>
      </w:r>
      <w:r>
        <w:rPr>
          <w:noProof/>
        </w:rPr>
        <w:t>45</w:t>
      </w:r>
      <w:r>
        <w:rPr>
          <w:noProof/>
        </w:rPr>
        <w:fldChar w:fldCharType="end"/>
      </w:r>
    </w:p>
    <w:p w14:paraId="4AB4A69C" w14:textId="114CC46C" w:rsidR="000F2BCC" w:rsidRDefault="000F2BCC">
      <w:pPr>
        <w:pStyle w:val="TOC3"/>
        <w:rPr>
          <w:rFonts w:asciiTheme="minorHAnsi" w:eastAsiaTheme="minorEastAsia" w:hAnsiTheme="minorHAnsi" w:cstheme="minorBidi"/>
          <w:noProof/>
          <w:sz w:val="22"/>
          <w:szCs w:val="22"/>
          <w:lang w:eastAsia="ko-KR"/>
        </w:rPr>
      </w:pPr>
      <w:r>
        <w:rPr>
          <w:noProof/>
        </w:rPr>
        <w:t>3.8.4</w:t>
      </w:r>
      <w:r>
        <w:rPr>
          <w:rFonts w:asciiTheme="minorHAnsi" w:eastAsiaTheme="minorEastAsia" w:hAnsiTheme="minorHAnsi" w:cstheme="minorBidi"/>
          <w:noProof/>
          <w:sz w:val="22"/>
          <w:szCs w:val="22"/>
          <w:lang w:eastAsia="ko-KR"/>
        </w:rPr>
        <w:tab/>
      </w:r>
      <w:r>
        <w:rPr>
          <w:noProof/>
        </w:rPr>
        <w:t>Elapsed Time Indication (ETI)</w:t>
      </w:r>
      <w:r>
        <w:rPr>
          <w:noProof/>
        </w:rPr>
        <w:tab/>
      </w:r>
      <w:r>
        <w:rPr>
          <w:noProof/>
        </w:rPr>
        <w:fldChar w:fldCharType="begin"/>
      </w:r>
      <w:r>
        <w:rPr>
          <w:noProof/>
        </w:rPr>
        <w:instrText xml:space="preserve"> PAGEREF _Toc130405581 \h </w:instrText>
      </w:r>
      <w:r>
        <w:rPr>
          <w:noProof/>
        </w:rPr>
      </w:r>
      <w:r>
        <w:rPr>
          <w:noProof/>
        </w:rPr>
        <w:fldChar w:fldCharType="separate"/>
      </w:r>
      <w:r>
        <w:rPr>
          <w:noProof/>
        </w:rPr>
        <w:t>45</w:t>
      </w:r>
      <w:r>
        <w:rPr>
          <w:noProof/>
        </w:rPr>
        <w:fldChar w:fldCharType="end"/>
      </w:r>
    </w:p>
    <w:p w14:paraId="0F689C25" w14:textId="2F9FB7A2" w:rsidR="000F2BCC" w:rsidRDefault="000F2BCC">
      <w:pPr>
        <w:pStyle w:val="TOC3"/>
        <w:rPr>
          <w:rFonts w:asciiTheme="minorHAnsi" w:eastAsiaTheme="minorEastAsia" w:hAnsiTheme="minorHAnsi" w:cstheme="minorBidi"/>
          <w:noProof/>
          <w:sz w:val="22"/>
          <w:szCs w:val="22"/>
          <w:lang w:eastAsia="ko-KR"/>
        </w:rPr>
      </w:pPr>
      <w:r>
        <w:rPr>
          <w:noProof/>
        </w:rPr>
        <w:t>3.8.5</w:t>
      </w:r>
      <w:r>
        <w:rPr>
          <w:rFonts w:asciiTheme="minorHAnsi" w:eastAsiaTheme="minorEastAsia" w:hAnsiTheme="minorHAnsi" w:cstheme="minorBidi"/>
          <w:noProof/>
          <w:sz w:val="22"/>
          <w:szCs w:val="22"/>
          <w:lang w:eastAsia="ko-KR"/>
        </w:rPr>
        <w:tab/>
      </w:r>
      <w:r>
        <w:rPr>
          <w:noProof/>
        </w:rPr>
        <w:t>Elapsed Time Meter (ETM)</w:t>
      </w:r>
      <w:r>
        <w:rPr>
          <w:noProof/>
        </w:rPr>
        <w:tab/>
      </w:r>
      <w:r>
        <w:rPr>
          <w:noProof/>
        </w:rPr>
        <w:fldChar w:fldCharType="begin"/>
      </w:r>
      <w:r>
        <w:rPr>
          <w:noProof/>
        </w:rPr>
        <w:instrText xml:space="preserve"> PAGEREF _Toc130405582 \h </w:instrText>
      </w:r>
      <w:r>
        <w:rPr>
          <w:noProof/>
        </w:rPr>
      </w:r>
      <w:r>
        <w:rPr>
          <w:noProof/>
        </w:rPr>
        <w:fldChar w:fldCharType="separate"/>
      </w:r>
      <w:r>
        <w:rPr>
          <w:noProof/>
        </w:rPr>
        <w:t>46</w:t>
      </w:r>
      <w:r>
        <w:rPr>
          <w:noProof/>
        </w:rPr>
        <w:fldChar w:fldCharType="end"/>
      </w:r>
    </w:p>
    <w:p w14:paraId="3B3AF961" w14:textId="10403217" w:rsidR="000F2BCC" w:rsidRDefault="000F2BCC">
      <w:pPr>
        <w:pStyle w:val="TOC3"/>
        <w:rPr>
          <w:rFonts w:asciiTheme="minorHAnsi" w:eastAsiaTheme="minorEastAsia" w:hAnsiTheme="minorHAnsi" w:cstheme="minorBidi"/>
          <w:noProof/>
          <w:sz w:val="22"/>
          <w:szCs w:val="22"/>
          <w:lang w:eastAsia="ko-KR"/>
        </w:rPr>
      </w:pPr>
      <w:r>
        <w:rPr>
          <w:noProof/>
        </w:rPr>
        <w:t>3.8.6</w:t>
      </w:r>
      <w:r>
        <w:rPr>
          <w:rFonts w:asciiTheme="minorHAnsi" w:eastAsiaTheme="minorEastAsia" w:hAnsiTheme="minorHAnsi" w:cstheme="minorBidi"/>
          <w:noProof/>
          <w:sz w:val="22"/>
          <w:szCs w:val="22"/>
          <w:lang w:eastAsia="ko-KR"/>
        </w:rPr>
        <w:tab/>
      </w:r>
      <w:r>
        <w:rPr>
          <w:noProof/>
        </w:rPr>
        <w:t>Software/firmware upload</w:t>
      </w:r>
      <w:r>
        <w:rPr>
          <w:noProof/>
        </w:rPr>
        <w:tab/>
      </w:r>
      <w:r>
        <w:rPr>
          <w:noProof/>
        </w:rPr>
        <w:fldChar w:fldCharType="begin"/>
      </w:r>
      <w:r>
        <w:rPr>
          <w:noProof/>
        </w:rPr>
        <w:instrText xml:space="preserve"> PAGEREF _Toc130405583 \h </w:instrText>
      </w:r>
      <w:r>
        <w:rPr>
          <w:noProof/>
        </w:rPr>
      </w:r>
      <w:r>
        <w:rPr>
          <w:noProof/>
        </w:rPr>
        <w:fldChar w:fldCharType="separate"/>
      </w:r>
      <w:r>
        <w:rPr>
          <w:noProof/>
        </w:rPr>
        <w:t>46</w:t>
      </w:r>
      <w:r>
        <w:rPr>
          <w:noProof/>
        </w:rPr>
        <w:fldChar w:fldCharType="end"/>
      </w:r>
    </w:p>
    <w:p w14:paraId="607DD215" w14:textId="0A755A53" w:rsidR="000F2BCC" w:rsidRDefault="000F2BCC">
      <w:pPr>
        <w:pStyle w:val="TOC2"/>
        <w:rPr>
          <w:rFonts w:asciiTheme="minorHAnsi" w:eastAsiaTheme="minorEastAsia" w:hAnsiTheme="minorHAnsi" w:cstheme="minorBidi"/>
          <w:noProof/>
          <w:sz w:val="22"/>
          <w:szCs w:val="22"/>
          <w:lang w:eastAsia="ko-KR"/>
        </w:rPr>
      </w:pPr>
      <w:r>
        <w:rPr>
          <w:noProof/>
        </w:rPr>
        <w:t>3.9</w:t>
      </w:r>
      <w:r>
        <w:rPr>
          <w:rFonts w:asciiTheme="minorHAnsi" w:eastAsiaTheme="minorEastAsia" w:hAnsiTheme="minorHAnsi" w:cstheme="minorBidi"/>
          <w:noProof/>
          <w:sz w:val="22"/>
          <w:szCs w:val="22"/>
          <w:lang w:eastAsia="ko-KR"/>
        </w:rPr>
        <w:tab/>
      </w:r>
      <w:r>
        <w:rPr>
          <w:noProof/>
        </w:rPr>
        <w:t>Testability</w:t>
      </w:r>
      <w:r>
        <w:rPr>
          <w:noProof/>
        </w:rPr>
        <w:tab/>
      </w:r>
      <w:r>
        <w:rPr>
          <w:noProof/>
        </w:rPr>
        <w:fldChar w:fldCharType="begin"/>
      </w:r>
      <w:r>
        <w:rPr>
          <w:noProof/>
        </w:rPr>
        <w:instrText xml:space="preserve"> PAGEREF _Toc130405584 \h </w:instrText>
      </w:r>
      <w:r>
        <w:rPr>
          <w:noProof/>
        </w:rPr>
      </w:r>
      <w:r>
        <w:rPr>
          <w:noProof/>
        </w:rPr>
        <w:fldChar w:fldCharType="separate"/>
      </w:r>
      <w:r>
        <w:rPr>
          <w:noProof/>
        </w:rPr>
        <w:t>47</w:t>
      </w:r>
      <w:r>
        <w:rPr>
          <w:noProof/>
        </w:rPr>
        <w:fldChar w:fldCharType="end"/>
      </w:r>
    </w:p>
    <w:p w14:paraId="55F15348" w14:textId="7C0F9742" w:rsidR="000F2BCC" w:rsidRDefault="000F2BCC">
      <w:pPr>
        <w:pStyle w:val="TOC3"/>
        <w:rPr>
          <w:rFonts w:asciiTheme="minorHAnsi" w:eastAsiaTheme="minorEastAsia" w:hAnsiTheme="minorHAnsi" w:cstheme="minorBidi"/>
          <w:noProof/>
          <w:sz w:val="22"/>
          <w:szCs w:val="22"/>
          <w:lang w:eastAsia="ko-KR"/>
        </w:rPr>
      </w:pPr>
      <w:r>
        <w:rPr>
          <w:noProof/>
        </w:rPr>
        <w:t>3.9.1</w:t>
      </w:r>
      <w:r>
        <w:rPr>
          <w:rFonts w:asciiTheme="minorHAnsi" w:eastAsiaTheme="minorEastAsia" w:hAnsiTheme="minorHAnsi" w:cstheme="minorBidi"/>
          <w:noProof/>
          <w:sz w:val="22"/>
          <w:szCs w:val="22"/>
          <w:lang w:eastAsia="ko-KR"/>
        </w:rPr>
        <w:tab/>
      </w:r>
      <w:r>
        <w:rPr>
          <w:noProof/>
        </w:rPr>
        <w:t>Built In Test</w:t>
      </w:r>
      <w:r>
        <w:rPr>
          <w:noProof/>
        </w:rPr>
        <w:tab/>
      </w:r>
      <w:r>
        <w:rPr>
          <w:noProof/>
        </w:rPr>
        <w:fldChar w:fldCharType="begin"/>
      </w:r>
      <w:r>
        <w:rPr>
          <w:noProof/>
        </w:rPr>
        <w:instrText xml:space="preserve"> PAGEREF _Toc130405585 \h </w:instrText>
      </w:r>
      <w:r>
        <w:rPr>
          <w:noProof/>
        </w:rPr>
      </w:r>
      <w:r>
        <w:rPr>
          <w:noProof/>
        </w:rPr>
        <w:fldChar w:fldCharType="separate"/>
      </w:r>
      <w:r>
        <w:rPr>
          <w:noProof/>
        </w:rPr>
        <w:t>47</w:t>
      </w:r>
      <w:r>
        <w:rPr>
          <w:noProof/>
        </w:rPr>
        <w:fldChar w:fldCharType="end"/>
      </w:r>
    </w:p>
    <w:p w14:paraId="2614E153" w14:textId="71E7EA9A" w:rsidR="000F2BCC" w:rsidRDefault="000F2BCC">
      <w:pPr>
        <w:pStyle w:val="TOC4"/>
        <w:rPr>
          <w:rFonts w:asciiTheme="minorHAnsi" w:eastAsiaTheme="minorEastAsia" w:hAnsiTheme="minorHAnsi" w:cstheme="minorBidi"/>
          <w:noProof/>
          <w:sz w:val="22"/>
          <w:szCs w:val="22"/>
          <w:lang w:eastAsia="ko-KR"/>
        </w:rPr>
      </w:pPr>
      <w:r w:rsidRPr="00635C2A">
        <w:rPr>
          <w:noProof/>
          <w:color w:val="000000"/>
        </w:rPr>
        <w:t>3.9.1.1</w:t>
      </w:r>
      <w:r>
        <w:rPr>
          <w:rFonts w:asciiTheme="minorHAnsi" w:eastAsiaTheme="minorEastAsia" w:hAnsiTheme="minorHAnsi" w:cstheme="minorBidi"/>
          <w:noProof/>
          <w:sz w:val="22"/>
          <w:szCs w:val="22"/>
          <w:lang w:eastAsia="ko-KR"/>
        </w:rPr>
        <w:tab/>
      </w:r>
      <w:r>
        <w:rPr>
          <w:noProof/>
        </w:rPr>
        <w:t>Power Up BIT – performed upon startup</w:t>
      </w:r>
      <w:r>
        <w:rPr>
          <w:noProof/>
        </w:rPr>
        <w:tab/>
      </w:r>
      <w:r>
        <w:rPr>
          <w:noProof/>
        </w:rPr>
        <w:fldChar w:fldCharType="begin"/>
      </w:r>
      <w:r>
        <w:rPr>
          <w:noProof/>
        </w:rPr>
        <w:instrText xml:space="preserve"> PAGEREF _Toc130405586 \h </w:instrText>
      </w:r>
      <w:r>
        <w:rPr>
          <w:noProof/>
        </w:rPr>
      </w:r>
      <w:r>
        <w:rPr>
          <w:noProof/>
        </w:rPr>
        <w:fldChar w:fldCharType="separate"/>
      </w:r>
      <w:r>
        <w:rPr>
          <w:noProof/>
        </w:rPr>
        <w:t>47</w:t>
      </w:r>
      <w:r>
        <w:rPr>
          <w:noProof/>
        </w:rPr>
        <w:fldChar w:fldCharType="end"/>
      </w:r>
    </w:p>
    <w:p w14:paraId="0A1503C6" w14:textId="5CD4E343" w:rsidR="000F2BCC" w:rsidRDefault="000F2BCC">
      <w:pPr>
        <w:pStyle w:val="TOC4"/>
        <w:rPr>
          <w:rFonts w:asciiTheme="minorHAnsi" w:eastAsiaTheme="minorEastAsia" w:hAnsiTheme="minorHAnsi" w:cstheme="minorBidi"/>
          <w:noProof/>
          <w:sz w:val="22"/>
          <w:szCs w:val="22"/>
          <w:lang w:eastAsia="ko-KR"/>
        </w:rPr>
      </w:pPr>
      <w:r w:rsidRPr="00635C2A">
        <w:rPr>
          <w:noProof/>
          <w:color w:val="000000"/>
        </w:rPr>
        <w:t>3.9.1.2</w:t>
      </w:r>
      <w:r>
        <w:rPr>
          <w:rFonts w:asciiTheme="minorHAnsi" w:eastAsiaTheme="minorEastAsia" w:hAnsiTheme="minorHAnsi" w:cstheme="minorBidi"/>
          <w:noProof/>
          <w:sz w:val="22"/>
          <w:szCs w:val="22"/>
          <w:lang w:eastAsia="ko-KR"/>
        </w:rPr>
        <w:tab/>
      </w:r>
      <w:r>
        <w:rPr>
          <w:noProof/>
        </w:rPr>
        <w:t>Periodic BIT – performed periodic</w:t>
      </w:r>
      <w:r>
        <w:rPr>
          <w:noProof/>
        </w:rPr>
        <w:tab/>
      </w:r>
      <w:r>
        <w:rPr>
          <w:noProof/>
        </w:rPr>
        <w:fldChar w:fldCharType="begin"/>
      </w:r>
      <w:r>
        <w:rPr>
          <w:noProof/>
        </w:rPr>
        <w:instrText xml:space="preserve"> PAGEREF _Toc130405587 \h </w:instrText>
      </w:r>
      <w:r>
        <w:rPr>
          <w:noProof/>
        </w:rPr>
      </w:r>
      <w:r>
        <w:rPr>
          <w:noProof/>
        </w:rPr>
        <w:fldChar w:fldCharType="separate"/>
      </w:r>
      <w:r>
        <w:rPr>
          <w:noProof/>
        </w:rPr>
        <w:t>47</w:t>
      </w:r>
      <w:r>
        <w:rPr>
          <w:noProof/>
        </w:rPr>
        <w:fldChar w:fldCharType="end"/>
      </w:r>
    </w:p>
    <w:p w14:paraId="633E7581" w14:textId="2C72E468" w:rsidR="000F2BCC" w:rsidRDefault="000F2BCC">
      <w:pPr>
        <w:pStyle w:val="TOC3"/>
        <w:rPr>
          <w:rFonts w:asciiTheme="minorHAnsi" w:eastAsiaTheme="minorEastAsia" w:hAnsiTheme="minorHAnsi" w:cstheme="minorBidi"/>
          <w:noProof/>
          <w:sz w:val="22"/>
          <w:szCs w:val="22"/>
          <w:lang w:eastAsia="ko-KR"/>
        </w:rPr>
      </w:pPr>
      <w:r>
        <w:rPr>
          <w:noProof/>
        </w:rPr>
        <w:t>3.9.2</w:t>
      </w:r>
      <w:r>
        <w:rPr>
          <w:rFonts w:asciiTheme="minorHAnsi" w:eastAsiaTheme="minorEastAsia" w:hAnsiTheme="minorHAnsi" w:cstheme="minorBidi"/>
          <w:noProof/>
          <w:sz w:val="22"/>
          <w:szCs w:val="22"/>
          <w:lang w:eastAsia="ko-KR"/>
        </w:rPr>
        <w:tab/>
      </w:r>
      <w:r>
        <w:rPr>
          <w:noProof/>
        </w:rPr>
        <w:t>Interface to a Testing Equipment</w:t>
      </w:r>
      <w:r>
        <w:rPr>
          <w:noProof/>
        </w:rPr>
        <w:tab/>
      </w:r>
      <w:r>
        <w:rPr>
          <w:noProof/>
        </w:rPr>
        <w:fldChar w:fldCharType="begin"/>
      </w:r>
      <w:r>
        <w:rPr>
          <w:noProof/>
        </w:rPr>
        <w:instrText xml:space="preserve"> PAGEREF _Toc130405588 \h </w:instrText>
      </w:r>
      <w:r>
        <w:rPr>
          <w:noProof/>
        </w:rPr>
      </w:r>
      <w:r>
        <w:rPr>
          <w:noProof/>
        </w:rPr>
        <w:fldChar w:fldCharType="separate"/>
      </w:r>
      <w:r>
        <w:rPr>
          <w:noProof/>
        </w:rPr>
        <w:t>47</w:t>
      </w:r>
      <w:r>
        <w:rPr>
          <w:noProof/>
        </w:rPr>
        <w:fldChar w:fldCharType="end"/>
      </w:r>
    </w:p>
    <w:p w14:paraId="6E2EC701" w14:textId="2C164EB3" w:rsidR="000F2BCC" w:rsidRDefault="000F2BCC">
      <w:pPr>
        <w:pStyle w:val="TOC3"/>
        <w:rPr>
          <w:rFonts w:asciiTheme="minorHAnsi" w:eastAsiaTheme="minorEastAsia" w:hAnsiTheme="minorHAnsi" w:cstheme="minorBidi"/>
          <w:noProof/>
          <w:sz w:val="22"/>
          <w:szCs w:val="22"/>
          <w:lang w:eastAsia="ko-KR"/>
        </w:rPr>
      </w:pPr>
      <w:r>
        <w:rPr>
          <w:noProof/>
        </w:rPr>
        <w:t>3.9.3</w:t>
      </w:r>
      <w:r>
        <w:rPr>
          <w:rFonts w:asciiTheme="minorHAnsi" w:eastAsiaTheme="minorEastAsia" w:hAnsiTheme="minorHAnsi" w:cstheme="minorBidi"/>
          <w:noProof/>
          <w:sz w:val="22"/>
          <w:szCs w:val="22"/>
          <w:lang w:eastAsia="ko-KR"/>
        </w:rPr>
        <w:tab/>
      </w:r>
      <w:r>
        <w:rPr>
          <w:noProof/>
        </w:rPr>
        <w:t>Version Control of Programmable Components</w:t>
      </w:r>
      <w:r>
        <w:rPr>
          <w:noProof/>
        </w:rPr>
        <w:tab/>
      </w:r>
      <w:r>
        <w:rPr>
          <w:noProof/>
        </w:rPr>
        <w:fldChar w:fldCharType="begin"/>
      </w:r>
      <w:r>
        <w:rPr>
          <w:noProof/>
        </w:rPr>
        <w:instrText xml:space="preserve"> PAGEREF _Toc130405589 \h </w:instrText>
      </w:r>
      <w:r>
        <w:rPr>
          <w:noProof/>
        </w:rPr>
      </w:r>
      <w:r>
        <w:rPr>
          <w:noProof/>
        </w:rPr>
        <w:fldChar w:fldCharType="separate"/>
      </w:r>
      <w:r>
        <w:rPr>
          <w:noProof/>
        </w:rPr>
        <w:t>47</w:t>
      </w:r>
      <w:r>
        <w:rPr>
          <w:noProof/>
        </w:rPr>
        <w:fldChar w:fldCharType="end"/>
      </w:r>
    </w:p>
    <w:p w14:paraId="139555D8" w14:textId="3053353C" w:rsidR="000F2BCC" w:rsidRDefault="000F2BCC">
      <w:pPr>
        <w:pStyle w:val="TOC2"/>
        <w:rPr>
          <w:rFonts w:asciiTheme="minorHAnsi" w:eastAsiaTheme="minorEastAsia" w:hAnsiTheme="minorHAnsi" w:cstheme="minorBidi"/>
          <w:noProof/>
          <w:sz w:val="22"/>
          <w:szCs w:val="22"/>
          <w:lang w:eastAsia="ko-KR"/>
        </w:rPr>
      </w:pPr>
      <w:r>
        <w:rPr>
          <w:noProof/>
        </w:rPr>
        <w:t>3.10</w:t>
      </w:r>
      <w:r>
        <w:rPr>
          <w:rFonts w:asciiTheme="minorHAnsi" w:eastAsiaTheme="minorEastAsia" w:hAnsiTheme="minorHAnsi" w:cstheme="minorBidi"/>
          <w:noProof/>
          <w:sz w:val="22"/>
          <w:szCs w:val="22"/>
          <w:lang w:eastAsia="ko-KR"/>
        </w:rPr>
        <w:tab/>
      </w:r>
      <w:r>
        <w:rPr>
          <w:noProof/>
        </w:rPr>
        <w:t>Environmental Requirements</w:t>
      </w:r>
      <w:r>
        <w:rPr>
          <w:noProof/>
        </w:rPr>
        <w:tab/>
      </w:r>
      <w:r>
        <w:rPr>
          <w:noProof/>
        </w:rPr>
        <w:fldChar w:fldCharType="begin"/>
      </w:r>
      <w:r>
        <w:rPr>
          <w:noProof/>
        </w:rPr>
        <w:instrText xml:space="preserve"> PAGEREF _Toc130405590 \h </w:instrText>
      </w:r>
      <w:r>
        <w:rPr>
          <w:noProof/>
        </w:rPr>
      </w:r>
      <w:r>
        <w:rPr>
          <w:noProof/>
        </w:rPr>
        <w:fldChar w:fldCharType="separate"/>
      </w:r>
      <w:r>
        <w:rPr>
          <w:noProof/>
        </w:rPr>
        <w:t>48</w:t>
      </w:r>
      <w:r>
        <w:rPr>
          <w:noProof/>
        </w:rPr>
        <w:fldChar w:fldCharType="end"/>
      </w:r>
    </w:p>
    <w:p w14:paraId="630B0945" w14:textId="1FAEAA7D" w:rsidR="000F2BCC" w:rsidRDefault="000F2BCC">
      <w:pPr>
        <w:pStyle w:val="TOC3"/>
        <w:rPr>
          <w:rFonts w:asciiTheme="minorHAnsi" w:eastAsiaTheme="minorEastAsia" w:hAnsiTheme="minorHAnsi" w:cstheme="minorBidi"/>
          <w:noProof/>
          <w:sz w:val="22"/>
          <w:szCs w:val="22"/>
          <w:lang w:eastAsia="ko-KR"/>
        </w:rPr>
      </w:pPr>
      <w:r>
        <w:rPr>
          <w:noProof/>
        </w:rPr>
        <w:t>3.10.1</w:t>
      </w:r>
      <w:r>
        <w:rPr>
          <w:rFonts w:asciiTheme="minorHAnsi" w:eastAsiaTheme="minorEastAsia" w:hAnsiTheme="minorHAnsi" w:cstheme="minorBidi"/>
          <w:noProof/>
          <w:sz w:val="22"/>
          <w:szCs w:val="22"/>
          <w:lang w:eastAsia="ko-KR"/>
        </w:rPr>
        <w:tab/>
      </w:r>
      <w:r>
        <w:rPr>
          <w:noProof/>
        </w:rPr>
        <w:t>Temperature Altitude</w:t>
      </w:r>
      <w:r>
        <w:rPr>
          <w:noProof/>
        </w:rPr>
        <w:tab/>
      </w:r>
      <w:r>
        <w:rPr>
          <w:noProof/>
        </w:rPr>
        <w:fldChar w:fldCharType="begin"/>
      </w:r>
      <w:r>
        <w:rPr>
          <w:noProof/>
        </w:rPr>
        <w:instrText xml:space="preserve"> PAGEREF _Toc130405591 \h </w:instrText>
      </w:r>
      <w:r>
        <w:rPr>
          <w:noProof/>
        </w:rPr>
      </w:r>
      <w:r>
        <w:rPr>
          <w:noProof/>
        </w:rPr>
        <w:fldChar w:fldCharType="separate"/>
      </w:r>
      <w:r>
        <w:rPr>
          <w:noProof/>
        </w:rPr>
        <w:t>48</w:t>
      </w:r>
      <w:r>
        <w:rPr>
          <w:noProof/>
        </w:rPr>
        <w:fldChar w:fldCharType="end"/>
      </w:r>
    </w:p>
    <w:p w14:paraId="396F990C" w14:textId="4B89E6AF" w:rsidR="000F2BCC" w:rsidRDefault="000F2BCC">
      <w:pPr>
        <w:pStyle w:val="TOC3"/>
        <w:rPr>
          <w:rFonts w:asciiTheme="minorHAnsi" w:eastAsiaTheme="minorEastAsia" w:hAnsiTheme="minorHAnsi" w:cstheme="minorBidi"/>
          <w:noProof/>
          <w:sz w:val="22"/>
          <w:szCs w:val="22"/>
          <w:lang w:eastAsia="ko-KR"/>
        </w:rPr>
      </w:pPr>
      <w:r>
        <w:rPr>
          <w:noProof/>
        </w:rPr>
        <w:t>3.10.2</w:t>
      </w:r>
      <w:r>
        <w:rPr>
          <w:rFonts w:asciiTheme="minorHAnsi" w:eastAsiaTheme="minorEastAsia" w:hAnsiTheme="minorHAnsi" w:cstheme="minorBidi"/>
          <w:noProof/>
          <w:sz w:val="22"/>
          <w:szCs w:val="22"/>
          <w:lang w:eastAsia="ko-KR"/>
        </w:rPr>
        <w:tab/>
      </w:r>
      <w:r>
        <w:rPr>
          <w:noProof/>
        </w:rPr>
        <w:t>Normal continuous operation</w:t>
      </w:r>
      <w:r>
        <w:rPr>
          <w:noProof/>
        </w:rPr>
        <w:tab/>
      </w:r>
      <w:r>
        <w:rPr>
          <w:noProof/>
        </w:rPr>
        <w:fldChar w:fldCharType="begin"/>
      </w:r>
      <w:r>
        <w:rPr>
          <w:noProof/>
        </w:rPr>
        <w:instrText xml:space="preserve"> PAGEREF _Toc130405592 \h </w:instrText>
      </w:r>
      <w:r>
        <w:rPr>
          <w:noProof/>
        </w:rPr>
      </w:r>
      <w:r>
        <w:rPr>
          <w:noProof/>
        </w:rPr>
        <w:fldChar w:fldCharType="separate"/>
      </w:r>
      <w:r>
        <w:rPr>
          <w:noProof/>
        </w:rPr>
        <w:t>48</w:t>
      </w:r>
      <w:r>
        <w:rPr>
          <w:noProof/>
        </w:rPr>
        <w:fldChar w:fldCharType="end"/>
      </w:r>
    </w:p>
    <w:p w14:paraId="094F3A4E" w14:textId="118E50F2" w:rsidR="000F2BCC" w:rsidRDefault="000F2BCC">
      <w:pPr>
        <w:pStyle w:val="TOC3"/>
        <w:rPr>
          <w:rFonts w:asciiTheme="minorHAnsi" w:eastAsiaTheme="minorEastAsia" w:hAnsiTheme="minorHAnsi" w:cstheme="minorBidi"/>
          <w:noProof/>
          <w:sz w:val="22"/>
          <w:szCs w:val="22"/>
          <w:lang w:eastAsia="ko-KR"/>
        </w:rPr>
      </w:pPr>
      <w:r>
        <w:rPr>
          <w:noProof/>
        </w:rPr>
        <w:lastRenderedPageBreak/>
        <w:t>3.10.3</w:t>
      </w:r>
      <w:r>
        <w:rPr>
          <w:rFonts w:asciiTheme="minorHAnsi" w:eastAsiaTheme="minorEastAsia" w:hAnsiTheme="minorHAnsi" w:cstheme="minorBidi"/>
          <w:noProof/>
          <w:sz w:val="22"/>
          <w:szCs w:val="22"/>
          <w:lang w:eastAsia="ko-KR"/>
        </w:rPr>
        <w:tab/>
      </w:r>
      <w:r>
        <w:rPr>
          <w:noProof/>
        </w:rPr>
        <w:t>Intermittent operation</w:t>
      </w:r>
      <w:r>
        <w:rPr>
          <w:noProof/>
        </w:rPr>
        <w:tab/>
      </w:r>
      <w:r>
        <w:rPr>
          <w:noProof/>
        </w:rPr>
        <w:fldChar w:fldCharType="begin"/>
      </w:r>
      <w:r>
        <w:rPr>
          <w:noProof/>
        </w:rPr>
        <w:instrText xml:space="preserve"> PAGEREF _Toc130405593 \h </w:instrText>
      </w:r>
      <w:r>
        <w:rPr>
          <w:noProof/>
        </w:rPr>
      </w:r>
      <w:r>
        <w:rPr>
          <w:noProof/>
        </w:rPr>
        <w:fldChar w:fldCharType="separate"/>
      </w:r>
      <w:r>
        <w:rPr>
          <w:noProof/>
        </w:rPr>
        <w:t>49</w:t>
      </w:r>
      <w:r>
        <w:rPr>
          <w:noProof/>
        </w:rPr>
        <w:fldChar w:fldCharType="end"/>
      </w:r>
    </w:p>
    <w:p w14:paraId="3F7C66C0" w14:textId="32812073" w:rsidR="000F2BCC" w:rsidRDefault="000F2BCC">
      <w:pPr>
        <w:pStyle w:val="TOC3"/>
        <w:rPr>
          <w:rFonts w:asciiTheme="minorHAnsi" w:eastAsiaTheme="minorEastAsia" w:hAnsiTheme="minorHAnsi" w:cstheme="minorBidi"/>
          <w:noProof/>
          <w:sz w:val="22"/>
          <w:szCs w:val="22"/>
          <w:lang w:eastAsia="ko-KR"/>
        </w:rPr>
      </w:pPr>
      <w:r>
        <w:rPr>
          <w:noProof/>
        </w:rPr>
        <w:t>3.10.4</w:t>
      </w:r>
      <w:r>
        <w:rPr>
          <w:rFonts w:asciiTheme="minorHAnsi" w:eastAsiaTheme="minorEastAsia" w:hAnsiTheme="minorHAnsi" w:cstheme="minorBidi"/>
          <w:noProof/>
          <w:sz w:val="22"/>
          <w:szCs w:val="22"/>
          <w:lang w:eastAsia="ko-KR"/>
        </w:rPr>
        <w:tab/>
      </w:r>
      <w:r>
        <w:rPr>
          <w:noProof/>
        </w:rPr>
        <w:t>Non operating</w:t>
      </w:r>
      <w:r>
        <w:rPr>
          <w:noProof/>
        </w:rPr>
        <w:tab/>
      </w:r>
      <w:r>
        <w:rPr>
          <w:noProof/>
        </w:rPr>
        <w:fldChar w:fldCharType="begin"/>
      </w:r>
      <w:r>
        <w:rPr>
          <w:noProof/>
        </w:rPr>
        <w:instrText xml:space="preserve"> PAGEREF _Toc130405594 \h </w:instrText>
      </w:r>
      <w:r>
        <w:rPr>
          <w:noProof/>
        </w:rPr>
      </w:r>
      <w:r>
        <w:rPr>
          <w:noProof/>
        </w:rPr>
        <w:fldChar w:fldCharType="separate"/>
      </w:r>
      <w:r>
        <w:rPr>
          <w:noProof/>
        </w:rPr>
        <w:t>49</w:t>
      </w:r>
      <w:r>
        <w:rPr>
          <w:noProof/>
        </w:rPr>
        <w:fldChar w:fldCharType="end"/>
      </w:r>
    </w:p>
    <w:p w14:paraId="227EB83B" w14:textId="6C7C3130" w:rsidR="000F2BCC" w:rsidRDefault="000F2BCC">
      <w:pPr>
        <w:pStyle w:val="TOC3"/>
        <w:rPr>
          <w:rFonts w:asciiTheme="minorHAnsi" w:eastAsiaTheme="minorEastAsia" w:hAnsiTheme="minorHAnsi" w:cstheme="minorBidi"/>
          <w:noProof/>
          <w:sz w:val="22"/>
          <w:szCs w:val="22"/>
          <w:lang w:eastAsia="ko-KR"/>
        </w:rPr>
      </w:pPr>
      <w:r>
        <w:rPr>
          <w:noProof/>
        </w:rPr>
        <w:t>3.10.5</w:t>
      </w:r>
      <w:r>
        <w:rPr>
          <w:rFonts w:asciiTheme="minorHAnsi" w:eastAsiaTheme="minorEastAsia" w:hAnsiTheme="minorHAnsi" w:cstheme="minorBidi"/>
          <w:noProof/>
          <w:sz w:val="22"/>
          <w:szCs w:val="22"/>
          <w:lang w:eastAsia="ko-KR"/>
        </w:rPr>
        <w:tab/>
      </w:r>
      <w:r>
        <w:rPr>
          <w:noProof/>
        </w:rPr>
        <w:t>Humidity</w:t>
      </w:r>
      <w:r>
        <w:rPr>
          <w:noProof/>
        </w:rPr>
        <w:tab/>
      </w:r>
      <w:r>
        <w:rPr>
          <w:noProof/>
        </w:rPr>
        <w:fldChar w:fldCharType="begin"/>
      </w:r>
      <w:r>
        <w:rPr>
          <w:noProof/>
        </w:rPr>
        <w:instrText xml:space="preserve"> PAGEREF _Toc130405595 \h </w:instrText>
      </w:r>
      <w:r>
        <w:rPr>
          <w:noProof/>
        </w:rPr>
      </w:r>
      <w:r>
        <w:rPr>
          <w:noProof/>
        </w:rPr>
        <w:fldChar w:fldCharType="separate"/>
      </w:r>
      <w:r>
        <w:rPr>
          <w:noProof/>
        </w:rPr>
        <w:t>49</w:t>
      </w:r>
      <w:r>
        <w:rPr>
          <w:noProof/>
        </w:rPr>
        <w:fldChar w:fldCharType="end"/>
      </w:r>
    </w:p>
    <w:p w14:paraId="726E7929" w14:textId="36F414DC" w:rsidR="000F2BCC" w:rsidRDefault="000F2BCC">
      <w:pPr>
        <w:pStyle w:val="TOC3"/>
        <w:rPr>
          <w:rFonts w:asciiTheme="minorHAnsi" w:eastAsiaTheme="minorEastAsia" w:hAnsiTheme="minorHAnsi" w:cstheme="minorBidi"/>
          <w:noProof/>
          <w:sz w:val="22"/>
          <w:szCs w:val="22"/>
          <w:lang w:eastAsia="ko-KR"/>
        </w:rPr>
      </w:pPr>
      <w:r>
        <w:rPr>
          <w:noProof/>
        </w:rPr>
        <w:t>3.10.6</w:t>
      </w:r>
      <w:r>
        <w:rPr>
          <w:rFonts w:asciiTheme="minorHAnsi" w:eastAsiaTheme="minorEastAsia" w:hAnsiTheme="minorHAnsi" w:cstheme="minorBidi"/>
          <w:noProof/>
          <w:sz w:val="22"/>
          <w:szCs w:val="22"/>
          <w:lang w:eastAsia="ko-KR"/>
        </w:rPr>
        <w:tab/>
      </w:r>
      <w:r>
        <w:rPr>
          <w:noProof/>
        </w:rPr>
        <w:t>Explosive atmosphere</w:t>
      </w:r>
      <w:r>
        <w:rPr>
          <w:noProof/>
        </w:rPr>
        <w:tab/>
      </w:r>
      <w:r>
        <w:rPr>
          <w:noProof/>
        </w:rPr>
        <w:fldChar w:fldCharType="begin"/>
      </w:r>
      <w:r>
        <w:rPr>
          <w:noProof/>
        </w:rPr>
        <w:instrText xml:space="preserve"> PAGEREF _Toc130405596 \h </w:instrText>
      </w:r>
      <w:r>
        <w:rPr>
          <w:noProof/>
        </w:rPr>
      </w:r>
      <w:r>
        <w:rPr>
          <w:noProof/>
        </w:rPr>
        <w:fldChar w:fldCharType="separate"/>
      </w:r>
      <w:r>
        <w:rPr>
          <w:noProof/>
        </w:rPr>
        <w:t>49</w:t>
      </w:r>
      <w:r>
        <w:rPr>
          <w:noProof/>
        </w:rPr>
        <w:fldChar w:fldCharType="end"/>
      </w:r>
    </w:p>
    <w:p w14:paraId="132B0FE9" w14:textId="74BAFF2F" w:rsidR="000F2BCC" w:rsidRDefault="000F2BCC">
      <w:pPr>
        <w:pStyle w:val="TOC3"/>
        <w:rPr>
          <w:rFonts w:asciiTheme="minorHAnsi" w:eastAsiaTheme="minorEastAsia" w:hAnsiTheme="minorHAnsi" w:cstheme="minorBidi"/>
          <w:noProof/>
          <w:sz w:val="22"/>
          <w:szCs w:val="22"/>
          <w:lang w:eastAsia="ko-KR"/>
        </w:rPr>
      </w:pPr>
      <w:r>
        <w:rPr>
          <w:noProof/>
        </w:rPr>
        <w:t>3.10.7</w:t>
      </w:r>
      <w:r>
        <w:rPr>
          <w:rFonts w:asciiTheme="minorHAnsi" w:eastAsiaTheme="minorEastAsia" w:hAnsiTheme="minorHAnsi" w:cstheme="minorBidi"/>
          <w:noProof/>
          <w:sz w:val="22"/>
          <w:szCs w:val="22"/>
          <w:lang w:eastAsia="ko-KR"/>
        </w:rPr>
        <w:tab/>
      </w:r>
      <w:r>
        <w:rPr>
          <w:noProof/>
        </w:rPr>
        <w:t>Acoustic Noise</w:t>
      </w:r>
      <w:r>
        <w:rPr>
          <w:noProof/>
        </w:rPr>
        <w:tab/>
      </w:r>
      <w:r>
        <w:rPr>
          <w:noProof/>
        </w:rPr>
        <w:fldChar w:fldCharType="begin"/>
      </w:r>
      <w:r>
        <w:rPr>
          <w:noProof/>
        </w:rPr>
        <w:instrText xml:space="preserve"> PAGEREF _Toc130405597 \h </w:instrText>
      </w:r>
      <w:r>
        <w:rPr>
          <w:noProof/>
        </w:rPr>
      </w:r>
      <w:r>
        <w:rPr>
          <w:noProof/>
        </w:rPr>
        <w:fldChar w:fldCharType="separate"/>
      </w:r>
      <w:r>
        <w:rPr>
          <w:noProof/>
        </w:rPr>
        <w:t>49</w:t>
      </w:r>
      <w:r>
        <w:rPr>
          <w:noProof/>
        </w:rPr>
        <w:fldChar w:fldCharType="end"/>
      </w:r>
    </w:p>
    <w:p w14:paraId="760E146A" w14:textId="6B31C274" w:rsidR="000F2BCC" w:rsidRDefault="000F2BCC">
      <w:pPr>
        <w:pStyle w:val="TOC3"/>
        <w:rPr>
          <w:rFonts w:asciiTheme="minorHAnsi" w:eastAsiaTheme="minorEastAsia" w:hAnsiTheme="minorHAnsi" w:cstheme="minorBidi"/>
          <w:noProof/>
          <w:sz w:val="22"/>
          <w:szCs w:val="22"/>
          <w:lang w:eastAsia="ko-KR"/>
        </w:rPr>
      </w:pPr>
      <w:r>
        <w:rPr>
          <w:noProof/>
        </w:rPr>
        <w:t>3.10.8</w:t>
      </w:r>
      <w:r>
        <w:rPr>
          <w:rFonts w:asciiTheme="minorHAnsi" w:eastAsiaTheme="minorEastAsia" w:hAnsiTheme="minorHAnsi" w:cstheme="minorBidi"/>
          <w:noProof/>
          <w:sz w:val="22"/>
          <w:szCs w:val="22"/>
          <w:lang w:eastAsia="ko-KR"/>
        </w:rPr>
        <w:tab/>
      </w:r>
      <w:r>
        <w:rPr>
          <w:noProof/>
        </w:rPr>
        <w:t>Shock</w:t>
      </w:r>
      <w:r>
        <w:rPr>
          <w:noProof/>
        </w:rPr>
        <w:tab/>
      </w:r>
      <w:r>
        <w:rPr>
          <w:noProof/>
        </w:rPr>
        <w:fldChar w:fldCharType="begin"/>
      </w:r>
      <w:r>
        <w:rPr>
          <w:noProof/>
        </w:rPr>
        <w:instrText xml:space="preserve"> PAGEREF _Toc130405598 \h </w:instrText>
      </w:r>
      <w:r>
        <w:rPr>
          <w:noProof/>
        </w:rPr>
      </w:r>
      <w:r>
        <w:rPr>
          <w:noProof/>
        </w:rPr>
        <w:fldChar w:fldCharType="separate"/>
      </w:r>
      <w:r>
        <w:rPr>
          <w:noProof/>
        </w:rPr>
        <w:t>49</w:t>
      </w:r>
      <w:r>
        <w:rPr>
          <w:noProof/>
        </w:rPr>
        <w:fldChar w:fldCharType="end"/>
      </w:r>
    </w:p>
    <w:p w14:paraId="15321E3F" w14:textId="7EC9B9B8" w:rsidR="000F2BCC" w:rsidRDefault="000F2BCC">
      <w:pPr>
        <w:pStyle w:val="TOC3"/>
        <w:rPr>
          <w:rFonts w:asciiTheme="minorHAnsi" w:eastAsiaTheme="minorEastAsia" w:hAnsiTheme="minorHAnsi" w:cstheme="minorBidi"/>
          <w:noProof/>
          <w:sz w:val="22"/>
          <w:szCs w:val="22"/>
          <w:lang w:eastAsia="ko-KR"/>
        </w:rPr>
      </w:pPr>
      <w:r>
        <w:rPr>
          <w:noProof/>
        </w:rPr>
        <w:t>3.10.9</w:t>
      </w:r>
      <w:r>
        <w:rPr>
          <w:rFonts w:asciiTheme="minorHAnsi" w:eastAsiaTheme="minorEastAsia" w:hAnsiTheme="minorHAnsi" w:cstheme="minorBidi"/>
          <w:noProof/>
          <w:sz w:val="22"/>
          <w:szCs w:val="22"/>
          <w:lang w:eastAsia="ko-KR"/>
        </w:rPr>
        <w:tab/>
      </w:r>
      <w:r>
        <w:rPr>
          <w:noProof/>
        </w:rPr>
        <w:t>Sand and dust</w:t>
      </w:r>
      <w:r>
        <w:rPr>
          <w:noProof/>
        </w:rPr>
        <w:tab/>
      </w:r>
      <w:r>
        <w:rPr>
          <w:noProof/>
        </w:rPr>
        <w:fldChar w:fldCharType="begin"/>
      </w:r>
      <w:r>
        <w:rPr>
          <w:noProof/>
        </w:rPr>
        <w:instrText xml:space="preserve"> PAGEREF _Toc130405599 \h </w:instrText>
      </w:r>
      <w:r>
        <w:rPr>
          <w:noProof/>
        </w:rPr>
      </w:r>
      <w:r>
        <w:rPr>
          <w:noProof/>
        </w:rPr>
        <w:fldChar w:fldCharType="separate"/>
      </w:r>
      <w:r>
        <w:rPr>
          <w:noProof/>
        </w:rPr>
        <w:t>50</w:t>
      </w:r>
      <w:r>
        <w:rPr>
          <w:noProof/>
        </w:rPr>
        <w:fldChar w:fldCharType="end"/>
      </w:r>
    </w:p>
    <w:p w14:paraId="3EBF148E" w14:textId="26D03FE5" w:rsidR="000F2BCC" w:rsidRDefault="000F2BCC">
      <w:pPr>
        <w:pStyle w:val="TOC3"/>
        <w:rPr>
          <w:rFonts w:asciiTheme="minorHAnsi" w:eastAsiaTheme="minorEastAsia" w:hAnsiTheme="minorHAnsi" w:cstheme="minorBidi"/>
          <w:noProof/>
          <w:sz w:val="22"/>
          <w:szCs w:val="22"/>
          <w:lang w:eastAsia="ko-KR"/>
        </w:rPr>
      </w:pPr>
      <w:r>
        <w:rPr>
          <w:noProof/>
        </w:rPr>
        <w:t>3.10.10</w:t>
      </w:r>
      <w:r>
        <w:rPr>
          <w:rFonts w:asciiTheme="minorHAnsi" w:eastAsiaTheme="minorEastAsia" w:hAnsiTheme="minorHAnsi" w:cstheme="minorBidi"/>
          <w:noProof/>
          <w:sz w:val="22"/>
          <w:szCs w:val="22"/>
          <w:lang w:eastAsia="ko-KR"/>
        </w:rPr>
        <w:tab/>
      </w:r>
      <w:r>
        <w:rPr>
          <w:noProof/>
        </w:rPr>
        <w:t>Fungus</w:t>
      </w:r>
      <w:r>
        <w:rPr>
          <w:noProof/>
        </w:rPr>
        <w:tab/>
      </w:r>
      <w:r>
        <w:rPr>
          <w:noProof/>
        </w:rPr>
        <w:fldChar w:fldCharType="begin"/>
      </w:r>
      <w:r>
        <w:rPr>
          <w:noProof/>
        </w:rPr>
        <w:instrText xml:space="preserve"> PAGEREF _Toc130405600 \h </w:instrText>
      </w:r>
      <w:r>
        <w:rPr>
          <w:noProof/>
        </w:rPr>
      </w:r>
      <w:r>
        <w:rPr>
          <w:noProof/>
        </w:rPr>
        <w:fldChar w:fldCharType="separate"/>
      </w:r>
      <w:r>
        <w:rPr>
          <w:noProof/>
        </w:rPr>
        <w:t>50</w:t>
      </w:r>
      <w:r>
        <w:rPr>
          <w:noProof/>
        </w:rPr>
        <w:fldChar w:fldCharType="end"/>
      </w:r>
    </w:p>
    <w:p w14:paraId="438451DE" w14:textId="18F69534" w:rsidR="000F2BCC" w:rsidRDefault="000F2BCC">
      <w:pPr>
        <w:pStyle w:val="TOC3"/>
        <w:rPr>
          <w:rFonts w:asciiTheme="minorHAnsi" w:eastAsiaTheme="minorEastAsia" w:hAnsiTheme="minorHAnsi" w:cstheme="minorBidi"/>
          <w:noProof/>
          <w:sz w:val="22"/>
          <w:szCs w:val="22"/>
          <w:lang w:eastAsia="ko-KR"/>
        </w:rPr>
      </w:pPr>
      <w:r>
        <w:rPr>
          <w:noProof/>
        </w:rPr>
        <w:t>3.10.11</w:t>
      </w:r>
      <w:r>
        <w:rPr>
          <w:rFonts w:asciiTheme="minorHAnsi" w:eastAsiaTheme="minorEastAsia" w:hAnsiTheme="minorHAnsi" w:cstheme="minorBidi"/>
          <w:noProof/>
          <w:sz w:val="22"/>
          <w:szCs w:val="22"/>
          <w:lang w:eastAsia="ko-KR"/>
        </w:rPr>
        <w:tab/>
      </w:r>
      <w:r>
        <w:rPr>
          <w:noProof/>
        </w:rPr>
        <w:t>Salt atmosphere</w:t>
      </w:r>
      <w:r>
        <w:rPr>
          <w:noProof/>
        </w:rPr>
        <w:tab/>
      </w:r>
      <w:r>
        <w:rPr>
          <w:noProof/>
        </w:rPr>
        <w:fldChar w:fldCharType="begin"/>
      </w:r>
      <w:r>
        <w:rPr>
          <w:noProof/>
        </w:rPr>
        <w:instrText xml:space="preserve"> PAGEREF _Toc130405601 \h </w:instrText>
      </w:r>
      <w:r>
        <w:rPr>
          <w:noProof/>
        </w:rPr>
      </w:r>
      <w:r>
        <w:rPr>
          <w:noProof/>
        </w:rPr>
        <w:fldChar w:fldCharType="separate"/>
      </w:r>
      <w:r>
        <w:rPr>
          <w:noProof/>
        </w:rPr>
        <w:t>50</w:t>
      </w:r>
      <w:r>
        <w:rPr>
          <w:noProof/>
        </w:rPr>
        <w:fldChar w:fldCharType="end"/>
      </w:r>
    </w:p>
    <w:p w14:paraId="46459A06" w14:textId="0D726AF3" w:rsidR="000F2BCC" w:rsidRDefault="000F2BCC">
      <w:pPr>
        <w:pStyle w:val="TOC3"/>
        <w:rPr>
          <w:rFonts w:asciiTheme="minorHAnsi" w:eastAsiaTheme="minorEastAsia" w:hAnsiTheme="minorHAnsi" w:cstheme="minorBidi"/>
          <w:noProof/>
          <w:sz w:val="22"/>
          <w:szCs w:val="22"/>
          <w:lang w:eastAsia="ko-KR"/>
        </w:rPr>
      </w:pPr>
      <w:r>
        <w:rPr>
          <w:noProof/>
        </w:rPr>
        <w:t>3.10.12</w:t>
      </w:r>
      <w:r>
        <w:rPr>
          <w:rFonts w:asciiTheme="minorHAnsi" w:eastAsiaTheme="minorEastAsia" w:hAnsiTheme="minorHAnsi" w:cstheme="minorBidi"/>
          <w:noProof/>
          <w:sz w:val="22"/>
          <w:szCs w:val="22"/>
          <w:lang w:eastAsia="ko-KR"/>
        </w:rPr>
        <w:tab/>
      </w:r>
      <w:r>
        <w:rPr>
          <w:noProof/>
        </w:rPr>
        <w:t>Acceleration</w:t>
      </w:r>
      <w:r>
        <w:rPr>
          <w:noProof/>
        </w:rPr>
        <w:tab/>
      </w:r>
      <w:r>
        <w:rPr>
          <w:noProof/>
        </w:rPr>
        <w:fldChar w:fldCharType="begin"/>
      </w:r>
      <w:r>
        <w:rPr>
          <w:noProof/>
        </w:rPr>
        <w:instrText xml:space="preserve"> PAGEREF _Toc130405602 \h </w:instrText>
      </w:r>
      <w:r>
        <w:rPr>
          <w:noProof/>
        </w:rPr>
      </w:r>
      <w:r>
        <w:rPr>
          <w:noProof/>
        </w:rPr>
        <w:fldChar w:fldCharType="separate"/>
      </w:r>
      <w:r>
        <w:rPr>
          <w:noProof/>
        </w:rPr>
        <w:t>50</w:t>
      </w:r>
      <w:r>
        <w:rPr>
          <w:noProof/>
        </w:rPr>
        <w:fldChar w:fldCharType="end"/>
      </w:r>
    </w:p>
    <w:p w14:paraId="7732B2FD" w14:textId="02270FB1" w:rsidR="000F2BCC" w:rsidRDefault="000F2BCC">
      <w:pPr>
        <w:pStyle w:val="TOC3"/>
        <w:rPr>
          <w:rFonts w:asciiTheme="minorHAnsi" w:eastAsiaTheme="minorEastAsia" w:hAnsiTheme="minorHAnsi" w:cstheme="minorBidi"/>
          <w:noProof/>
          <w:sz w:val="22"/>
          <w:szCs w:val="22"/>
          <w:lang w:eastAsia="ko-KR"/>
        </w:rPr>
      </w:pPr>
      <w:r>
        <w:rPr>
          <w:noProof/>
        </w:rPr>
        <w:t>3.10.13</w:t>
      </w:r>
      <w:r>
        <w:rPr>
          <w:rFonts w:asciiTheme="minorHAnsi" w:eastAsiaTheme="minorEastAsia" w:hAnsiTheme="minorHAnsi" w:cstheme="minorBidi"/>
          <w:noProof/>
          <w:sz w:val="22"/>
          <w:szCs w:val="22"/>
          <w:lang w:eastAsia="ko-KR"/>
        </w:rPr>
        <w:tab/>
      </w:r>
      <w:r>
        <w:rPr>
          <w:noProof/>
        </w:rPr>
        <w:t>Vibration</w:t>
      </w:r>
      <w:r>
        <w:rPr>
          <w:noProof/>
        </w:rPr>
        <w:tab/>
      </w:r>
      <w:r>
        <w:rPr>
          <w:noProof/>
        </w:rPr>
        <w:fldChar w:fldCharType="begin"/>
      </w:r>
      <w:r>
        <w:rPr>
          <w:noProof/>
        </w:rPr>
        <w:instrText xml:space="preserve"> PAGEREF _Toc130405603 \h </w:instrText>
      </w:r>
      <w:r>
        <w:rPr>
          <w:noProof/>
        </w:rPr>
      </w:r>
      <w:r>
        <w:rPr>
          <w:noProof/>
        </w:rPr>
        <w:fldChar w:fldCharType="separate"/>
      </w:r>
      <w:r>
        <w:rPr>
          <w:noProof/>
        </w:rPr>
        <w:t>51</w:t>
      </w:r>
      <w:r>
        <w:rPr>
          <w:noProof/>
        </w:rPr>
        <w:fldChar w:fldCharType="end"/>
      </w:r>
    </w:p>
    <w:p w14:paraId="6F0999CE" w14:textId="322CD67E" w:rsidR="000F2BCC" w:rsidRDefault="000F2BCC">
      <w:pPr>
        <w:pStyle w:val="TOC4"/>
        <w:rPr>
          <w:rFonts w:asciiTheme="minorHAnsi" w:eastAsiaTheme="minorEastAsia" w:hAnsiTheme="minorHAnsi" w:cstheme="minorBidi"/>
          <w:noProof/>
          <w:sz w:val="22"/>
          <w:szCs w:val="22"/>
          <w:lang w:eastAsia="ko-KR"/>
        </w:rPr>
      </w:pPr>
      <w:r w:rsidRPr="00635C2A">
        <w:rPr>
          <w:noProof/>
          <w:color w:val="000000"/>
        </w:rPr>
        <w:t>3.10.13.1</w:t>
      </w:r>
      <w:r>
        <w:rPr>
          <w:rFonts w:asciiTheme="minorHAnsi" w:eastAsiaTheme="minorEastAsia" w:hAnsiTheme="minorHAnsi" w:cstheme="minorBidi"/>
          <w:noProof/>
          <w:sz w:val="22"/>
          <w:szCs w:val="22"/>
          <w:lang w:eastAsia="ko-KR"/>
        </w:rPr>
        <w:tab/>
      </w:r>
      <w:r>
        <w:rPr>
          <w:noProof/>
        </w:rPr>
        <w:t>Normal continuous operation</w:t>
      </w:r>
      <w:r>
        <w:rPr>
          <w:noProof/>
        </w:rPr>
        <w:tab/>
      </w:r>
      <w:r>
        <w:rPr>
          <w:noProof/>
        </w:rPr>
        <w:fldChar w:fldCharType="begin"/>
      </w:r>
      <w:r>
        <w:rPr>
          <w:noProof/>
        </w:rPr>
        <w:instrText xml:space="preserve"> PAGEREF _Toc130405604 \h </w:instrText>
      </w:r>
      <w:r>
        <w:rPr>
          <w:noProof/>
        </w:rPr>
      </w:r>
      <w:r>
        <w:rPr>
          <w:noProof/>
        </w:rPr>
        <w:fldChar w:fldCharType="separate"/>
      </w:r>
      <w:r>
        <w:rPr>
          <w:noProof/>
        </w:rPr>
        <w:t>52</w:t>
      </w:r>
      <w:r>
        <w:rPr>
          <w:noProof/>
        </w:rPr>
        <w:fldChar w:fldCharType="end"/>
      </w:r>
    </w:p>
    <w:p w14:paraId="5E5E6474" w14:textId="57915531" w:rsidR="000F2BCC" w:rsidRDefault="000F2BCC">
      <w:pPr>
        <w:pStyle w:val="TOC4"/>
        <w:rPr>
          <w:rFonts w:asciiTheme="minorHAnsi" w:eastAsiaTheme="minorEastAsia" w:hAnsiTheme="minorHAnsi" w:cstheme="minorBidi"/>
          <w:noProof/>
          <w:sz w:val="22"/>
          <w:szCs w:val="22"/>
          <w:lang w:eastAsia="ko-KR"/>
        </w:rPr>
      </w:pPr>
      <w:r w:rsidRPr="00635C2A">
        <w:rPr>
          <w:noProof/>
          <w:color w:val="000000"/>
        </w:rPr>
        <w:t>3.10.13.2</w:t>
      </w:r>
      <w:r>
        <w:rPr>
          <w:rFonts w:asciiTheme="minorHAnsi" w:eastAsiaTheme="minorEastAsia" w:hAnsiTheme="minorHAnsi" w:cstheme="minorBidi"/>
          <w:noProof/>
          <w:sz w:val="22"/>
          <w:szCs w:val="22"/>
          <w:lang w:eastAsia="ko-KR"/>
        </w:rPr>
        <w:tab/>
      </w:r>
      <w:r>
        <w:rPr>
          <w:noProof/>
        </w:rPr>
        <w:t>Endurance</w:t>
      </w:r>
      <w:r>
        <w:rPr>
          <w:noProof/>
        </w:rPr>
        <w:tab/>
      </w:r>
      <w:r>
        <w:rPr>
          <w:noProof/>
        </w:rPr>
        <w:fldChar w:fldCharType="begin"/>
      </w:r>
      <w:r>
        <w:rPr>
          <w:noProof/>
        </w:rPr>
        <w:instrText xml:space="preserve"> PAGEREF _Toc130405605 \h </w:instrText>
      </w:r>
      <w:r>
        <w:rPr>
          <w:noProof/>
        </w:rPr>
      </w:r>
      <w:r>
        <w:rPr>
          <w:noProof/>
        </w:rPr>
        <w:fldChar w:fldCharType="separate"/>
      </w:r>
      <w:r>
        <w:rPr>
          <w:noProof/>
        </w:rPr>
        <w:t>55</w:t>
      </w:r>
      <w:r>
        <w:rPr>
          <w:noProof/>
        </w:rPr>
        <w:fldChar w:fldCharType="end"/>
      </w:r>
    </w:p>
    <w:p w14:paraId="66409047" w14:textId="3CEBE56C" w:rsidR="000F2BCC" w:rsidRDefault="000F2BCC">
      <w:pPr>
        <w:pStyle w:val="TOC2"/>
        <w:rPr>
          <w:rFonts w:asciiTheme="minorHAnsi" w:eastAsiaTheme="minorEastAsia" w:hAnsiTheme="minorHAnsi" w:cstheme="minorBidi"/>
          <w:noProof/>
          <w:sz w:val="22"/>
          <w:szCs w:val="22"/>
          <w:lang w:eastAsia="ko-KR"/>
        </w:rPr>
      </w:pPr>
      <w:r>
        <w:rPr>
          <w:noProof/>
        </w:rPr>
        <w:t>3.11</w:t>
      </w:r>
      <w:r>
        <w:rPr>
          <w:rFonts w:asciiTheme="minorHAnsi" w:eastAsiaTheme="minorEastAsia" w:hAnsiTheme="minorHAnsi" w:cstheme="minorBidi"/>
          <w:noProof/>
          <w:sz w:val="22"/>
          <w:szCs w:val="22"/>
          <w:lang w:eastAsia="ko-KR"/>
        </w:rPr>
        <w:tab/>
      </w:r>
      <w:r>
        <w:rPr>
          <w:noProof/>
        </w:rPr>
        <w:t>Transportability and Storage</w:t>
      </w:r>
      <w:r>
        <w:rPr>
          <w:noProof/>
        </w:rPr>
        <w:tab/>
      </w:r>
      <w:r>
        <w:rPr>
          <w:noProof/>
        </w:rPr>
        <w:fldChar w:fldCharType="begin"/>
      </w:r>
      <w:r>
        <w:rPr>
          <w:noProof/>
        </w:rPr>
        <w:instrText xml:space="preserve"> PAGEREF _Toc130405606 \h </w:instrText>
      </w:r>
      <w:r>
        <w:rPr>
          <w:noProof/>
        </w:rPr>
      </w:r>
      <w:r>
        <w:rPr>
          <w:noProof/>
        </w:rPr>
        <w:fldChar w:fldCharType="separate"/>
      </w:r>
      <w:r>
        <w:rPr>
          <w:noProof/>
        </w:rPr>
        <w:t>58</w:t>
      </w:r>
      <w:r>
        <w:rPr>
          <w:noProof/>
        </w:rPr>
        <w:fldChar w:fldCharType="end"/>
      </w:r>
    </w:p>
    <w:p w14:paraId="55EBE156" w14:textId="170CE819" w:rsidR="000F2BCC" w:rsidRDefault="000F2BCC">
      <w:pPr>
        <w:pStyle w:val="TOC3"/>
        <w:rPr>
          <w:rFonts w:asciiTheme="minorHAnsi" w:eastAsiaTheme="minorEastAsia" w:hAnsiTheme="minorHAnsi" w:cstheme="minorBidi"/>
          <w:noProof/>
          <w:sz w:val="22"/>
          <w:szCs w:val="22"/>
          <w:lang w:eastAsia="ko-KR"/>
        </w:rPr>
      </w:pPr>
      <w:r>
        <w:rPr>
          <w:noProof/>
        </w:rPr>
        <w:t>3.11.1</w:t>
      </w:r>
      <w:r>
        <w:rPr>
          <w:rFonts w:asciiTheme="minorHAnsi" w:eastAsiaTheme="minorEastAsia" w:hAnsiTheme="minorHAnsi" w:cstheme="minorBidi"/>
          <w:noProof/>
          <w:sz w:val="22"/>
          <w:szCs w:val="22"/>
          <w:lang w:eastAsia="ko-KR"/>
        </w:rPr>
        <w:tab/>
      </w:r>
      <w:r>
        <w:rPr>
          <w:noProof/>
        </w:rPr>
        <w:t>Transportability</w:t>
      </w:r>
      <w:r>
        <w:rPr>
          <w:noProof/>
        </w:rPr>
        <w:tab/>
      </w:r>
      <w:r>
        <w:rPr>
          <w:noProof/>
        </w:rPr>
        <w:fldChar w:fldCharType="begin"/>
      </w:r>
      <w:r>
        <w:rPr>
          <w:noProof/>
        </w:rPr>
        <w:instrText xml:space="preserve"> PAGEREF _Toc130405607 \h </w:instrText>
      </w:r>
      <w:r>
        <w:rPr>
          <w:noProof/>
        </w:rPr>
      </w:r>
      <w:r>
        <w:rPr>
          <w:noProof/>
        </w:rPr>
        <w:fldChar w:fldCharType="separate"/>
      </w:r>
      <w:r>
        <w:rPr>
          <w:noProof/>
        </w:rPr>
        <w:t>58</w:t>
      </w:r>
      <w:r>
        <w:rPr>
          <w:noProof/>
        </w:rPr>
        <w:fldChar w:fldCharType="end"/>
      </w:r>
    </w:p>
    <w:p w14:paraId="55308F82" w14:textId="3A395D99" w:rsidR="000F2BCC" w:rsidRDefault="000F2BCC">
      <w:pPr>
        <w:pStyle w:val="TOC3"/>
        <w:rPr>
          <w:rFonts w:asciiTheme="minorHAnsi" w:eastAsiaTheme="minorEastAsia" w:hAnsiTheme="minorHAnsi" w:cstheme="minorBidi"/>
          <w:noProof/>
          <w:sz w:val="22"/>
          <w:szCs w:val="22"/>
          <w:lang w:eastAsia="ko-KR"/>
        </w:rPr>
      </w:pPr>
      <w:r>
        <w:rPr>
          <w:noProof/>
        </w:rPr>
        <w:t>3.11.2</w:t>
      </w:r>
      <w:r>
        <w:rPr>
          <w:rFonts w:asciiTheme="minorHAnsi" w:eastAsiaTheme="minorEastAsia" w:hAnsiTheme="minorHAnsi" w:cstheme="minorBidi"/>
          <w:noProof/>
          <w:sz w:val="22"/>
          <w:szCs w:val="22"/>
          <w:lang w:eastAsia="ko-KR"/>
        </w:rPr>
        <w:tab/>
      </w:r>
      <w:r>
        <w:rPr>
          <w:noProof/>
        </w:rPr>
        <w:t>Storage</w:t>
      </w:r>
      <w:r>
        <w:rPr>
          <w:noProof/>
        </w:rPr>
        <w:tab/>
      </w:r>
      <w:r>
        <w:rPr>
          <w:noProof/>
        </w:rPr>
        <w:fldChar w:fldCharType="begin"/>
      </w:r>
      <w:r>
        <w:rPr>
          <w:noProof/>
        </w:rPr>
        <w:instrText xml:space="preserve"> PAGEREF _Toc130405608 \h </w:instrText>
      </w:r>
      <w:r>
        <w:rPr>
          <w:noProof/>
        </w:rPr>
      </w:r>
      <w:r>
        <w:rPr>
          <w:noProof/>
        </w:rPr>
        <w:fldChar w:fldCharType="separate"/>
      </w:r>
      <w:r>
        <w:rPr>
          <w:noProof/>
        </w:rPr>
        <w:t>58</w:t>
      </w:r>
      <w:r>
        <w:rPr>
          <w:noProof/>
        </w:rPr>
        <w:fldChar w:fldCharType="end"/>
      </w:r>
    </w:p>
    <w:p w14:paraId="42FE6450" w14:textId="1BC4D1CE" w:rsidR="000F2BCC" w:rsidRDefault="000F2BCC">
      <w:pPr>
        <w:pStyle w:val="TOC2"/>
        <w:rPr>
          <w:rFonts w:asciiTheme="minorHAnsi" w:eastAsiaTheme="minorEastAsia" w:hAnsiTheme="minorHAnsi" w:cstheme="minorBidi"/>
          <w:noProof/>
          <w:sz w:val="22"/>
          <w:szCs w:val="22"/>
          <w:lang w:eastAsia="ko-KR"/>
        </w:rPr>
      </w:pPr>
      <w:r>
        <w:rPr>
          <w:noProof/>
        </w:rPr>
        <w:t>3.12</w:t>
      </w:r>
      <w:r>
        <w:rPr>
          <w:rFonts w:asciiTheme="minorHAnsi" w:eastAsiaTheme="minorEastAsia" w:hAnsiTheme="minorHAnsi" w:cstheme="minorBidi"/>
          <w:noProof/>
          <w:sz w:val="22"/>
          <w:szCs w:val="22"/>
          <w:lang w:eastAsia="ko-KR"/>
        </w:rPr>
        <w:tab/>
      </w:r>
      <w:r>
        <w:rPr>
          <w:noProof/>
        </w:rPr>
        <w:t>Design and Construction</w:t>
      </w:r>
      <w:r>
        <w:rPr>
          <w:noProof/>
        </w:rPr>
        <w:tab/>
      </w:r>
      <w:r>
        <w:rPr>
          <w:noProof/>
        </w:rPr>
        <w:fldChar w:fldCharType="begin"/>
      </w:r>
      <w:r>
        <w:rPr>
          <w:noProof/>
        </w:rPr>
        <w:instrText xml:space="preserve"> PAGEREF _Toc130405609 \h </w:instrText>
      </w:r>
      <w:r>
        <w:rPr>
          <w:noProof/>
        </w:rPr>
      </w:r>
      <w:r>
        <w:rPr>
          <w:noProof/>
        </w:rPr>
        <w:fldChar w:fldCharType="separate"/>
      </w:r>
      <w:r>
        <w:rPr>
          <w:noProof/>
        </w:rPr>
        <w:t>59</w:t>
      </w:r>
      <w:r>
        <w:rPr>
          <w:noProof/>
        </w:rPr>
        <w:fldChar w:fldCharType="end"/>
      </w:r>
    </w:p>
    <w:p w14:paraId="345B3518" w14:textId="4008825A" w:rsidR="000F2BCC" w:rsidRDefault="000F2BCC">
      <w:pPr>
        <w:pStyle w:val="TOC3"/>
        <w:rPr>
          <w:rFonts w:asciiTheme="minorHAnsi" w:eastAsiaTheme="minorEastAsia" w:hAnsiTheme="minorHAnsi" w:cstheme="minorBidi"/>
          <w:noProof/>
          <w:sz w:val="22"/>
          <w:szCs w:val="22"/>
          <w:lang w:eastAsia="ko-KR"/>
        </w:rPr>
      </w:pPr>
      <w:r>
        <w:rPr>
          <w:noProof/>
        </w:rPr>
        <w:t>3.12.1</w:t>
      </w:r>
      <w:r>
        <w:rPr>
          <w:rFonts w:asciiTheme="minorHAnsi" w:eastAsiaTheme="minorEastAsia" w:hAnsiTheme="minorHAnsi" w:cstheme="minorBidi"/>
          <w:noProof/>
          <w:sz w:val="22"/>
          <w:szCs w:val="22"/>
          <w:lang w:eastAsia="ko-KR"/>
        </w:rPr>
        <w:tab/>
      </w:r>
      <w:r>
        <w:rPr>
          <w:noProof/>
        </w:rPr>
        <w:t>Selection of materials, processes and parts</w:t>
      </w:r>
      <w:r>
        <w:rPr>
          <w:noProof/>
        </w:rPr>
        <w:tab/>
      </w:r>
      <w:r>
        <w:rPr>
          <w:noProof/>
        </w:rPr>
        <w:fldChar w:fldCharType="begin"/>
      </w:r>
      <w:r>
        <w:rPr>
          <w:noProof/>
        </w:rPr>
        <w:instrText xml:space="preserve"> PAGEREF _Toc130405610 \h </w:instrText>
      </w:r>
      <w:r>
        <w:rPr>
          <w:noProof/>
        </w:rPr>
      </w:r>
      <w:r>
        <w:rPr>
          <w:noProof/>
        </w:rPr>
        <w:fldChar w:fldCharType="separate"/>
      </w:r>
      <w:r>
        <w:rPr>
          <w:noProof/>
        </w:rPr>
        <w:t>59</w:t>
      </w:r>
      <w:r>
        <w:rPr>
          <w:noProof/>
        </w:rPr>
        <w:fldChar w:fldCharType="end"/>
      </w:r>
    </w:p>
    <w:p w14:paraId="2A10A001" w14:textId="0420988F" w:rsidR="000F2BCC" w:rsidRDefault="000F2BCC">
      <w:pPr>
        <w:pStyle w:val="TOC3"/>
        <w:rPr>
          <w:rFonts w:asciiTheme="minorHAnsi" w:eastAsiaTheme="minorEastAsia" w:hAnsiTheme="minorHAnsi" w:cstheme="minorBidi"/>
          <w:noProof/>
          <w:sz w:val="22"/>
          <w:szCs w:val="22"/>
          <w:lang w:eastAsia="ko-KR"/>
        </w:rPr>
      </w:pPr>
      <w:r>
        <w:rPr>
          <w:noProof/>
        </w:rPr>
        <w:t>3.12.2</w:t>
      </w:r>
      <w:r>
        <w:rPr>
          <w:rFonts w:asciiTheme="minorHAnsi" w:eastAsiaTheme="minorEastAsia" w:hAnsiTheme="minorHAnsi" w:cstheme="minorBidi"/>
          <w:noProof/>
          <w:sz w:val="22"/>
          <w:szCs w:val="22"/>
          <w:lang w:eastAsia="ko-KR"/>
        </w:rPr>
        <w:tab/>
      </w:r>
      <w:r>
        <w:rPr>
          <w:noProof/>
        </w:rPr>
        <w:t>Passive devices</w:t>
      </w:r>
      <w:r>
        <w:rPr>
          <w:noProof/>
        </w:rPr>
        <w:tab/>
      </w:r>
      <w:r>
        <w:rPr>
          <w:noProof/>
        </w:rPr>
        <w:fldChar w:fldCharType="begin"/>
      </w:r>
      <w:r>
        <w:rPr>
          <w:noProof/>
        </w:rPr>
        <w:instrText xml:space="preserve"> PAGEREF _Toc130405611 \h </w:instrText>
      </w:r>
      <w:r>
        <w:rPr>
          <w:noProof/>
        </w:rPr>
      </w:r>
      <w:r>
        <w:rPr>
          <w:noProof/>
        </w:rPr>
        <w:fldChar w:fldCharType="separate"/>
      </w:r>
      <w:r>
        <w:rPr>
          <w:noProof/>
        </w:rPr>
        <w:t>59</w:t>
      </w:r>
      <w:r>
        <w:rPr>
          <w:noProof/>
        </w:rPr>
        <w:fldChar w:fldCharType="end"/>
      </w:r>
    </w:p>
    <w:p w14:paraId="5AD70860" w14:textId="77CC8F1C" w:rsidR="000F2BCC" w:rsidRDefault="000F2BCC">
      <w:pPr>
        <w:pStyle w:val="TOC3"/>
        <w:rPr>
          <w:rFonts w:asciiTheme="minorHAnsi" w:eastAsiaTheme="minorEastAsia" w:hAnsiTheme="minorHAnsi" w:cstheme="minorBidi"/>
          <w:noProof/>
          <w:sz w:val="22"/>
          <w:szCs w:val="22"/>
          <w:lang w:eastAsia="ko-KR"/>
        </w:rPr>
      </w:pPr>
      <w:r>
        <w:rPr>
          <w:noProof/>
        </w:rPr>
        <w:t>3.12.3</w:t>
      </w:r>
      <w:r>
        <w:rPr>
          <w:rFonts w:asciiTheme="minorHAnsi" w:eastAsiaTheme="minorEastAsia" w:hAnsiTheme="minorHAnsi" w:cstheme="minorBidi"/>
          <w:noProof/>
          <w:sz w:val="22"/>
          <w:szCs w:val="22"/>
          <w:lang w:eastAsia="ko-KR"/>
        </w:rPr>
        <w:tab/>
      </w:r>
      <w:r>
        <w:rPr>
          <w:noProof/>
        </w:rPr>
        <w:t>Sealing and insulation materials</w:t>
      </w:r>
      <w:r>
        <w:rPr>
          <w:noProof/>
        </w:rPr>
        <w:tab/>
      </w:r>
      <w:r>
        <w:rPr>
          <w:noProof/>
        </w:rPr>
        <w:fldChar w:fldCharType="begin"/>
      </w:r>
      <w:r>
        <w:rPr>
          <w:noProof/>
        </w:rPr>
        <w:instrText xml:space="preserve"> PAGEREF _Toc130405612 \h </w:instrText>
      </w:r>
      <w:r>
        <w:rPr>
          <w:noProof/>
        </w:rPr>
      </w:r>
      <w:r>
        <w:rPr>
          <w:noProof/>
        </w:rPr>
        <w:fldChar w:fldCharType="separate"/>
      </w:r>
      <w:r>
        <w:rPr>
          <w:noProof/>
        </w:rPr>
        <w:t>59</w:t>
      </w:r>
      <w:r>
        <w:rPr>
          <w:noProof/>
        </w:rPr>
        <w:fldChar w:fldCharType="end"/>
      </w:r>
    </w:p>
    <w:p w14:paraId="066925B1" w14:textId="2FEAB4BE" w:rsidR="000F2BCC" w:rsidRDefault="000F2BCC">
      <w:pPr>
        <w:pStyle w:val="TOC3"/>
        <w:rPr>
          <w:rFonts w:asciiTheme="minorHAnsi" w:eastAsiaTheme="minorEastAsia" w:hAnsiTheme="minorHAnsi" w:cstheme="minorBidi"/>
          <w:noProof/>
          <w:sz w:val="22"/>
          <w:szCs w:val="22"/>
          <w:lang w:eastAsia="ko-KR"/>
        </w:rPr>
      </w:pPr>
      <w:r>
        <w:rPr>
          <w:noProof/>
        </w:rPr>
        <w:t>3.12.4</w:t>
      </w:r>
      <w:r>
        <w:rPr>
          <w:rFonts w:asciiTheme="minorHAnsi" w:eastAsiaTheme="minorEastAsia" w:hAnsiTheme="minorHAnsi" w:cstheme="minorBidi"/>
          <w:noProof/>
          <w:sz w:val="22"/>
          <w:szCs w:val="22"/>
          <w:lang w:eastAsia="ko-KR"/>
        </w:rPr>
        <w:tab/>
      </w:r>
      <w:r>
        <w:rPr>
          <w:noProof/>
        </w:rPr>
        <w:t>Treatment and finishing</w:t>
      </w:r>
      <w:r>
        <w:rPr>
          <w:noProof/>
        </w:rPr>
        <w:tab/>
      </w:r>
      <w:r>
        <w:rPr>
          <w:noProof/>
        </w:rPr>
        <w:fldChar w:fldCharType="begin"/>
      </w:r>
      <w:r>
        <w:rPr>
          <w:noProof/>
        </w:rPr>
        <w:instrText xml:space="preserve"> PAGEREF _Toc130405613 \h </w:instrText>
      </w:r>
      <w:r>
        <w:rPr>
          <w:noProof/>
        </w:rPr>
      </w:r>
      <w:r>
        <w:rPr>
          <w:noProof/>
        </w:rPr>
        <w:fldChar w:fldCharType="separate"/>
      </w:r>
      <w:r>
        <w:rPr>
          <w:noProof/>
        </w:rPr>
        <w:t>60</w:t>
      </w:r>
      <w:r>
        <w:rPr>
          <w:noProof/>
        </w:rPr>
        <w:fldChar w:fldCharType="end"/>
      </w:r>
    </w:p>
    <w:p w14:paraId="0AD7B07A" w14:textId="79924A90" w:rsidR="000F2BCC" w:rsidRDefault="000F2BCC">
      <w:pPr>
        <w:pStyle w:val="TOC3"/>
        <w:rPr>
          <w:rFonts w:asciiTheme="minorHAnsi" w:eastAsiaTheme="minorEastAsia" w:hAnsiTheme="minorHAnsi" w:cstheme="minorBidi"/>
          <w:noProof/>
          <w:sz w:val="22"/>
          <w:szCs w:val="22"/>
          <w:lang w:eastAsia="ko-KR"/>
        </w:rPr>
      </w:pPr>
      <w:r>
        <w:rPr>
          <w:noProof/>
        </w:rPr>
        <w:t>3.12.5</w:t>
      </w:r>
      <w:r>
        <w:rPr>
          <w:rFonts w:asciiTheme="minorHAnsi" w:eastAsiaTheme="minorEastAsia" w:hAnsiTheme="minorHAnsi" w:cstheme="minorBidi"/>
          <w:noProof/>
          <w:sz w:val="22"/>
          <w:szCs w:val="22"/>
          <w:lang w:eastAsia="ko-KR"/>
        </w:rPr>
        <w:tab/>
      </w:r>
      <w:r>
        <w:rPr>
          <w:noProof/>
        </w:rPr>
        <w:t>Junction temperature</w:t>
      </w:r>
      <w:r>
        <w:rPr>
          <w:noProof/>
        </w:rPr>
        <w:tab/>
      </w:r>
      <w:r>
        <w:rPr>
          <w:noProof/>
        </w:rPr>
        <w:fldChar w:fldCharType="begin"/>
      </w:r>
      <w:r>
        <w:rPr>
          <w:noProof/>
        </w:rPr>
        <w:instrText xml:space="preserve"> PAGEREF _Toc130405614 \h </w:instrText>
      </w:r>
      <w:r>
        <w:rPr>
          <w:noProof/>
        </w:rPr>
      </w:r>
      <w:r>
        <w:rPr>
          <w:noProof/>
        </w:rPr>
        <w:fldChar w:fldCharType="separate"/>
      </w:r>
      <w:r>
        <w:rPr>
          <w:noProof/>
        </w:rPr>
        <w:t>60</w:t>
      </w:r>
      <w:r>
        <w:rPr>
          <w:noProof/>
        </w:rPr>
        <w:fldChar w:fldCharType="end"/>
      </w:r>
    </w:p>
    <w:p w14:paraId="0F99DC24" w14:textId="7B46D742" w:rsidR="000F2BCC" w:rsidRDefault="000F2BCC">
      <w:pPr>
        <w:pStyle w:val="TOC3"/>
        <w:rPr>
          <w:rFonts w:asciiTheme="minorHAnsi" w:eastAsiaTheme="minorEastAsia" w:hAnsiTheme="minorHAnsi" w:cstheme="minorBidi"/>
          <w:noProof/>
          <w:sz w:val="22"/>
          <w:szCs w:val="22"/>
          <w:lang w:eastAsia="ko-KR"/>
        </w:rPr>
      </w:pPr>
      <w:r>
        <w:rPr>
          <w:noProof/>
        </w:rPr>
        <w:t>3.12.6</w:t>
      </w:r>
      <w:r>
        <w:rPr>
          <w:rFonts w:asciiTheme="minorHAnsi" w:eastAsiaTheme="minorEastAsia" w:hAnsiTheme="minorHAnsi" w:cstheme="minorBidi"/>
          <w:noProof/>
          <w:sz w:val="22"/>
          <w:szCs w:val="22"/>
          <w:lang w:eastAsia="ko-KR"/>
        </w:rPr>
        <w:tab/>
      </w:r>
      <w:r>
        <w:rPr>
          <w:noProof/>
        </w:rPr>
        <w:t>Printed Circuit Boards (PCBs)</w:t>
      </w:r>
      <w:r>
        <w:rPr>
          <w:noProof/>
        </w:rPr>
        <w:tab/>
      </w:r>
      <w:r>
        <w:rPr>
          <w:noProof/>
        </w:rPr>
        <w:fldChar w:fldCharType="begin"/>
      </w:r>
      <w:r>
        <w:rPr>
          <w:noProof/>
        </w:rPr>
        <w:instrText xml:space="preserve"> PAGEREF _Toc130405615 \h </w:instrText>
      </w:r>
      <w:r>
        <w:rPr>
          <w:noProof/>
        </w:rPr>
      </w:r>
      <w:r>
        <w:rPr>
          <w:noProof/>
        </w:rPr>
        <w:fldChar w:fldCharType="separate"/>
      </w:r>
      <w:r>
        <w:rPr>
          <w:noProof/>
        </w:rPr>
        <w:t>60</w:t>
      </w:r>
      <w:r>
        <w:rPr>
          <w:noProof/>
        </w:rPr>
        <w:fldChar w:fldCharType="end"/>
      </w:r>
    </w:p>
    <w:p w14:paraId="1C9EFDD0" w14:textId="36AE1C97" w:rsidR="000F2BCC" w:rsidRDefault="000F2BCC">
      <w:pPr>
        <w:pStyle w:val="TOC3"/>
        <w:rPr>
          <w:rFonts w:asciiTheme="minorHAnsi" w:eastAsiaTheme="minorEastAsia" w:hAnsiTheme="minorHAnsi" w:cstheme="minorBidi"/>
          <w:noProof/>
          <w:sz w:val="22"/>
          <w:szCs w:val="22"/>
          <w:lang w:eastAsia="ko-KR"/>
        </w:rPr>
      </w:pPr>
      <w:r>
        <w:rPr>
          <w:noProof/>
        </w:rPr>
        <w:t>3.12.7</w:t>
      </w:r>
      <w:r>
        <w:rPr>
          <w:rFonts w:asciiTheme="minorHAnsi" w:eastAsiaTheme="minorEastAsia" w:hAnsiTheme="minorHAnsi" w:cstheme="minorBidi"/>
          <w:noProof/>
          <w:sz w:val="22"/>
          <w:szCs w:val="22"/>
          <w:lang w:eastAsia="ko-KR"/>
        </w:rPr>
        <w:tab/>
      </w:r>
      <w:r>
        <w:rPr>
          <w:noProof/>
        </w:rPr>
        <w:t>Electromagnetic compatibility</w:t>
      </w:r>
      <w:r>
        <w:rPr>
          <w:noProof/>
        </w:rPr>
        <w:tab/>
      </w:r>
      <w:r>
        <w:rPr>
          <w:noProof/>
        </w:rPr>
        <w:fldChar w:fldCharType="begin"/>
      </w:r>
      <w:r>
        <w:rPr>
          <w:noProof/>
        </w:rPr>
        <w:instrText xml:space="preserve"> PAGEREF _Toc130405616 \h </w:instrText>
      </w:r>
      <w:r>
        <w:rPr>
          <w:noProof/>
        </w:rPr>
      </w:r>
      <w:r>
        <w:rPr>
          <w:noProof/>
        </w:rPr>
        <w:fldChar w:fldCharType="separate"/>
      </w:r>
      <w:r>
        <w:rPr>
          <w:noProof/>
        </w:rPr>
        <w:t>61</w:t>
      </w:r>
      <w:r>
        <w:rPr>
          <w:noProof/>
        </w:rPr>
        <w:fldChar w:fldCharType="end"/>
      </w:r>
    </w:p>
    <w:p w14:paraId="1A7BD8E6" w14:textId="76E47DE7" w:rsidR="000F2BCC" w:rsidRDefault="000F2BCC">
      <w:pPr>
        <w:pStyle w:val="TOC3"/>
        <w:rPr>
          <w:rFonts w:asciiTheme="minorHAnsi" w:eastAsiaTheme="minorEastAsia" w:hAnsiTheme="minorHAnsi" w:cstheme="minorBidi"/>
          <w:noProof/>
          <w:sz w:val="22"/>
          <w:szCs w:val="22"/>
          <w:lang w:eastAsia="ko-KR"/>
        </w:rPr>
      </w:pPr>
      <w:r>
        <w:rPr>
          <w:noProof/>
        </w:rPr>
        <w:t>3.12.8</w:t>
      </w:r>
      <w:r>
        <w:rPr>
          <w:rFonts w:asciiTheme="minorHAnsi" w:eastAsiaTheme="minorEastAsia" w:hAnsiTheme="minorHAnsi" w:cstheme="minorBidi"/>
          <w:noProof/>
          <w:sz w:val="22"/>
          <w:szCs w:val="22"/>
          <w:lang w:eastAsia="ko-KR"/>
        </w:rPr>
        <w:tab/>
      </w:r>
      <w:r>
        <w:rPr>
          <w:noProof/>
        </w:rPr>
        <w:t>EMC Requirements</w:t>
      </w:r>
      <w:r>
        <w:rPr>
          <w:noProof/>
        </w:rPr>
        <w:tab/>
      </w:r>
      <w:r>
        <w:rPr>
          <w:noProof/>
        </w:rPr>
        <w:fldChar w:fldCharType="begin"/>
      </w:r>
      <w:r>
        <w:rPr>
          <w:noProof/>
        </w:rPr>
        <w:instrText xml:space="preserve"> PAGEREF _Toc130405617 \h </w:instrText>
      </w:r>
      <w:r>
        <w:rPr>
          <w:noProof/>
        </w:rPr>
      </w:r>
      <w:r>
        <w:rPr>
          <w:noProof/>
        </w:rPr>
        <w:fldChar w:fldCharType="separate"/>
      </w:r>
      <w:r>
        <w:rPr>
          <w:noProof/>
        </w:rPr>
        <w:t>61</w:t>
      </w:r>
      <w:r>
        <w:rPr>
          <w:noProof/>
        </w:rPr>
        <w:fldChar w:fldCharType="end"/>
      </w:r>
    </w:p>
    <w:p w14:paraId="1C3CBC35" w14:textId="4CF47451" w:rsidR="000F2BCC" w:rsidRDefault="000F2BCC">
      <w:pPr>
        <w:pStyle w:val="TOC3"/>
        <w:rPr>
          <w:rFonts w:asciiTheme="minorHAnsi" w:eastAsiaTheme="minorEastAsia" w:hAnsiTheme="minorHAnsi" w:cstheme="minorBidi"/>
          <w:noProof/>
          <w:sz w:val="22"/>
          <w:szCs w:val="22"/>
          <w:lang w:eastAsia="ko-KR"/>
        </w:rPr>
      </w:pPr>
      <w:r>
        <w:rPr>
          <w:noProof/>
        </w:rPr>
        <w:t>3.12.9</w:t>
      </w:r>
      <w:r>
        <w:rPr>
          <w:rFonts w:asciiTheme="minorHAnsi" w:eastAsiaTheme="minorEastAsia" w:hAnsiTheme="minorHAnsi" w:cstheme="minorBidi"/>
          <w:noProof/>
          <w:sz w:val="22"/>
          <w:szCs w:val="22"/>
          <w:lang w:eastAsia="ko-KR"/>
        </w:rPr>
        <w:tab/>
      </w:r>
      <w:r>
        <w:rPr>
          <w:noProof/>
        </w:rPr>
        <w:t>Description of Requirements</w:t>
      </w:r>
      <w:r>
        <w:rPr>
          <w:noProof/>
        </w:rPr>
        <w:tab/>
      </w:r>
      <w:r>
        <w:rPr>
          <w:noProof/>
        </w:rPr>
        <w:fldChar w:fldCharType="begin"/>
      </w:r>
      <w:r>
        <w:rPr>
          <w:noProof/>
        </w:rPr>
        <w:instrText xml:space="preserve"> PAGEREF _Toc130405618 \h </w:instrText>
      </w:r>
      <w:r>
        <w:rPr>
          <w:noProof/>
        </w:rPr>
      </w:r>
      <w:r>
        <w:rPr>
          <w:noProof/>
        </w:rPr>
        <w:fldChar w:fldCharType="separate"/>
      </w:r>
      <w:r>
        <w:rPr>
          <w:noProof/>
        </w:rPr>
        <w:t>61</w:t>
      </w:r>
      <w:r>
        <w:rPr>
          <w:noProof/>
        </w:rPr>
        <w:fldChar w:fldCharType="end"/>
      </w:r>
    </w:p>
    <w:p w14:paraId="610D101F" w14:textId="7052A50C" w:rsidR="000F2BCC" w:rsidRDefault="000F2BCC">
      <w:pPr>
        <w:pStyle w:val="TOC3"/>
        <w:rPr>
          <w:rFonts w:asciiTheme="minorHAnsi" w:eastAsiaTheme="minorEastAsia" w:hAnsiTheme="minorHAnsi" w:cstheme="minorBidi"/>
          <w:noProof/>
          <w:sz w:val="22"/>
          <w:szCs w:val="22"/>
          <w:lang w:eastAsia="ko-KR"/>
        </w:rPr>
      </w:pPr>
      <w:r>
        <w:rPr>
          <w:noProof/>
        </w:rPr>
        <w:t>3.12.10</w:t>
      </w:r>
      <w:r>
        <w:rPr>
          <w:rFonts w:asciiTheme="minorHAnsi" w:eastAsiaTheme="minorEastAsia" w:hAnsiTheme="minorHAnsi" w:cstheme="minorBidi"/>
          <w:noProof/>
          <w:sz w:val="22"/>
          <w:szCs w:val="22"/>
          <w:lang w:eastAsia="ko-KR"/>
        </w:rPr>
        <w:tab/>
      </w:r>
      <w:r>
        <w:rPr>
          <w:noProof/>
        </w:rPr>
        <w:t>Bonding</w:t>
      </w:r>
      <w:r>
        <w:rPr>
          <w:noProof/>
        </w:rPr>
        <w:tab/>
      </w:r>
      <w:r>
        <w:rPr>
          <w:noProof/>
        </w:rPr>
        <w:fldChar w:fldCharType="begin"/>
      </w:r>
      <w:r>
        <w:rPr>
          <w:noProof/>
        </w:rPr>
        <w:instrText xml:space="preserve"> PAGEREF _Toc130405619 \h </w:instrText>
      </w:r>
      <w:r>
        <w:rPr>
          <w:noProof/>
        </w:rPr>
      </w:r>
      <w:r>
        <w:rPr>
          <w:noProof/>
        </w:rPr>
        <w:fldChar w:fldCharType="separate"/>
      </w:r>
      <w:r>
        <w:rPr>
          <w:noProof/>
        </w:rPr>
        <w:t>62</w:t>
      </w:r>
      <w:r>
        <w:rPr>
          <w:noProof/>
        </w:rPr>
        <w:fldChar w:fldCharType="end"/>
      </w:r>
    </w:p>
    <w:p w14:paraId="4D30716B" w14:textId="5FC76A89" w:rsidR="000F2BCC" w:rsidRDefault="000F2BCC">
      <w:pPr>
        <w:pStyle w:val="TOC3"/>
        <w:rPr>
          <w:rFonts w:asciiTheme="minorHAnsi" w:eastAsiaTheme="minorEastAsia" w:hAnsiTheme="minorHAnsi" w:cstheme="minorBidi"/>
          <w:noProof/>
          <w:sz w:val="22"/>
          <w:szCs w:val="22"/>
          <w:lang w:eastAsia="ko-KR"/>
        </w:rPr>
      </w:pPr>
      <w:r>
        <w:rPr>
          <w:noProof/>
        </w:rPr>
        <w:t>3.12.11</w:t>
      </w:r>
      <w:r>
        <w:rPr>
          <w:rFonts w:asciiTheme="minorHAnsi" w:eastAsiaTheme="minorEastAsia" w:hAnsiTheme="minorHAnsi" w:cstheme="minorBidi"/>
          <w:noProof/>
          <w:sz w:val="22"/>
          <w:szCs w:val="22"/>
          <w:lang w:eastAsia="ko-KR"/>
        </w:rPr>
        <w:tab/>
      </w:r>
      <w:r>
        <w:rPr>
          <w:noProof/>
        </w:rPr>
        <w:t>Grounding</w:t>
      </w:r>
      <w:r>
        <w:rPr>
          <w:noProof/>
        </w:rPr>
        <w:tab/>
      </w:r>
      <w:r>
        <w:rPr>
          <w:noProof/>
        </w:rPr>
        <w:fldChar w:fldCharType="begin"/>
      </w:r>
      <w:r>
        <w:rPr>
          <w:noProof/>
        </w:rPr>
        <w:instrText xml:space="preserve"> PAGEREF _Toc130405620 \h </w:instrText>
      </w:r>
      <w:r>
        <w:rPr>
          <w:noProof/>
        </w:rPr>
      </w:r>
      <w:r>
        <w:rPr>
          <w:noProof/>
        </w:rPr>
        <w:fldChar w:fldCharType="separate"/>
      </w:r>
      <w:r>
        <w:rPr>
          <w:noProof/>
        </w:rPr>
        <w:t>62</w:t>
      </w:r>
      <w:r>
        <w:rPr>
          <w:noProof/>
        </w:rPr>
        <w:fldChar w:fldCharType="end"/>
      </w:r>
    </w:p>
    <w:p w14:paraId="567BEEE3" w14:textId="544F446D" w:rsidR="000F2BCC" w:rsidRDefault="000F2BCC">
      <w:pPr>
        <w:pStyle w:val="TOC4"/>
        <w:rPr>
          <w:rFonts w:asciiTheme="minorHAnsi" w:eastAsiaTheme="minorEastAsia" w:hAnsiTheme="minorHAnsi" w:cstheme="minorBidi"/>
          <w:noProof/>
          <w:sz w:val="22"/>
          <w:szCs w:val="22"/>
          <w:lang w:eastAsia="ko-KR"/>
        </w:rPr>
      </w:pPr>
      <w:r w:rsidRPr="00635C2A">
        <w:rPr>
          <w:noProof/>
          <w:color w:val="000000"/>
        </w:rPr>
        <w:t>3.12.11.1</w:t>
      </w:r>
      <w:r>
        <w:rPr>
          <w:rFonts w:asciiTheme="minorHAnsi" w:eastAsiaTheme="minorEastAsia" w:hAnsiTheme="minorHAnsi" w:cstheme="minorBidi"/>
          <w:noProof/>
          <w:sz w:val="22"/>
          <w:szCs w:val="22"/>
          <w:lang w:eastAsia="ko-KR"/>
        </w:rPr>
        <w:tab/>
      </w:r>
      <w:r>
        <w:rPr>
          <w:noProof/>
        </w:rPr>
        <w:t>Grounding concept</w:t>
      </w:r>
      <w:r>
        <w:rPr>
          <w:noProof/>
        </w:rPr>
        <w:tab/>
      </w:r>
      <w:r>
        <w:rPr>
          <w:noProof/>
        </w:rPr>
        <w:fldChar w:fldCharType="begin"/>
      </w:r>
      <w:r>
        <w:rPr>
          <w:noProof/>
        </w:rPr>
        <w:instrText xml:space="preserve"> PAGEREF _Toc130405621 \h </w:instrText>
      </w:r>
      <w:r>
        <w:rPr>
          <w:noProof/>
        </w:rPr>
      </w:r>
      <w:r>
        <w:rPr>
          <w:noProof/>
        </w:rPr>
        <w:fldChar w:fldCharType="separate"/>
      </w:r>
      <w:r>
        <w:rPr>
          <w:noProof/>
        </w:rPr>
        <w:t>63</w:t>
      </w:r>
      <w:r>
        <w:rPr>
          <w:noProof/>
        </w:rPr>
        <w:fldChar w:fldCharType="end"/>
      </w:r>
    </w:p>
    <w:p w14:paraId="6B884C36" w14:textId="6A2BEDFB" w:rsidR="000F2BCC" w:rsidRDefault="000F2BCC">
      <w:pPr>
        <w:pStyle w:val="TOC3"/>
        <w:rPr>
          <w:rFonts w:asciiTheme="minorHAnsi" w:eastAsiaTheme="minorEastAsia" w:hAnsiTheme="minorHAnsi" w:cstheme="minorBidi"/>
          <w:noProof/>
          <w:sz w:val="22"/>
          <w:szCs w:val="22"/>
          <w:lang w:eastAsia="ko-KR"/>
        </w:rPr>
      </w:pPr>
      <w:r>
        <w:rPr>
          <w:noProof/>
        </w:rPr>
        <w:t>3.12.12</w:t>
      </w:r>
      <w:r>
        <w:rPr>
          <w:rFonts w:asciiTheme="minorHAnsi" w:eastAsiaTheme="minorEastAsia" w:hAnsiTheme="minorHAnsi" w:cstheme="minorBidi"/>
          <w:noProof/>
          <w:sz w:val="22"/>
          <w:szCs w:val="22"/>
          <w:lang w:eastAsia="ko-KR"/>
        </w:rPr>
        <w:tab/>
      </w:r>
      <w:r>
        <w:rPr>
          <w:noProof/>
        </w:rPr>
        <w:t>Shielding</w:t>
      </w:r>
      <w:r>
        <w:rPr>
          <w:noProof/>
        </w:rPr>
        <w:tab/>
      </w:r>
      <w:r>
        <w:rPr>
          <w:noProof/>
        </w:rPr>
        <w:fldChar w:fldCharType="begin"/>
      </w:r>
      <w:r>
        <w:rPr>
          <w:noProof/>
        </w:rPr>
        <w:instrText xml:space="preserve"> PAGEREF _Toc130405622 \h </w:instrText>
      </w:r>
      <w:r>
        <w:rPr>
          <w:noProof/>
        </w:rPr>
      </w:r>
      <w:r>
        <w:rPr>
          <w:noProof/>
        </w:rPr>
        <w:fldChar w:fldCharType="separate"/>
      </w:r>
      <w:r>
        <w:rPr>
          <w:noProof/>
        </w:rPr>
        <w:t>63</w:t>
      </w:r>
      <w:r>
        <w:rPr>
          <w:noProof/>
        </w:rPr>
        <w:fldChar w:fldCharType="end"/>
      </w:r>
    </w:p>
    <w:p w14:paraId="66E093F9" w14:textId="166DB719" w:rsidR="000F2BCC" w:rsidRDefault="000F2BCC">
      <w:pPr>
        <w:pStyle w:val="TOC3"/>
        <w:rPr>
          <w:rFonts w:asciiTheme="minorHAnsi" w:eastAsiaTheme="minorEastAsia" w:hAnsiTheme="minorHAnsi" w:cstheme="minorBidi"/>
          <w:noProof/>
          <w:sz w:val="22"/>
          <w:szCs w:val="22"/>
          <w:lang w:eastAsia="ko-KR"/>
        </w:rPr>
      </w:pPr>
      <w:r>
        <w:rPr>
          <w:noProof/>
        </w:rPr>
        <w:t>3.12.13</w:t>
      </w:r>
      <w:r>
        <w:rPr>
          <w:rFonts w:asciiTheme="minorHAnsi" w:eastAsiaTheme="minorEastAsia" w:hAnsiTheme="minorHAnsi" w:cstheme="minorBidi"/>
          <w:noProof/>
          <w:sz w:val="22"/>
          <w:szCs w:val="22"/>
          <w:lang w:eastAsia="ko-KR"/>
        </w:rPr>
        <w:tab/>
      </w:r>
      <w:r>
        <w:rPr>
          <w:noProof/>
        </w:rPr>
        <w:t>External Cables</w:t>
      </w:r>
      <w:r>
        <w:rPr>
          <w:noProof/>
        </w:rPr>
        <w:tab/>
      </w:r>
      <w:r>
        <w:rPr>
          <w:noProof/>
        </w:rPr>
        <w:fldChar w:fldCharType="begin"/>
      </w:r>
      <w:r>
        <w:rPr>
          <w:noProof/>
        </w:rPr>
        <w:instrText xml:space="preserve"> PAGEREF _Toc130405623 \h </w:instrText>
      </w:r>
      <w:r>
        <w:rPr>
          <w:noProof/>
        </w:rPr>
      </w:r>
      <w:r>
        <w:rPr>
          <w:noProof/>
        </w:rPr>
        <w:fldChar w:fldCharType="separate"/>
      </w:r>
      <w:r>
        <w:rPr>
          <w:noProof/>
        </w:rPr>
        <w:t>63</w:t>
      </w:r>
      <w:r>
        <w:rPr>
          <w:noProof/>
        </w:rPr>
        <w:fldChar w:fldCharType="end"/>
      </w:r>
    </w:p>
    <w:p w14:paraId="5099A813" w14:textId="0FE53D9B" w:rsidR="000F2BCC" w:rsidRDefault="000F2BCC">
      <w:pPr>
        <w:pStyle w:val="TOC3"/>
        <w:rPr>
          <w:rFonts w:asciiTheme="minorHAnsi" w:eastAsiaTheme="minorEastAsia" w:hAnsiTheme="minorHAnsi" w:cstheme="minorBidi"/>
          <w:noProof/>
          <w:sz w:val="22"/>
          <w:szCs w:val="22"/>
          <w:lang w:eastAsia="ko-KR"/>
        </w:rPr>
      </w:pPr>
      <w:r>
        <w:rPr>
          <w:noProof/>
        </w:rPr>
        <w:t>3.12.14</w:t>
      </w:r>
      <w:r>
        <w:rPr>
          <w:rFonts w:asciiTheme="minorHAnsi" w:eastAsiaTheme="minorEastAsia" w:hAnsiTheme="minorHAnsi" w:cstheme="minorBidi"/>
          <w:noProof/>
          <w:sz w:val="22"/>
          <w:szCs w:val="22"/>
          <w:lang w:eastAsia="ko-KR"/>
        </w:rPr>
        <w:tab/>
      </w:r>
      <w:r>
        <w:rPr>
          <w:noProof/>
        </w:rPr>
        <w:t>Other EMC recommended instructions:</w:t>
      </w:r>
      <w:r>
        <w:rPr>
          <w:noProof/>
        </w:rPr>
        <w:tab/>
      </w:r>
      <w:r>
        <w:rPr>
          <w:noProof/>
        </w:rPr>
        <w:fldChar w:fldCharType="begin"/>
      </w:r>
      <w:r>
        <w:rPr>
          <w:noProof/>
        </w:rPr>
        <w:instrText xml:space="preserve"> PAGEREF _Toc130405624 \h </w:instrText>
      </w:r>
      <w:r>
        <w:rPr>
          <w:noProof/>
        </w:rPr>
      </w:r>
      <w:r>
        <w:rPr>
          <w:noProof/>
        </w:rPr>
        <w:fldChar w:fldCharType="separate"/>
      </w:r>
      <w:r>
        <w:rPr>
          <w:noProof/>
        </w:rPr>
        <w:t>64</w:t>
      </w:r>
      <w:r>
        <w:rPr>
          <w:noProof/>
        </w:rPr>
        <w:fldChar w:fldCharType="end"/>
      </w:r>
    </w:p>
    <w:p w14:paraId="31D1BAF8" w14:textId="64BE7AE9" w:rsidR="000F2BCC" w:rsidRDefault="000F2BCC">
      <w:pPr>
        <w:pStyle w:val="TOC3"/>
        <w:rPr>
          <w:rFonts w:asciiTheme="minorHAnsi" w:eastAsiaTheme="minorEastAsia" w:hAnsiTheme="minorHAnsi" w:cstheme="minorBidi"/>
          <w:noProof/>
          <w:sz w:val="22"/>
          <w:szCs w:val="22"/>
          <w:lang w:eastAsia="ko-KR"/>
        </w:rPr>
      </w:pPr>
      <w:r>
        <w:rPr>
          <w:noProof/>
        </w:rPr>
        <w:t>3.12.15</w:t>
      </w:r>
      <w:r>
        <w:rPr>
          <w:rFonts w:asciiTheme="minorHAnsi" w:eastAsiaTheme="minorEastAsia" w:hAnsiTheme="minorHAnsi" w:cstheme="minorBidi"/>
          <w:noProof/>
          <w:sz w:val="22"/>
          <w:szCs w:val="22"/>
          <w:lang w:eastAsia="ko-KR"/>
        </w:rPr>
        <w:tab/>
      </w:r>
      <w:r>
        <w:rPr>
          <w:noProof/>
        </w:rPr>
        <w:t>Nameplate and Product Marking</w:t>
      </w:r>
      <w:r>
        <w:rPr>
          <w:noProof/>
        </w:rPr>
        <w:tab/>
      </w:r>
      <w:r>
        <w:rPr>
          <w:noProof/>
        </w:rPr>
        <w:fldChar w:fldCharType="begin"/>
      </w:r>
      <w:r>
        <w:rPr>
          <w:noProof/>
        </w:rPr>
        <w:instrText xml:space="preserve"> PAGEREF _Toc130405625 \h </w:instrText>
      </w:r>
      <w:r>
        <w:rPr>
          <w:noProof/>
        </w:rPr>
      </w:r>
      <w:r>
        <w:rPr>
          <w:noProof/>
        </w:rPr>
        <w:fldChar w:fldCharType="separate"/>
      </w:r>
      <w:r>
        <w:rPr>
          <w:noProof/>
        </w:rPr>
        <w:t>65</w:t>
      </w:r>
      <w:r>
        <w:rPr>
          <w:noProof/>
        </w:rPr>
        <w:fldChar w:fldCharType="end"/>
      </w:r>
    </w:p>
    <w:p w14:paraId="55FE7C4E" w14:textId="1093DD5D" w:rsidR="000F2BCC" w:rsidRDefault="000F2BCC">
      <w:pPr>
        <w:pStyle w:val="TOC3"/>
        <w:rPr>
          <w:rFonts w:asciiTheme="minorHAnsi" w:eastAsiaTheme="minorEastAsia" w:hAnsiTheme="minorHAnsi" w:cstheme="minorBidi"/>
          <w:noProof/>
          <w:sz w:val="22"/>
          <w:szCs w:val="22"/>
          <w:lang w:eastAsia="ko-KR"/>
        </w:rPr>
      </w:pPr>
      <w:r>
        <w:rPr>
          <w:noProof/>
        </w:rPr>
        <w:t>3.12.16</w:t>
      </w:r>
      <w:r>
        <w:rPr>
          <w:rFonts w:asciiTheme="minorHAnsi" w:eastAsiaTheme="minorEastAsia" w:hAnsiTheme="minorHAnsi" w:cstheme="minorBidi"/>
          <w:noProof/>
          <w:sz w:val="22"/>
          <w:szCs w:val="22"/>
          <w:lang w:eastAsia="ko-KR"/>
        </w:rPr>
        <w:tab/>
      </w:r>
      <w:r>
        <w:rPr>
          <w:noProof/>
        </w:rPr>
        <w:t>Workmanship</w:t>
      </w:r>
      <w:r>
        <w:rPr>
          <w:noProof/>
        </w:rPr>
        <w:tab/>
      </w:r>
      <w:r>
        <w:rPr>
          <w:noProof/>
        </w:rPr>
        <w:fldChar w:fldCharType="begin"/>
      </w:r>
      <w:r>
        <w:rPr>
          <w:noProof/>
        </w:rPr>
        <w:instrText xml:space="preserve"> PAGEREF _Toc130405626 \h </w:instrText>
      </w:r>
      <w:r>
        <w:rPr>
          <w:noProof/>
        </w:rPr>
      </w:r>
      <w:r>
        <w:rPr>
          <w:noProof/>
        </w:rPr>
        <w:fldChar w:fldCharType="separate"/>
      </w:r>
      <w:r>
        <w:rPr>
          <w:noProof/>
        </w:rPr>
        <w:t>65</w:t>
      </w:r>
      <w:r>
        <w:rPr>
          <w:noProof/>
        </w:rPr>
        <w:fldChar w:fldCharType="end"/>
      </w:r>
    </w:p>
    <w:p w14:paraId="1EF3AFBA" w14:textId="7A18A880" w:rsidR="000F2BCC" w:rsidRDefault="000F2BCC">
      <w:pPr>
        <w:pStyle w:val="TOC3"/>
        <w:rPr>
          <w:rFonts w:asciiTheme="minorHAnsi" w:eastAsiaTheme="minorEastAsia" w:hAnsiTheme="minorHAnsi" w:cstheme="minorBidi"/>
          <w:noProof/>
          <w:sz w:val="22"/>
          <w:szCs w:val="22"/>
          <w:lang w:eastAsia="ko-KR"/>
        </w:rPr>
      </w:pPr>
      <w:r>
        <w:rPr>
          <w:noProof/>
        </w:rPr>
        <w:t>3.12.17</w:t>
      </w:r>
      <w:r>
        <w:rPr>
          <w:rFonts w:asciiTheme="minorHAnsi" w:eastAsiaTheme="minorEastAsia" w:hAnsiTheme="minorHAnsi" w:cstheme="minorBidi"/>
          <w:noProof/>
          <w:sz w:val="22"/>
          <w:szCs w:val="22"/>
          <w:lang w:eastAsia="ko-KR"/>
        </w:rPr>
        <w:tab/>
      </w:r>
      <w:r>
        <w:rPr>
          <w:noProof/>
        </w:rPr>
        <w:t>Interchangeability</w:t>
      </w:r>
      <w:r>
        <w:rPr>
          <w:noProof/>
        </w:rPr>
        <w:tab/>
      </w:r>
      <w:r>
        <w:rPr>
          <w:noProof/>
        </w:rPr>
        <w:fldChar w:fldCharType="begin"/>
      </w:r>
      <w:r>
        <w:rPr>
          <w:noProof/>
        </w:rPr>
        <w:instrText xml:space="preserve"> PAGEREF _Toc130405627 \h </w:instrText>
      </w:r>
      <w:r>
        <w:rPr>
          <w:noProof/>
        </w:rPr>
      </w:r>
      <w:r>
        <w:rPr>
          <w:noProof/>
        </w:rPr>
        <w:fldChar w:fldCharType="separate"/>
      </w:r>
      <w:r>
        <w:rPr>
          <w:noProof/>
        </w:rPr>
        <w:t>65</w:t>
      </w:r>
      <w:r>
        <w:rPr>
          <w:noProof/>
        </w:rPr>
        <w:fldChar w:fldCharType="end"/>
      </w:r>
    </w:p>
    <w:p w14:paraId="05A941EC" w14:textId="474F1EE1" w:rsidR="000F2BCC" w:rsidRDefault="000F2BCC">
      <w:pPr>
        <w:pStyle w:val="TOC2"/>
        <w:rPr>
          <w:rFonts w:asciiTheme="minorHAnsi" w:eastAsiaTheme="minorEastAsia" w:hAnsiTheme="minorHAnsi" w:cstheme="minorBidi"/>
          <w:noProof/>
          <w:sz w:val="22"/>
          <w:szCs w:val="22"/>
          <w:lang w:eastAsia="ko-KR"/>
        </w:rPr>
      </w:pPr>
      <w:r>
        <w:rPr>
          <w:noProof/>
        </w:rPr>
        <w:t>3.13</w:t>
      </w:r>
      <w:r>
        <w:rPr>
          <w:rFonts w:asciiTheme="minorHAnsi" w:eastAsiaTheme="minorEastAsia" w:hAnsiTheme="minorHAnsi" w:cstheme="minorBidi"/>
          <w:noProof/>
          <w:sz w:val="22"/>
          <w:szCs w:val="22"/>
          <w:lang w:eastAsia="ko-KR"/>
        </w:rPr>
        <w:tab/>
      </w:r>
      <w:r>
        <w:rPr>
          <w:noProof/>
        </w:rPr>
        <w:t>Human Performance / Human Engineering</w:t>
      </w:r>
      <w:r>
        <w:rPr>
          <w:noProof/>
        </w:rPr>
        <w:tab/>
      </w:r>
      <w:r>
        <w:rPr>
          <w:noProof/>
        </w:rPr>
        <w:fldChar w:fldCharType="begin"/>
      </w:r>
      <w:r>
        <w:rPr>
          <w:noProof/>
        </w:rPr>
        <w:instrText xml:space="preserve"> PAGEREF _Toc130405628 \h </w:instrText>
      </w:r>
      <w:r>
        <w:rPr>
          <w:noProof/>
        </w:rPr>
      </w:r>
      <w:r>
        <w:rPr>
          <w:noProof/>
        </w:rPr>
        <w:fldChar w:fldCharType="separate"/>
      </w:r>
      <w:r>
        <w:rPr>
          <w:noProof/>
        </w:rPr>
        <w:t>66</w:t>
      </w:r>
      <w:r>
        <w:rPr>
          <w:noProof/>
        </w:rPr>
        <w:fldChar w:fldCharType="end"/>
      </w:r>
    </w:p>
    <w:p w14:paraId="4952BBEC" w14:textId="2D9FAD1C" w:rsidR="000F2BCC" w:rsidRDefault="000F2BCC">
      <w:pPr>
        <w:pStyle w:val="TOC2"/>
        <w:rPr>
          <w:rFonts w:asciiTheme="minorHAnsi" w:eastAsiaTheme="minorEastAsia" w:hAnsiTheme="minorHAnsi" w:cstheme="minorBidi"/>
          <w:noProof/>
          <w:sz w:val="22"/>
          <w:szCs w:val="22"/>
          <w:lang w:eastAsia="ko-KR"/>
        </w:rPr>
      </w:pPr>
      <w:r>
        <w:rPr>
          <w:noProof/>
        </w:rPr>
        <w:t>3.14</w:t>
      </w:r>
      <w:r>
        <w:rPr>
          <w:rFonts w:asciiTheme="minorHAnsi" w:eastAsiaTheme="minorEastAsia" w:hAnsiTheme="minorHAnsi" w:cstheme="minorBidi"/>
          <w:noProof/>
          <w:sz w:val="22"/>
          <w:szCs w:val="22"/>
          <w:lang w:eastAsia="ko-KR"/>
        </w:rPr>
        <w:tab/>
      </w:r>
      <w:r>
        <w:rPr>
          <w:noProof/>
        </w:rPr>
        <w:t>Precedence and Criticality of Requirements Precedence</w:t>
      </w:r>
      <w:r>
        <w:rPr>
          <w:noProof/>
        </w:rPr>
        <w:tab/>
      </w:r>
      <w:r>
        <w:rPr>
          <w:noProof/>
        </w:rPr>
        <w:fldChar w:fldCharType="begin"/>
      </w:r>
      <w:r>
        <w:rPr>
          <w:noProof/>
        </w:rPr>
        <w:instrText xml:space="preserve"> PAGEREF _Toc130405629 \h </w:instrText>
      </w:r>
      <w:r>
        <w:rPr>
          <w:noProof/>
        </w:rPr>
      </w:r>
      <w:r>
        <w:rPr>
          <w:noProof/>
        </w:rPr>
        <w:fldChar w:fldCharType="separate"/>
      </w:r>
      <w:r>
        <w:rPr>
          <w:noProof/>
        </w:rPr>
        <w:t>66</w:t>
      </w:r>
      <w:r>
        <w:rPr>
          <w:noProof/>
        </w:rPr>
        <w:fldChar w:fldCharType="end"/>
      </w:r>
    </w:p>
    <w:p w14:paraId="060027A0" w14:textId="13B35354" w:rsidR="000F2BCC" w:rsidRDefault="000F2BCC">
      <w:pPr>
        <w:pStyle w:val="TOC3"/>
        <w:rPr>
          <w:rFonts w:asciiTheme="minorHAnsi" w:eastAsiaTheme="minorEastAsia" w:hAnsiTheme="minorHAnsi" w:cstheme="minorBidi"/>
          <w:noProof/>
          <w:sz w:val="22"/>
          <w:szCs w:val="22"/>
          <w:lang w:eastAsia="ko-KR"/>
        </w:rPr>
      </w:pPr>
      <w:r>
        <w:rPr>
          <w:noProof/>
        </w:rPr>
        <w:t>3.14.1</w:t>
      </w:r>
      <w:r>
        <w:rPr>
          <w:rFonts w:asciiTheme="minorHAnsi" w:eastAsiaTheme="minorEastAsia" w:hAnsiTheme="minorHAnsi" w:cstheme="minorBidi"/>
          <w:noProof/>
          <w:sz w:val="22"/>
          <w:szCs w:val="22"/>
          <w:lang w:eastAsia="ko-KR"/>
        </w:rPr>
        <w:tab/>
      </w:r>
      <w:r>
        <w:rPr>
          <w:noProof/>
        </w:rPr>
        <w:t>Key Characteristics and Critical Items</w:t>
      </w:r>
      <w:r>
        <w:rPr>
          <w:noProof/>
        </w:rPr>
        <w:tab/>
      </w:r>
      <w:r>
        <w:rPr>
          <w:noProof/>
        </w:rPr>
        <w:fldChar w:fldCharType="begin"/>
      </w:r>
      <w:r>
        <w:rPr>
          <w:noProof/>
        </w:rPr>
        <w:instrText xml:space="preserve"> PAGEREF _Toc130405630 \h </w:instrText>
      </w:r>
      <w:r>
        <w:rPr>
          <w:noProof/>
        </w:rPr>
      </w:r>
      <w:r>
        <w:rPr>
          <w:noProof/>
        </w:rPr>
        <w:fldChar w:fldCharType="separate"/>
      </w:r>
      <w:r>
        <w:rPr>
          <w:noProof/>
        </w:rPr>
        <w:t>66</w:t>
      </w:r>
      <w:r>
        <w:rPr>
          <w:noProof/>
        </w:rPr>
        <w:fldChar w:fldCharType="end"/>
      </w:r>
    </w:p>
    <w:p w14:paraId="4EFCE543" w14:textId="0E5D8DCE" w:rsidR="000F2BCC" w:rsidRDefault="000F2BCC">
      <w:pPr>
        <w:pStyle w:val="TOC3"/>
        <w:rPr>
          <w:rFonts w:asciiTheme="minorHAnsi" w:eastAsiaTheme="minorEastAsia" w:hAnsiTheme="minorHAnsi" w:cstheme="minorBidi"/>
          <w:noProof/>
          <w:sz w:val="22"/>
          <w:szCs w:val="22"/>
          <w:lang w:eastAsia="ko-KR"/>
        </w:rPr>
      </w:pPr>
      <w:r>
        <w:rPr>
          <w:noProof/>
        </w:rPr>
        <w:t>3.14.2</w:t>
      </w:r>
      <w:r>
        <w:rPr>
          <w:rFonts w:asciiTheme="minorHAnsi" w:eastAsiaTheme="minorEastAsia" w:hAnsiTheme="minorHAnsi" w:cstheme="minorBidi"/>
          <w:noProof/>
          <w:sz w:val="22"/>
          <w:szCs w:val="22"/>
          <w:lang w:eastAsia="ko-KR"/>
        </w:rPr>
        <w:tab/>
      </w:r>
      <w:r>
        <w:rPr>
          <w:noProof/>
        </w:rPr>
        <w:t>Precedence and Criticality of Requirements</w:t>
      </w:r>
      <w:r>
        <w:rPr>
          <w:noProof/>
        </w:rPr>
        <w:tab/>
      </w:r>
      <w:r>
        <w:rPr>
          <w:noProof/>
        </w:rPr>
        <w:fldChar w:fldCharType="begin"/>
      </w:r>
      <w:r>
        <w:rPr>
          <w:noProof/>
        </w:rPr>
        <w:instrText xml:space="preserve"> PAGEREF _Toc130405631 \h </w:instrText>
      </w:r>
      <w:r>
        <w:rPr>
          <w:noProof/>
        </w:rPr>
      </w:r>
      <w:r>
        <w:rPr>
          <w:noProof/>
        </w:rPr>
        <w:fldChar w:fldCharType="separate"/>
      </w:r>
      <w:r>
        <w:rPr>
          <w:noProof/>
        </w:rPr>
        <w:t>66</w:t>
      </w:r>
      <w:r>
        <w:rPr>
          <w:noProof/>
        </w:rPr>
        <w:fldChar w:fldCharType="end"/>
      </w:r>
    </w:p>
    <w:p w14:paraId="56F427C3" w14:textId="6F312509" w:rsidR="000F2BCC" w:rsidRDefault="000F2BCC">
      <w:pPr>
        <w:pStyle w:val="TOC1"/>
        <w:rPr>
          <w:rFonts w:asciiTheme="minorHAnsi" w:eastAsiaTheme="minorEastAsia" w:hAnsiTheme="minorHAnsi" w:cstheme="minorBidi"/>
          <w:b w:val="0"/>
          <w:bCs w:val="0"/>
          <w:noProof/>
          <w:sz w:val="22"/>
          <w:szCs w:val="22"/>
          <w:lang w:eastAsia="ko-KR"/>
        </w:rPr>
      </w:pPr>
      <w:r>
        <w:rPr>
          <w:noProof/>
        </w:rPr>
        <w:t>4</w:t>
      </w:r>
      <w:r>
        <w:rPr>
          <w:rFonts w:asciiTheme="minorHAnsi" w:eastAsiaTheme="minorEastAsia" w:hAnsiTheme="minorHAnsi" w:cstheme="minorBidi"/>
          <w:b w:val="0"/>
          <w:bCs w:val="0"/>
          <w:noProof/>
          <w:sz w:val="22"/>
          <w:szCs w:val="22"/>
          <w:lang w:eastAsia="ko-KR"/>
        </w:rPr>
        <w:tab/>
      </w:r>
      <w:r>
        <w:rPr>
          <w:noProof/>
        </w:rPr>
        <w:t>Quality Assurance Provisions</w:t>
      </w:r>
      <w:r>
        <w:rPr>
          <w:noProof/>
        </w:rPr>
        <w:tab/>
      </w:r>
      <w:r>
        <w:rPr>
          <w:noProof/>
        </w:rPr>
        <w:fldChar w:fldCharType="begin"/>
      </w:r>
      <w:r>
        <w:rPr>
          <w:noProof/>
        </w:rPr>
        <w:instrText xml:space="preserve"> PAGEREF _Toc130405632 \h </w:instrText>
      </w:r>
      <w:r>
        <w:rPr>
          <w:noProof/>
        </w:rPr>
      </w:r>
      <w:r>
        <w:rPr>
          <w:noProof/>
        </w:rPr>
        <w:fldChar w:fldCharType="separate"/>
      </w:r>
      <w:r>
        <w:rPr>
          <w:noProof/>
        </w:rPr>
        <w:t>67</w:t>
      </w:r>
      <w:r>
        <w:rPr>
          <w:noProof/>
        </w:rPr>
        <w:fldChar w:fldCharType="end"/>
      </w:r>
    </w:p>
    <w:p w14:paraId="6FA6374F" w14:textId="5E98F74D" w:rsidR="000F2BCC" w:rsidRDefault="000F2BCC">
      <w:pPr>
        <w:pStyle w:val="TOC2"/>
        <w:rPr>
          <w:rFonts w:asciiTheme="minorHAnsi" w:eastAsiaTheme="minorEastAsia" w:hAnsiTheme="minorHAnsi" w:cstheme="minorBidi"/>
          <w:noProof/>
          <w:sz w:val="22"/>
          <w:szCs w:val="22"/>
          <w:lang w:eastAsia="ko-KR"/>
        </w:rPr>
      </w:pPr>
      <w:r>
        <w:rPr>
          <w:noProof/>
        </w:rPr>
        <w:t>4.1</w:t>
      </w:r>
      <w:r>
        <w:rPr>
          <w:rFonts w:asciiTheme="minorHAnsi" w:eastAsiaTheme="minorEastAsia" w:hAnsiTheme="minorHAnsi" w:cstheme="minorBidi"/>
          <w:noProof/>
          <w:sz w:val="22"/>
          <w:szCs w:val="22"/>
          <w:lang w:eastAsia="ko-KR"/>
        </w:rPr>
        <w:tab/>
      </w:r>
      <w:r>
        <w:rPr>
          <w:noProof/>
        </w:rPr>
        <w:t>Classification of Inspections</w:t>
      </w:r>
      <w:r>
        <w:rPr>
          <w:noProof/>
        </w:rPr>
        <w:tab/>
      </w:r>
      <w:r>
        <w:rPr>
          <w:noProof/>
        </w:rPr>
        <w:fldChar w:fldCharType="begin"/>
      </w:r>
      <w:r>
        <w:rPr>
          <w:noProof/>
        </w:rPr>
        <w:instrText xml:space="preserve"> PAGEREF _Toc130405633 \h </w:instrText>
      </w:r>
      <w:r>
        <w:rPr>
          <w:noProof/>
        </w:rPr>
      </w:r>
      <w:r>
        <w:rPr>
          <w:noProof/>
        </w:rPr>
        <w:fldChar w:fldCharType="separate"/>
      </w:r>
      <w:r>
        <w:rPr>
          <w:noProof/>
        </w:rPr>
        <w:t>67</w:t>
      </w:r>
      <w:r>
        <w:rPr>
          <w:noProof/>
        </w:rPr>
        <w:fldChar w:fldCharType="end"/>
      </w:r>
    </w:p>
    <w:p w14:paraId="56A4B8E0" w14:textId="5AFBF7FB" w:rsidR="000F2BCC" w:rsidRDefault="000F2BCC">
      <w:pPr>
        <w:pStyle w:val="TOC3"/>
        <w:rPr>
          <w:rFonts w:asciiTheme="minorHAnsi" w:eastAsiaTheme="minorEastAsia" w:hAnsiTheme="minorHAnsi" w:cstheme="minorBidi"/>
          <w:noProof/>
          <w:sz w:val="22"/>
          <w:szCs w:val="22"/>
          <w:lang w:eastAsia="ko-KR"/>
        </w:rPr>
      </w:pPr>
      <w:r>
        <w:rPr>
          <w:noProof/>
        </w:rPr>
        <w:t>4.1.1</w:t>
      </w:r>
      <w:r>
        <w:rPr>
          <w:rFonts w:asciiTheme="minorHAnsi" w:eastAsiaTheme="minorEastAsia" w:hAnsiTheme="minorHAnsi" w:cstheme="minorBidi"/>
          <w:noProof/>
          <w:sz w:val="22"/>
          <w:szCs w:val="22"/>
          <w:lang w:eastAsia="ko-KR"/>
        </w:rPr>
        <w:tab/>
      </w:r>
      <w:r>
        <w:rPr>
          <w:noProof/>
        </w:rPr>
        <w:t>ESS – Environmental Stress Screening</w:t>
      </w:r>
      <w:r>
        <w:rPr>
          <w:noProof/>
        </w:rPr>
        <w:tab/>
      </w:r>
      <w:r>
        <w:rPr>
          <w:noProof/>
        </w:rPr>
        <w:fldChar w:fldCharType="begin"/>
      </w:r>
      <w:r>
        <w:rPr>
          <w:noProof/>
        </w:rPr>
        <w:instrText xml:space="preserve"> PAGEREF _Toc130405634 \h </w:instrText>
      </w:r>
      <w:r>
        <w:rPr>
          <w:noProof/>
        </w:rPr>
      </w:r>
      <w:r>
        <w:rPr>
          <w:noProof/>
        </w:rPr>
        <w:fldChar w:fldCharType="separate"/>
      </w:r>
      <w:r>
        <w:rPr>
          <w:noProof/>
        </w:rPr>
        <w:t>67</w:t>
      </w:r>
      <w:r>
        <w:rPr>
          <w:noProof/>
        </w:rPr>
        <w:fldChar w:fldCharType="end"/>
      </w:r>
    </w:p>
    <w:p w14:paraId="085547DD" w14:textId="066E1D75" w:rsidR="000F2BCC" w:rsidRDefault="000F2BCC">
      <w:pPr>
        <w:pStyle w:val="TOC3"/>
        <w:rPr>
          <w:rFonts w:asciiTheme="minorHAnsi" w:eastAsiaTheme="minorEastAsia" w:hAnsiTheme="minorHAnsi" w:cstheme="minorBidi"/>
          <w:noProof/>
          <w:sz w:val="22"/>
          <w:szCs w:val="22"/>
          <w:lang w:eastAsia="ko-KR"/>
        </w:rPr>
      </w:pPr>
      <w:r>
        <w:rPr>
          <w:noProof/>
        </w:rPr>
        <w:t>4.1.2</w:t>
      </w:r>
      <w:r>
        <w:rPr>
          <w:rFonts w:asciiTheme="minorHAnsi" w:eastAsiaTheme="minorEastAsia" w:hAnsiTheme="minorHAnsi" w:cstheme="minorBidi"/>
          <w:noProof/>
          <w:sz w:val="22"/>
          <w:szCs w:val="22"/>
          <w:lang w:eastAsia="ko-KR"/>
        </w:rPr>
        <w:tab/>
      </w:r>
      <w:r>
        <w:rPr>
          <w:noProof/>
        </w:rPr>
        <w:t>Design Verification</w:t>
      </w:r>
      <w:r>
        <w:rPr>
          <w:noProof/>
        </w:rPr>
        <w:tab/>
      </w:r>
      <w:r>
        <w:rPr>
          <w:noProof/>
        </w:rPr>
        <w:fldChar w:fldCharType="begin"/>
      </w:r>
      <w:r>
        <w:rPr>
          <w:noProof/>
        </w:rPr>
        <w:instrText xml:space="preserve"> PAGEREF _Toc130405635 \h </w:instrText>
      </w:r>
      <w:r>
        <w:rPr>
          <w:noProof/>
        </w:rPr>
      </w:r>
      <w:r>
        <w:rPr>
          <w:noProof/>
        </w:rPr>
        <w:fldChar w:fldCharType="separate"/>
      </w:r>
      <w:r>
        <w:rPr>
          <w:noProof/>
        </w:rPr>
        <w:t>67</w:t>
      </w:r>
      <w:r>
        <w:rPr>
          <w:noProof/>
        </w:rPr>
        <w:fldChar w:fldCharType="end"/>
      </w:r>
    </w:p>
    <w:p w14:paraId="4AB29EA2" w14:textId="0C542334" w:rsidR="000F2BCC" w:rsidRDefault="000F2BCC">
      <w:pPr>
        <w:pStyle w:val="TOC3"/>
        <w:rPr>
          <w:rFonts w:asciiTheme="minorHAnsi" w:eastAsiaTheme="minorEastAsia" w:hAnsiTheme="minorHAnsi" w:cstheme="minorBidi"/>
          <w:noProof/>
          <w:sz w:val="22"/>
          <w:szCs w:val="22"/>
          <w:lang w:eastAsia="ko-KR"/>
        </w:rPr>
      </w:pPr>
      <w:r>
        <w:rPr>
          <w:noProof/>
        </w:rPr>
        <w:t>4.1.3</w:t>
      </w:r>
      <w:r>
        <w:rPr>
          <w:rFonts w:asciiTheme="minorHAnsi" w:eastAsiaTheme="minorEastAsia" w:hAnsiTheme="minorHAnsi" w:cstheme="minorBidi"/>
          <w:noProof/>
          <w:sz w:val="22"/>
          <w:szCs w:val="22"/>
          <w:lang w:eastAsia="ko-KR"/>
        </w:rPr>
        <w:tab/>
      </w:r>
      <w:r>
        <w:rPr>
          <w:noProof/>
        </w:rPr>
        <w:t>ATP – Acceptance Test</w:t>
      </w:r>
      <w:r>
        <w:rPr>
          <w:noProof/>
        </w:rPr>
        <w:tab/>
      </w:r>
      <w:r>
        <w:rPr>
          <w:noProof/>
        </w:rPr>
        <w:fldChar w:fldCharType="begin"/>
      </w:r>
      <w:r>
        <w:rPr>
          <w:noProof/>
        </w:rPr>
        <w:instrText xml:space="preserve"> PAGEREF _Toc130405636 \h </w:instrText>
      </w:r>
      <w:r>
        <w:rPr>
          <w:noProof/>
        </w:rPr>
      </w:r>
      <w:r>
        <w:rPr>
          <w:noProof/>
        </w:rPr>
        <w:fldChar w:fldCharType="separate"/>
      </w:r>
      <w:r>
        <w:rPr>
          <w:noProof/>
        </w:rPr>
        <w:t>67</w:t>
      </w:r>
      <w:r>
        <w:rPr>
          <w:noProof/>
        </w:rPr>
        <w:fldChar w:fldCharType="end"/>
      </w:r>
    </w:p>
    <w:p w14:paraId="417C9347" w14:textId="49FB3DC5" w:rsidR="000F2BCC" w:rsidRDefault="000F2BCC">
      <w:pPr>
        <w:pStyle w:val="TOC2"/>
        <w:rPr>
          <w:rFonts w:asciiTheme="minorHAnsi" w:eastAsiaTheme="minorEastAsia" w:hAnsiTheme="minorHAnsi" w:cstheme="minorBidi"/>
          <w:noProof/>
          <w:sz w:val="22"/>
          <w:szCs w:val="22"/>
          <w:lang w:eastAsia="ko-KR"/>
        </w:rPr>
      </w:pPr>
      <w:r>
        <w:rPr>
          <w:noProof/>
        </w:rPr>
        <w:t>4.2</w:t>
      </w:r>
      <w:r>
        <w:rPr>
          <w:rFonts w:asciiTheme="minorHAnsi" w:eastAsiaTheme="minorEastAsia" w:hAnsiTheme="minorHAnsi" w:cstheme="minorBidi"/>
          <w:noProof/>
          <w:sz w:val="22"/>
          <w:szCs w:val="22"/>
          <w:lang w:eastAsia="ko-KR"/>
        </w:rPr>
        <w:tab/>
      </w:r>
      <w:r>
        <w:rPr>
          <w:noProof/>
        </w:rPr>
        <w:t>Verification Cross-Reference Matrix - VCRM</w:t>
      </w:r>
      <w:r>
        <w:rPr>
          <w:noProof/>
        </w:rPr>
        <w:tab/>
      </w:r>
      <w:r>
        <w:rPr>
          <w:noProof/>
        </w:rPr>
        <w:fldChar w:fldCharType="begin"/>
      </w:r>
      <w:r>
        <w:rPr>
          <w:noProof/>
        </w:rPr>
        <w:instrText xml:space="preserve"> PAGEREF _Toc130405637 \h </w:instrText>
      </w:r>
      <w:r>
        <w:rPr>
          <w:noProof/>
        </w:rPr>
      </w:r>
      <w:r>
        <w:rPr>
          <w:noProof/>
        </w:rPr>
        <w:fldChar w:fldCharType="separate"/>
      </w:r>
      <w:r>
        <w:rPr>
          <w:noProof/>
        </w:rPr>
        <w:t>68</w:t>
      </w:r>
      <w:r>
        <w:rPr>
          <w:noProof/>
        </w:rPr>
        <w:fldChar w:fldCharType="end"/>
      </w:r>
    </w:p>
    <w:p w14:paraId="632AF03E" w14:textId="101E0DF4" w:rsidR="000F2BCC" w:rsidRDefault="000F2BCC">
      <w:pPr>
        <w:pStyle w:val="TOC2"/>
        <w:rPr>
          <w:rFonts w:asciiTheme="minorHAnsi" w:eastAsiaTheme="minorEastAsia" w:hAnsiTheme="minorHAnsi" w:cstheme="minorBidi"/>
          <w:noProof/>
          <w:sz w:val="22"/>
          <w:szCs w:val="22"/>
          <w:lang w:eastAsia="ko-KR"/>
        </w:rPr>
      </w:pPr>
      <w:r>
        <w:rPr>
          <w:noProof/>
        </w:rPr>
        <w:t>4.3</w:t>
      </w:r>
      <w:r>
        <w:rPr>
          <w:rFonts w:asciiTheme="minorHAnsi" w:eastAsiaTheme="minorEastAsia" w:hAnsiTheme="minorHAnsi" w:cstheme="minorBidi"/>
          <w:noProof/>
          <w:sz w:val="22"/>
          <w:szCs w:val="22"/>
          <w:lang w:eastAsia="ko-KR"/>
        </w:rPr>
        <w:tab/>
      </w:r>
      <w:r>
        <w:rPr>
          <w:noProof/>
        </w:rPr>
        <w:t>Quality Conformance Inspection/Verification</w:t>
      </w:r>
      <w:r>
        <w:rPr>
          <w:noProof/>
        </w:rPr>
        <w:tab/>
      </w:r>
      <w:r>
        <w:rPr>
          <w:noProof/>
        </w:rPr>
        <w:fldChar w:fldCharType="begin"/>
      </w:r>
      <w:r>
        <w:rPr>
          <w:noProof/>
        </w:rPr>
        <w:instrText xml:space="preserve"> PAGEREF _Toc130405638 \h </w:instrText>
      </w:r>
      <w:r>
        <w:rPr>
          <w:noProof/>
        </w:rPr>
      </w:r>
      <w:r>
        <w:rPr>
          <w:noProof/>
        </w:rPr>
        <w:fldChar w:fldCharType="separate"/>
      </w:r>
      <w:r>
        <w:rPr>
          <w:noProof/>
        </w:rPr>
        <w:t>72</w:t>
      </w:r>
      <w:r>
        <w:rPr>
          <w:noProof/>
        </w:rPr>
        <w:fldChar w:fldCharType="end"/>
      </w:r>
    </w:p>
    <w:p w14:paraId="014F787B" w14:textId="413E37A7" w:rsidR="000F2BCC" w:rsidRDefault="000F2BCC">
      <w:pPr>
        <w:pStyle w:val="TOC3"/>
        <w:rPr>
          <w:rFonts w:asciiTheme="minorHAnsi" w:eastAsiaTheme="minorEastAsia" w:hAnsiTheme="minorHAnsi" w:cstheme="minorBidi"/>
          <w:noProof/>
          <w:sz w:val="22"/>
          <w:szCs w:val="22"/>
          <w:lang w:eastAsia="ko-KR"/>
        </w:rPr>
      </w:pPr>
      <w:r>
        <w:rPr>
          <w:noProof/>
        </w:rPr>
        <w:t>4.3.1</w:t>
      </w:r>
      <w:r>
        <w:rPr>
          <w:rFonts w:asciiTheme="minorHAnsi" w:eastAsiaTheme="minorEastAsia" w:hAnsiTheme="minorHAnsi" w:cstheme="minorBidi"/>
          <w:noProof/>
          <w:sz w:val="22"/>
          <w:szCs w:val="22"/>
          <w:lang w:eastAsia="ko-KR"/>
        </w:rPr>
        <w:tab/>
      </w:r>
      <w:r>
        <w:rPr>
          <w:noProof/>
        </w:rPr>
        <w:t>Acceptance Tests</w:t>
      </w:r>
      <w:r>
        <w:rPr>
          <w:noProof/>
        </w:rPr>
        <w:tab/>
      </w:r>
      <w:r>
        <w:rPr>
          <w:noProof/>
        </w:rPr>
        <w:fldChar w:fldCharType="begin"/>
      </w:r>
      <w:r>
        <w:rPr>
          <w:noProof/>
        </w:rPr>
        <w:instrText xml:space="preserve"> PAGEREF _Toc130405639 \h </w:instrText>
      </w:r>
      <w:r>
        <w:rPr>
          <w:noProof/>
        </w:rPr>
      </w:r>
      <w:r>
        <w:rPr>
          <w:noProof/>
        </w:rPr>
        <w:fldChar w:fldCharType="separate"/>
      </w:r>
      <w:r>
        <w:rPr>
          <w:noProof/>
        </w:rPr>
        <w:t>72</w:t>
      </w:r>
      <w:r>
        <w:rPr>
          <w:noProof/>
        </w:rPr>
        <w:fldChar w:fldCharType="end"/>
      </w:r>
    </w:p>
    <w:p w14:paraId="60CDC71F" w14:textId="7C1E42DC" w:rsidR="000F2BCC" w:rsidRDefault="000F2BCC">
      <w:pPr>
        <w:pStyle w:val="TOC3"/>
        <w:rPr>
          <w:rFonts w:asciiTheme="minorHAnsi" w:eastAsiaTheme="minorEastAsia" w:hAnsiTheme="minorHAnsi" w:cstheme="minorBidi"/>
          <w:noProof/>
          <w:sz w:val="22"/>
          <w:szCs w:val="22"/>
          <w:lang w:eastAsia="ko-KR"/>
        </w:rPr>
      </w:pPr>
      <w:r>
        <w:rPr>
          <w:noProof/>
        </w:rPr>
        <w:lastRenderedPageBreak/>
        <w:t>4.3.2</w:t>
      </w:r>
      <w:r>
        <w:rPr>
          <w:rFonts w:asciiTheme="minorHAnsi" w:eastAsiaTheme="minorEastAsia" w:hAnsiTheme="minorHAnsi" w:cstheme="minorBidi"/>
          <w:noProof/>
          <w:sz w:val="22"/>
          <w:szCs w:val="22"/>
          <w:lang w:eastAsia="ko-KR"/>
        </w:rPr>
        <w:tab/>
      </w:r>
      <w:r>
        <w:rPr>
          <w:noProof/>
        </w:rPr>
        <w:t>General</w:t>
      </w:r>
      <w:r>
        <w:rPr>
          <w:noProof/>
        </w:rPr>
        <w:tab/>
      </w:r>
      <w:r>
        <w:rPr>
          <w:noProof/>
        </w:rPr>
        <w:fldChar w:fldCharType="begin"/>
      </w:r>
      <w:r>
        <w:rPr>
          <w:noProof/>
        </w:rPr>
        <w:instrText xml:space="preserve"> PAGEREF _Toc130405640 \h </w:instrText>
      </w:r>
      <w:r>
        <w:rPr>
          <w:noProof/>
        </w:rPr>
      </w:r>
      <w:r>
        <w:rPr>
          <w:noProof/>
        </w:rPr>
        <w:fldChar w:fldCharType="separate"/>
      </w:r>
      <w:r>
        <w:rPr>
          <w:noProof/>
        </w:rPr>
        <w:t>72</w:t>
      </w:r>
      <w:r>
        <w:rPr>
          <w:noProof/>
        </w:rPr>
        <w:fldChar w:fldCharType="end"/>
      </w:r>
    </w:p>
    <w:p w14:paraId="515CD232" w14:textId="2F74C170" w:rsidR="000F2BCC" w:rsidRDefault="000F2BCC">
      <w:pPr>
        <w:pStyle w:val="TOC3"/>
        <w:rPr>
          <w:rFonts w:asciiTheme="minorHAnsi" w:eastAsiaTheme="minorEastAsia" w:hAnsiTheme="minorHAnsi" w:cstheme="minorBidi"/>
          <w:noProof/>
          <w:sz w:val="22"/>
          <w:szCs w:val="22"/>
          <w:lang w:eastAsia="ko-KR"/>
        </w:rPr>
      </w:pPr>
      <w:r>
        <w:rPr>
          <w:noProof/>
        </w:rPr>
        <w:t>4.3.3</w:t>
      </w:r>
      <w:r>
        <w:rPr>
          <w:rFonts w:asciiTheme="minorHAnsi" w:eastAsiaTheme="minorEastAsia" w:hAnsiTheme="minorHAnsi" w:cstheme="minorBidi"/>
          <w:noProof/>
          <w:sz w:val="22"/>
          <w:szCs w:val="22"/>
          <w:lang w:eastAsia="ko-KR"/>
        </w:rPr>
        <w:tab/>
      </w:r>
      <w:r>
        <w:rPr>
          <w:noProof/>
        </w:rPr>
        <w:t>Examination of Product</w:t>
      </w:r>
      <w:r>
        <w:rPr>
          <w:noProof/>
        </w:rPr>
        <w:tab/>
      </w:r>
      <w:r>
        <w:rPr>
          <w:noProof/>
        </w:rPr>
        <w:fldChar w:fldCharType="begin"/>
      </w:r>
      <w:r>
        <w:rPr>
          <w:noProof/>
        </w:rPr>
        <w:instrText xml:space="preserve"> PAGEREF _Toc130405641 \h </w:instrText>
      </w:r>
      <w:r>
        <w:rPr>
          <w:noProof/>
        </w:rPr>
      </w:r>
      <w:r>
        <w:rPr>
          <w:noProof/>
        </w:rPr>
        <w:fldChar w:fldCharType="separate"/>
      </w:r>
      <w:r>
        <w:rPr>
          <w:noProof/>
        </w:rPr>
        <w:t>72</w:t>
      </w:r>
      <w:r>
        <w:rPr>
          <w:noProof/>
        </w:rPr>
        <w:fldChar w:fldCharType="end"/>
      </w:r>
    </w:p>
    <w:p w14:paraId="70F8969C" w14:textId="68D1F3A6" w:rsidR="000F2BCC" w:rsidRDefault="000F2BCC">
      <w:pPr>
        <w:pStyle w:val="TOC3"/>
        <w:rPr>
          <w:rFonts w:asciiTheme="minorHAnsi" w:eastAsiaTheme="minorEastAsia" w:hAnsiTheme="minorHAnsi" w:cstheme="minorBidi"/>
          <w:noProof/>
          <w:sz w:val="22"/>
          <w:szCs w:val="22"/>
          <w:lang w:eastAsia="ko-KR"/>
        </w:rPr>
      </w:pPr>
      <w:r>
        <w:rPr>
          <w:noProof/>
        </w:rPr>
        <w:t>4.3.4</w:t>
      </w:r>
      <w:r>
        <w:rPr>
          <w:rFonts w:asciiTheme="minorHAnsi" w:eastAsiaTheme="minorEastAsia" w:hAnsiTheme="minorHAnsi" w:cstheme="minorBidi"/>
          <w:noProof/>
          <w:sz w:val="22"/>
          <w:szCs w:val="22"/>
          <w:lang w:eastAsia="ko-KR"/>
        </w:rPr>
        <w:tab/>
      </w:r>
      <w:r>
        <w:rPr>
          <w:noProof/>
        </w:rPr>
        <w:t>Functional Tests</w:t>
      </w:r>
      <w:r>
        <w:rPr>
          <w:noProof/>
        </w:rPr>
        <w:tab/>
      </w:r>
      <w:r>
        <w:rPr>
          <w:noProof/>
        </w:rPr>
        <w:fldChar w:fldCharType="begin"/>
      </w:r>
      <w:r>
        <w:rPr>
          <w:noProof/>
        </w:rPr>
        <w:instrText xml:space="preserve"> PAGEREF _Toc130405642 \h </w:instrText>
      </w:r>
      <w:r>
        <w:rPr>
          <w:noProof/>
        </w:rPr>
      </w:r>
      <w:r>
        <w:rPr>
          <w:noProof/>
        </w:rPr>
        <w:fldChar w:fldCharType="separate"/>
      </w:r>
      <w:r>
        <w:rPr>
          <w:noProof/>
        </w:rPr>
        <w:t>72</w:t>
      </w:r>
      <w:r>
        <w:rPr>
          <w:noProof/>
        </w:rPr>
        <w:fldChar w:fldCharType="end"/>
      </w:r>
    </w:p>
    <w:p w14:paraId="0BB6E5B2" w14:textId="355B34C9" w:rsidR="000F2BCC" w:rsidRDefault="000F2BCC">
      <w:pPr>
        <w:pStyle w:val="TOC3"/>
        <w:rPr>
          <w:rFonts w:asciiTheme="minorHAnsi" w:eastAsiaTheme="minorEastAsia" w:hAnsiTheme="minorHAnsi" w:cstheme="minorBidi"/>
          <w:noProof/>
          <w:sz w:val="22"/>
          <w:szCs w:val="22"/>
          <w:lang w:eastAsia="ko-KR"/>
        </w:rPr>
      </w:pPr>
      <w:r>
        <w:rPr>
          <w:noProof/>
        </w:rPr>
        <w:t>4.3.5</w:t>
      </w:r>
      <w:r>
        <w:rPr>
          <w:rFonts w:asciiTheme="minorHAnsi" w:eastAsiaTheme="minorEastAsia" w:hAnsiTheme="minorHAnsi" w:cstheme="minorBidi"/>
          <w:noProof/>
          <w:sz w:val="22"/>
          <w:szCs w:val="22"/>
          <w:lang w:eastAsia="ko-KR"/>
        </w:rPr>
        <w:tab/>
      </w:r>
      <w:r>
        <w:rPr>
          <w:noProof/>
        </w:rPr>
        <w:t>Rejection and Retest,</w:t>
      </w:r>
      <w:r>
        <w:rPr>
          <w:noProof/>
        </w:rPr>
        <w:tab/>
      </w:r>
      <w:r>
        <w:rPr>
          <w:noProof/>
        </w:rPr>
        <w:fldChar w:fldCharType="begin"/>
      </w:r>
      <w:r>
        <w:rPr>
          <w:noProof/>
        </w:rPr>
        <w:instrText xml:space="preserve"> PAGEREF _Toc130405643 \h </w:instrText>
      </w:r>
      <w:r>
        <w:rPr>
          <w:noProof/>
        </w:rPr>
      </w:r>
      <w:r>
        <w:rPr>
          <w:noProof/>
        </w:rPr>
        <w:fldChar w:fldCharType="separate"/>
      </w:r>
      <w:r>
        <w:rPr>
          <w:noProof/>
        </w:rPr>
        <w:t>72</w:t>
      </w:r>
      <w:r>
        <w:rPr>
          <w:noProof/>
        </w:rPr>
        <w:fldChar w:fldCharType="end"/>
      </w:r>
    </w:p>
    <w:p w14:paraId="02969D6F" w14:textId="79D978DC" w:rsidR="000F2BCC" w:rsidRDefault="000F2BCC">
      <w:pPr>
        <w:pStyle w:val="TOC3"/>
        <w:rPr>
          <w:rFonts w:asciiTheme="minorHAnsi" w:eastAsiaTheme="minorEastAsia" w:hAnsiTheme="minorHAnsi" w:cstheme="minorBidi"/>
          <w:noProof/>
          <w:sz w:val="22"/>
          <w:szCs w:val="22"/>
          <w:lang w:eastAsia="ko-KR"/>
        </w:rPr>
      </w:pPr>
      <w:r>
        <w:rPr>
          <w:noProof/>
        </w:rPr>
        <w:t>4.3.6</w:t>
      </w:r>
      <w:r>
        <w:rPr>
          <w:rFonts w:asciiTheme="minorHAnsi" w:eastAsiaTheme="minorEastAsia" w:hAnsiTheme="minorHAnsi" w:cstheme="minorBidi"/>
          <w:noProof/>
          <w:sz w:val="22"/>
          <w:szCs w:val="22"/>
          <w:lang w:eastAsia="ko-KR"/>
        </w:rPr>
        <w:tab/>
      </w:r>
      <w:r>
        <w:rPr>
          <w:noProof/>
        </w:rPr>
        <w:t>Environmental Verification Tests (EVT)</w:t>
      </w:r>
      <w:r>
        <w:rPr>
          <w:noProof/>
        </w:rPr>
        <w:tab/>
      </w:r>
      <w:r>
        <w:rPr>
          <w:noProof/>
        </w:rPr>
        <w:fldChar w:fldCharType="begin"/>
      </w:r>
      <w:r>
        <w:rPr>
          <w:noProof/>
        </w:rPr>
        <w:instrText xml:space="preserve"> PAGEREF _Toc130405644 \h </w:instrText>
      </w:r>
      <w:r>
        <w:rPr>
          <w:noProof/>
        </w:rPr>
      </w:r>
      <w:r>
        <w:rPr>
          <w:noProof/>
        </w:rPr>
        <w:fldChar w:fldCharType="separate"/>
      </w:r>
      <w:r>
        <w:rPr>
          <w:noProof/>
        </w:rPr>
        <w:t>72</w:t>
      </w:r>
      <w:r>
        <w:rPr>
          <w:noProof/>
        </w:rPr>
        <w:fldChar w:fldCharType="end"/>
      </w:r>
    </w:p>
    <w:p w14:paraId="67224E8A" w14:textId="088AE532" w:rsidR="000F2BCC" w:rsidRDefault="000F2BCC">
      <w:pPr>
        <w:pStyle w:val="TOC3"/>
        <w:rPr>
          <w:rFonts w:asciiTheme="minorHAnsi" w:eastAsiaTheme="minorEastAsia" w:hAnsiTheme="minorHAnsi" w:cstheme="minorBidi"/>
          <w:noProof/>
          <w:sz w:val="22"/>
          <w:szCs w:val="22"/>
          <w:lang w:eastAsia="ko-KR"/>
        </w:rPr>
      </w:pPr>
      <w:r>
        <w:rPr>
          <w:noProof/>
        </w:rPr>
        <w:t>4.3.7</w:t>
      </w:r>
      <w:r>
        <w:rPr>
          <w:rFonts w:asciiTheme="minorHAnsi" w:eastAsiaTheme="minorEastAsia" w:hAnsiTheme="minorHAnsi" w:cstheme="minorBidi"/>
          <w:noProof/>
          <w:sz w:val="22"/>
          <w:szCs w:val="22"/>
          <w:lang w:eastAsia="ko-KR"/>
        </w:rPr>
        <w:tab/>
      </w:r>
      <w:r>
        <w:rPr>
          <w:noProof/>
        </w:rPr>
        <w:t>Environmental Stress Screening (ESS)</w:t>
      </w:r>
      <w:r>
        <w:rPr>
          <w:noProof/>
        </w:rPr>
        <w:tab/>
      </w:r>
      <w:r>
        <w:rPr>
          <w:noProof/>
        </w:rPr>
        <w:fldChar w:fldCharType="begin"/>
      </w:r>
      <w:r>
        <w:rPr>
          <w:noProof/>
        </w:rPr>
        <w:instrText xml:space="preserve"> PAGEREF _Toc130405645 \h </w:instrText>
      </w:r>
      <w:r>
        <w:rPr>
          <w:noProof/>
        </w:rPr>
      </w:r>
      <w:r>
        <w:rPr>
          <w:noProof/>
        </w:rPr>
        <w:fldChar w:fldCharType="separate"/>
      </w:r>
      <w:r>
        <w:rPr>
          <w:noProof/>
        </w:rPr>
        <w:t>73</w:t>
      </w:r>
      <w:r>
        <w:rPr>
          <w:noProof/>
        </w:rPr>
        <w:fldChar w:fldCharType="end"/>
      </w:r>
    </w:p>
    <w:p w14:paraId="2A2BEC36" w14:textId="7BF71A9B" w:rsidR="000F2BCC" w:rsidRDefault="000F2BCC">
      <w:pPr>
        <w:pStyle w:val="TOC3"/>
        <w:rPr>
          <w:rFonts w:asciiTheme="minorHAnsi" w:eastAsiaTheme="minorEastAsia" w:hAnsiTheme="minorHAnsi" w:cstheme="minorBidi"/>
          <w:noProof/>
          <w:sz w:val="22"/>
          <w:szCs w:val="22"/>
          <w:lang w:eastAsia="ko-KR"/>
        </w:rPr>
      </w:pPr>
      <w:r>
        <w:rPr>
          <w:noProof/>
        </w:rPr>
        <w:t>4.3.8</w:t>
      </w:r>
      <w:r>
        <w:rPr>
          <w:rFonts w:asciiTheme="minorHAnsi" w:eastAsiaTheme="minorEastAsia" w:hAnsiTheme="minorHAnsi" w:cstheme="minorBidi"/>
          <w:noProof/>
          <w:sz w:val="22"/>
          <w:szCs w:val="22"/>
          <w:lang w:eastAsia="ko-KR"/>
        </w:rPr>
        <w:tab/>
      </w:r>
      <w:r>
        <w:rPr>
          <w:noProof/>
        </w:rPr>
        <w:t>Random Vibration Test</w:t>
      </w:r>
      <w:r>
        <w:rPr>
          <w:noProof/>
        </w:rPr>
        <w:tab/>
      </w:r>
      <w:r>
        <w:rPr>
          <w:noProof/>
        </w:rPr>
        <w:fldChar w:fldCharType="begin"/>
      </w:r>
      <w:r>
        <w:rPr>
          <w:noProof/>
        </w:rPr>
        <w:instrText xml:space="preserve"> PAGEREF _Toc130405646 \h </w:instrText>
      </w:r>
      <w:r>
        <w:rPr>
          <w:noProof/>
        </w:rPr>
      </w:r>
      <w:r>
        <w:rPr>
          <w:noProof/>
        </w:rPr>
        <w:fldChar w:fldCharType="separate"/>
      </w:r>
      <w:r>
        <w:rPr>
          <w:noProof/>
        </w:rPr>
        <w:t>74</w:t>
      </w:r>
      <w:r>
        <w:rPr>
          <w:noProof/>
        </w:rPr>
        <w:fldChar w:fldCharType="end"/>
      </w:r>
    </w:p>
    <w:p w14:paraId="7211A98F" w14:textId="50007C45" w:rsidR="000F2BCC" w:rsidRDefault="000F2BCC">
      <w:pPr>
        <w:pStyle w:val="TOC3"/>
        <w:rPr>
          <w:rFonts w:asciiTheme="minorHAnsi" w:eastAsiaTheme="minorEastAsia" w:hAnsiTheme="minorHAnsi" w:cstheme="minorBidi"/>
          <w:noProof/>
          <w:sz w:val="22"/>
          <w:szCs w:val="22"/>
          <w:lang w:eastAsia="ko-KR"/>
        </w:rPr>
      </w:pPr>
      <w:r>
        <w:rPr>
          <w:noProof/>
        </w:rPr>
        <w:t>4.3.9</w:t>
      </w:r>
      <w:r>
        <w:rPr>
          <w:rFonts w:asciiTheme="minorHAnsi" w:eastAsiaTheme="minorEastAsia" w:hAnsiTheme="minorHAnsi" w:cstheme="minorBidi"/>
          <w:noProof/>
          <w:sz w:val="22"/>
          <w:szCs w:val="22"/>
          <w:lang w:eastAsia="ko-KR"/>
        </w:rPr>
        <w:tab/>
      </w:r>
      <w:r>
        <w:rPr>
          <w:noProof/>
        </w:rPr>
        <w:t>Thermal Cycling Test</w:t>
      </w:r>
      <w:r>
        <w:rPr>
          <w:noProof/>
        </w:rPr>
        <w:tab/>
      </w:r>
      <w:r>
        <w:rPr>
          <w:noProof/>
        </w:rPr>
        <w:fldChar w:fldCharType="begin"/>
      </w:r>
      <w:r>
        <w:rPr>
          <w:noProof/>
        </w:rPr>
        <w:instrText xml:space="preserve"> PAGEREF _Toc130405647 \h </w:instrText>
      </w:r>
      <w:r>
        <w:rPr>
          <w:noProof/>
        </w:rPr>
      </w:r>
      <w:r>
        <w:rPr>
          <w:noProof/>
        </w:rPr>
        <w:fldChar w:fldCharType="separate"/>
      </w:r>
      <w:r>
        <w:rPr>
          <w:noProof/>
        </w:rPr>
        <w:t>75</w:t>
      </w:r>
      <w:r>
        <w:rPr>
          <w:noProof/>
        </w:rPr>
        <w:fldChar w:fldCharType="end"/>
      </w:r>
    </w:p>
    <w:p w14:paraId="2AA2B9E7" w14:textId="49D39F4D" w:rsidR="000F2BCC" w:rsidRDefault="000F2BCC">
      <w:pPr>
        <w:pStyle w:val="TOC1"/>
        <w:rPr>
          <w:rFonts w:asciiTheme="minorHAnsi" w:eastAsiaTheme="minorEastAsia" w:hAnsiTheme="minorHAnsi" w:cstheme="minorBidi"/>
          <w:b w:val="0"/>
          <w:bCs w:val="0"/>
          <w:noProof/>
          <w:sz w:val="22"/>
          <w:szCs w:val="22"/>
          <w:lang w:eastAsia="ko-KR"/>
        </w:rPr>
      </w:pPr>
      <w:r>
        <w:rPr>
          <w:noProof/>
        </w:rPr>
        <w:t>5</w:t>
      </w:r>
      <w:r>
        <w:rPr>
          <w:rFonts w:asciiTheme="minorHAnsi" w:eastAsiaTheme="minorEastAsia" w:hAnsiTheme="minorHAnsi" w:cstheme="minorBidi"/>
          <w:b w:val="0"/>
          <w:bCs w:val="0"/>
          <w:noProof/>
          <w:sz w:val="22"/>
          <w:szCs w:val="22"/>
          <w:lang w:eastAsia="ko-KR"/>
        </w:rPr>
        <w:tab/>
      </w:r>
      <w:r>
        <w:rPr>
          <w:noProof/>
        </w:rPr>
        <w:t>Requirements Traceability</w:t>
      </w:r>
      <w:r>
        <w:rPr>
          <w:noProof/>
        </w:rPr>
        <w:tab/>
      </w:r>
      <w:r>
        <w:rPr>
          <w:noProof/>
        </w:rPr>
        <w:fldChar w:fldCharType="begin"/>
      </w:r>
      <w:r>
        <w:rPr>
          <w:noProof/>
        </w:rPr>
        <w:instrText xml:space="preserve"> PAGEREF _Toc130405648 \h </w:instrText>
      </w:r>
      <w:r>
        <w:rPr>
          <w:noProof/>
        </w:rPr>
      </w:r>
      <w:r>
        <w:rPr>
          <w:noProof/>
        </w:rPr>
        <w:fldChar w:fldCharType="separate"/>
      </w:r>
      <w:r>
        <w:rPr>
          <w:noProof/>
        </w:rPr>
        <w:t>77</w:t>
      </w:r>
      <w:r>
        <w:rPr>
          <w:noProof/>
        </w:rPr>
        <w:fldChar w:fldCharType="end"/>
      </w:r>
    </w:p>
    <w:p w14:paraId="3FC29C93" w14:textId="4F0DBDC7" w:rsidR="000F2BCC" w:rsidRDefault="000F2BCC">
      <w:pPr>
        <w:pStyle w:val="TOC1"/>
        <w:rPr>
          <w:rFonts w:asciiTheme="minorHAnsi" w:eastAsiaTheme="minorEastAsia" w:hAnsiTheme="minorHAnsi" w:cstheme="minorBidi"/>
          <w:b w:val="0"/>
          <w:bCs w:val="0"/>
          <w:noProof/>
          <w:sz w:val="22"/>
          <w:szCs w:val="22"/>
          <w:lang w:eastAsia="ko-KR"/>
        </w:rPr>
      </w:pPr>
      <w:r>
        <w:rPr>
          <w:noProof/>
        </w:rPr>
        <w:t>6</w:t>
      </w:r>
      <w:r>
        <w:rPr>
          <w:rFonts w:asciiTheme="minorHAnsi" w:eastAsiaTheme="minorEastAsia" w:hAnsiTheme="minorHAnsi" w:cstheme="minorBidi"/>
          <w:b w:val="0"/>
          <w:bCs w:val="0"/>
          <w:noProof/>
          <w:sz w:val="22"/>
          <w:szCs w:val="22"/>
          <w:lang w:eastAsia="ko-KR"/>
        </w:rPr>
        <w:tab/>
      </w:r>
      <w:r>
        <w:rPr>
          <w:noProof/>
        </w:rPr>
        <w:t>Preparation for Delivery</w:t>
      </w:r>
      <w:r>
        <w:rPr>
          <w:noProof/>
        </w:rPr>
        <w:tab/>
      </w:r>
      <w:r>
        <w:rPr>
          <w:noProof/>
        </w:rPr>
        <w:fldChar w:fldCharType="begin"/>
      </w:r>
      <w:r>
        <w:rPr>
          <w:noProof/>
        </w:rPr>
        <w:instrText xml:space="preserve"> PAGEREF _Toc130405649 \h </w:instrText>
      </w:r>
      <w:r>
        <w:rPr>
          <w:noProof/>
        </w:rPr>
      </w:r>
      <w:r>
        <w:rPr>
          <w:noProof/>
        </w:rPr>
        <w:fldChar w:fldCharType="separate"/>
      </w:r>
      <w:r>
        <w:rPr>
          <w:noProof/>
        </w:rPr>
        <w:t>78</w:t>
      </w:r>
      <w:r>
        <w:rPr>
          <w:noProof/>
        </w:rPr>
        <w:fldChar w:fldCharType="end"/>
      </w:r>
    </w:p>
    <w:p w14:paraId="5A49D1EE" w14:textId="66180057" w:rsidR="002E6C7A" w:rsidRDefault="00017E6D" w:rsidP="002E6C7A">
      <w:r>
        <w:fldChar w:fldCharType="end"/>
      </w:r>
    </w:p>
    <w:p w14:paraId="1BA6B566" w14:textId="72C0EEB2" w:rsidR="00E240C3" w:rsidRDefault="00E240C3" w:rsidP="002E6C7A"/>
    <w:p w14:paraId="5A49D1F0" w14:textId="77777777" w:rsidR="002E6C7A" w:rsidRDefault="002E6C7A" w:rsidP="002E6C7A">
      <w:pPr>
        <w:jc w:val="center"/>
        <w:rPr>
          <w:rFonts w:ascii="Arial" w:hAnsi="Arial" w:cs="Arial"/>
          <w:b/>
          <w:bCs/>
          <w:rtl/>
        </w:rPr>
      </w:pPr>
      <w:r>
        <w:rPr>
          <w:rFonts w:ascii="Arial" w:hAnsi="Arial" w:cs="Arial"/>
          <w:b/>
          <w:bCs/>
        </w:rPr>
        <w:t>List of Figures</w:t>
      </w:r>
    </w:p>
    <w:p w14:paraId="5A49D1F1" w14:textId="77777777" w:rsidR="002E6C7A" w:rsidRDefault="002E6C7A" w:rsidP="002E6C7A">
      <w:pPr>
        <w:rPr>
          <w:rtl/>
        </w:rPr>
      </w:pPr>
    </w:p>
    <w:p w14:paraId="656C5E15" w14:textId="06C7356D" w:rsidR="000F2BCC" w:rsidRDefault="00017E6D">
      <w:pPr>
        <w:pStyle w:val="TableofFigures"/>
        <w:rPr>
          <w:rFonts w:asciiTheme="minorHAnsi" w:eastAsiaTheme="minorEastAsia" w:hAnsiTheme="minorHAnsi" w:cstheme="minorBidi"/>
          <w:noProof/>
          <w:sz w:val="22"/>
          <w:szCs w:val="22"/>
          <w:lang w:eastAsia="ko-KR"/>
        </w:rPr>
      </w:pPr>
      <w:r>
        <w:fldChar w:fldCharType="begin"/>
      </w:r>
      <w:r w:rsidR="002E6C7A">
        <w:instrText xml:space="preserve"> TOC \h \z \c "Figure" </w:instrText>
      </w:r>
      <w:r>
        <w:fldChar w:fldCharType="separate"/>
      </w:r>
      <w:hyperlink w:anchor="_Toc130405650" w:history="1">
        <w:r w:rsidR="000F2BCC" w:rsidRPr="000D23A0">
          <w:rPr>
            <w:rStyle w:val="Hyperlink"/>
            <w:noProof/>
          </w:rPr>
          <w:t xml:space="preserve">Figure </w:t>
        </w:r>
        <w:r w:rsidR="000F2BCC" w:rsidRPr="000D23A0">
          <w:rPr>
            <w:rStyle w:val="Hyperlink"/>
            <w:noProof/>
            <w:cs/>
          </w:rPr>
          <w:t>‎</w:t>
        </w:r>
        <w:r w:rsidR="000F2BCC" w:rsidRPr="000D23A0">
          <w:rPr>
            <w:rStyle w:val="Hyperlink"/>
            <w:noProof/>
          </w:rPr>
          <w:t>1</w:t>
        </w:r>
        <w:r w:rsidR="000F2BCC" w:rsidRPr="000D23A0">
          <w:rPr>
            <w:rStyle w:val="Hyperlink"/>
            <w:noProof/>
          </w:rPr>
          <w:noBreakHyphen/>
          <w:t>1- PSU Overview</w:t>
        </w:r>
        <w:r w:rsidR="000F2BCC">
          <w:rPr>
            <w:noProof/>
            <w:webHidden/>
          </w:rPr>
          <w:tab/>
        </w:r>
        <w:r w:rsidR="000F2BCC">
          <w:rPr>
            <w:noProof/>
            <w:webHidden/>
          </w:rPr>
          <w:fldChar w:fldCharType="begin"/>
        </w:r>
        <w:r w:rsidR="000F2BCC">
          <w:rPr>
            <w:noProof/>
            <w:webHidden/>
          </w:rPr>
          <w:instrText xml:space="preserve"> PAGEREF _Toc130405650 \h </w:instrText>
        </w:r>
        <w:r w:rsidR="000F2BCC">
          <w:rPr>
            <w:noProof/>
            <w:webHidden/>
          </w:rPr>
        </w:r>
        <w:r w:rsidR="000F2BCC">
          <w:rPr>
            <w:noProof/>
            <w:webHidden/>
          </w:rPr>
          <w:fldChar w:fldCharType="separate"/>
        </w:r>
        <w:r w:rsidR="000F2BCC">
          <w:rPr>
            <w:noProof/>
            <w:webHidden/>
          </w:rPr>
          <w:t>8</w:t>
        </w:r>
        <w:r w:rsidR="000F2BCC">
          <w:rPr>
            <w:noProof/>
            <w:webHidden/>
          </w:rPr>
          <w:fldChar w:fldCharType="end"/>
        </w:r>
      </w:hyperlink>
    </w:p>
    <w:p w14:paraId="09622B17" w14:textId="1AA93BDD" w:rsidR="000F2BCC" w:rsidRDefault="004264AB">
      <w:pPr>
        <w:pStyle w:val="TableofFigures"/>
        <w:rPr>
          <w:rFonts w:asciiTheme="minorHAnsi" w:eastAsiaTheme="minorEastAsia" w:hAnsiTheme="minorHAnsi" w:cstheme="minorBidi"/>
          <w:noProof/>
          <w:sz w:val="22"/>
          <w:szCs w:val="22"/>
          <w:lang w:eastAsia="ko-KR"/>
        </w:rPr>
      </w:pPr>
      <w:hyperlink w:anchor="_Toc130405651" w:history="1">
        <w:r w:rsidR="000F2BCC" w:rsidRPr="000D23A0">
          <w:rPr>
            <w:rStyle w:val="Hyperlink"/>
            <w:noProof/>
          </w:rPr>
          <w:t xml:space="preserve">Figure </w:t>
        </w:r>
        <w:r w:rsidR="000F2BCC" w:rsidRPr="000D23A0">
          <w:rPr>
            <w:rStyle w:val="Hyperlink"/>
            <w:noProof/>
            <w:cs/>
          </w:rPr>
          <w:t>‎</w:t>
        </w:r>
        <w:r w:rsidR="000F2BCC" w:rsidRPr="000D23A0">
          <w:rPr>
            <w:rStyle w:val="Hyperlink"/>
            <w:noProof/>
          </w:rPr>
          <w:t>3</w:t>
        </w:r>
        <w:r w:rsidR="000F2BCC" w:rsidRPr="000D23A0">
          <w:rPr>
            <w:rStyle w:val="Hyperlink"/>
            <w:noProof/>
          </w:rPr>
          <w:noBreakHyphen/>
          <w:t>1- Reset Sequence Timing</w:t>
        </w:r>
        <w:r w:rsidR="000F2BCC">
          <w:rPr>
            <w:noProof/>
            <w:webHidden/>
          </w:rPr>
          <w:tab/>
        </w:r>
        <w:r w:rsidR="000F2BCC">
          <w:rPr>
            <w:noProof/>
            <w:webHidden/>
          </w:rPr>
          <w:fldChar w:fldCharType="begin"/>
        </w:r>
        <w:r w:rsidR="000F2BCC">
          <w:rPr>
            <w:noProof/>
            <w:webHidden/>
          </w:rPr>
          <w:instrText xml:space="preserve"> PAGEREF _Toc130405651 \h </w:instrText>
        </w:r>
        <w:r w:rsidR="000F2BCC">
          <w:rPr>
            <w:noProof/>
            <w:webHidden/>
          </w:rPr>
        </w:r>
        <w:r w:rsidR="000F2BCC">
          <w:rPr>
            <w:noProof/>
            <w:webHidden/>
          </w:rPr>
          <w:fldChar w:fldCharType="separate"/>
        </w:r>
        <w:r w:rsidR="000F2BCC">
          <w:rPr>
            <w:noProof/>
            <w:webHidden/>
          </w:rPr>
          <w:t>20</w:t>
        </w:r>
        <w:r w:rsidR="000F2BCC">
          <w:rPr>
            <w:noProof/>
            <w:webHidden/>
          </w:rPr>
          <w:fldChar w:fldCharType="end"/>
        </w:r>
      </w:hyperlink>
    </w:p>
    <w:p w14:paraId="161BD492" w14:textId="69F9F8A4" w:rsidR="000F2BCC" w:rsidRDefault="004264AB">
      <w:pPr>
        <w:pStyle w:val="TableofFigures"/>
        <w:rPr>
          <w:rFonts w:asciiTheme="minorHAnsi" w:eastAsiaTheme="minorEastAsia" w:hAnsiTheme="minorHAnsi" w:cstheme="minorBidi"/>
          <w:noProof/>
          <w:sz w:val="22"/>
          <w:szCs w:val="22"/>
          <w:lang w:eastAsia="ko-KR"/>
        </w:rPr>
      </w:pPr>
      <w:hyperlink w:anchor="_Toc130405652" w:history="1">
        <w:r w:rsidR="000F2BCC" w:rsidRPr="000D23A0">
          <w:rPr>
            <w:rStyle w:val="Hyperlink"/>
            <w:noProof/>
          </w:rPr>
          <w:t xml:space="preserve">Figure </w:t>
        </w:r>
        <w:r w:rsidR="000F2BCC" w:rsidRPr="000D23A0">
          <w:rPr>
            <w:rStyle w:val="Hyperlink"/>
            <w:noProof/>
            <w:cs/>
          </w:rPr>
          <w:t>‎</w:t>
        </w:r>
        <w:r w:rsidR="000F2BCC" w:rsidRPr="000D23A0">
          <w:rPr>
            <w:rStyle w:val="Hyperlink"/>
            <w:noProof/>
          </w:rPr>
          <w:t>3</w:t>
        </w:r>
        <w:r w:rsidR="000F2BCC" w:rsidRPr="000D23A0">
          <w:rPr>
            <w:rStyle w:val="Hyperlink"/>
            <w:noProof/>
          </w:rPr>
          <w:noBreakHyphen/>
          <w:t>2- Power-Off Sequence Timing</w:t>
        </w:r>
        <w:r w:rsidR="000F2BCC">
          <w:rPr>
            <w:noProof/>
            <w:webHidden/>
          </w:rPr>
          <w:tab/>
        </w:r>
        <w:r w:rsidR="000F2BCC">
          <w:rPr>
            <w:noProof/>
            <w:webHidden/>
          </w:rPr>
          <w:fldChar w:fldCharType="begin"/>
        </w:r>
        <w:r w:rsidR="000F2BCC">
          <w:rPr>
            <w:noProof/>
            <w:webHidden/>
          </w:rPr>
          <w:instrText xml:space="preserve"> PAGEREF _Toc130405652 \h </w:instrText>
        </w:r>
        <w:r w:rsidR="000F2BCC">
          <w:rPr>
            <w:noProof/>
            <w:webHidden/>
          </w:rPr>
        </w:r>
        <w:r w:rsidR="000F2BCC">
          <w:rPr>
            <w:noProof/>
            <w:webHidden/>
          </w:rPr>
          <w:fldChar w:fldCharType="separate"/>
        </w:r>
        <w:r w:rsidR="000F2BCC">
          <w:rPr>
            <w:noProof/>
            <w:webHidden/>
          </w:rPr>
          <w:t>21</w:t>
        </w:r>
        <w:r w:rsidR="000F2BCC">
          <w:rPr>
            <w:noProof/>
            <w:webHidden/>
          </w:rPr>
          <w:fldChar w:fldCharType="end"/>
        </w:r>
      </w:hyperlink>
    </w:p>
    <w:p w14:paraId="44B695E4" w14:textId="383B99CF" w:rsidR="000F2BCC" w:rsidRDefault="004264AB">
      <w:pPr>
        <w:pStyle w:val="TableofFigures"/>
        <w:rPr>
          <w:rFonts w:asciiTheme="minorHAnsi" w:eastAsiaTheme="minorEastAsia" w:hAnsiTheme="minorHAnsi" w:cstheme="minorBidi"/>
          <w:noProof/>
          <w:sz w:val="22"/>
          <w:szCs w:val="22"/>
          <w:lang w:eastAsia="ko-KR"/>
        </w:rPr>
      </w:pPr>
      <w:hyperlink w:anchor="_Toc130405653" w:history="1">
        <w:r w:rsidR="000F2BCC" w:rsidRPr="000D23A0">
          <w:rPr>
            <w:rStyle w:val="Hyperlink"/>
            <w:noProof/>
          </w:rPr>
          <w:t xml:space="preserve">Figure </w:t>
        </w:r>
        <w:r w:rsidR="000F2BCC" w:rsidRPr="000D23A0">
          <w:rPr>
            <w:rStyle w:val="Hyperlink"/>
            <w:noProof/>
            <w:cs/>
          </w:rPr>
          <w:t>‎</w:t>
        </w:r>
        <w:r w:rsidR="000F2BCC" w:rsidRPr="000D23A0">
          <w:rPr>
            <w:rStyle w:val="Hyperlink"/>
            <w:noProof/>
          </w:rPr>
          <w:t>3</w:t>
        </w:r>
        <w:r w:rsidR="000F2BCC" w:rsidRPr="000D23A0">
          <w:rPr>
            <w:rStyle w:val="Hyperlink"/>
            <w:noProof/>
          </w:rPr>
          <w:noBreakHyphen/>
          <w:t>3- PSU DC Outputs</w:t>
        </w:r>
        <w:r w:rsidR="000F2BCC">
          <w:rPr>
            <w:noProof/>
            <w:webHidden/>
          </w:rPr>
          <w:tab/>
        </w:r>
        <w:r w:rsidR="000F2BCC">
          <w:rPr>
            <w:noProof/>
            <w:webHidden/>
          </w:rPr>
          <w:fldChar w:fldCharType="begin"/>
        </w:r>
        <w:r w:rsidR="000F2BCC">
          <w:rPr>
            <w:noProof/>
            <w:webHidden/>
          </w:rPr>
          <w:instrText xml:space="preserve"> PAGEREF _Toc130405653 \h </w:instrText>
        </w:r>
        <w:r w:rsidR="000F2BCC">
          <w:rPr>
            <w:noProof/>
            <w:webHidden/>
          </w:rPr>
        </w:r>
        <w:r w:rsidR="000F2BCC">
          <w:rPr>
            <w:noProof/>
            <w:webHidden/>
          </w:rPr>
          <w:fldChar w:fldCharType="separate"/>
        </w:r>
        <w:r w:rsidR="000F2BCC">
          <w:rPr>
            <w:noProof/>
            <w:webHidden/>
          </w:rPr>
          <w:t>31</w:t>
        </w:r>
        <w:r w:rsidR="000F2BCC">
          <w:rPr>
            <w:noProof/>
            <w:webHidden/>
          </w:rPr>
          <w:fldChar w:fldCharType="end"/>
        </w:r>
      </w:hyperlink>
    </w:p>
    <w:p w14:paraId="2BA13627" w14:textId="223BE43E" w:rsidR="000F2BCC" w:rsidRDefault="004264AB">
      <w:pPr>
        <w:pStyle w:val="TableofFigures"/>
        <w:rPr>
          <w:rFonts w:asciiTheme="minorHAnsi" w:eastAsiaTheme="minorEastAsia" w:hAnsiTheme="minorHAnsi" w:cstheme="minorBidi"/>
          <w:noProof/>
          <w:sz w:val="22"/>
          <w:szCs w:val="22"/>
          <w:lang w:eastAsia="ko-KR"/>
        </w:rPr>
      </w:pPr>
      <w:hyperlink w:anchor="_Toc130405654" w:history="1">
        <w:r w:rsidR="000F2BCC" w:rsidRPr="000D23A0">
          <w:rPr>
            <w:rStyle w:val="Hyperlink"/>
            <w:noProof/>
          </w:rPr>
          <w:t xml:space="preserve">Figure </w:t>
        </w:r>
        <w:r w:rsidR="000F2BCC" w:rsidRPr="000D23A0">
          <w:rPr>
            <w:rStyle w:val="Hyperlink"/>
            <w:noProof/>
            <w:cs/>
          </w:rPr>
          <w:t>‎</w:t>
        </w:r>
        <w:r w:rsidR="000F2BCC" w:rsidRPr="000D23A0">
          <w:rPr>
            <w:rStyle w:val="Hyperlink"/>
            <w:noProof/>
          </w:rPr>
          <w:t>3</w:t>
        </w:r>
        <w:r w:rsidR="000F2BCC" w:rsidRPr="000D23A0">
          <w:rPr>
            <w:rStyle w:val="Hyperlink"/>
            <w:noProof/>
          </w:rPr>
          <w:noBreakHyphen/>
          <w:t>4- PSU External Interfaces</w:t>
        </w:r>
        <w:r w:rsidR="000F2BCC">
          <w:rPr>
            <w:noProof/>
            <w:webHidden/>
          </w:rPr>
          <w:tab/>
        </w:r>
        <w:r w:rsidR="000F2BCC">
          <w:rPr>
            <w:noProof/>
            <w:webHidden/>
          </w:rPr>
          <w:fldChar w:fldCharType="begin"/>
        </w:r>
        <w:r w:rsidR="000F2BCC">
          <w:rPr>
            <w:noProof/>
            <w:webHidden/>
          </w:rPr>
          <w:instrText xml:space="preserve"> PAGEREF _Toc130405654 \h </w:instrText>
        </w:r>
        <w:r w:rsidR="000F2BCC">
          <w:rPr>
            <w:noProof/>
            <w:webHidden/>
          </w:rPr>
        </w:r>
        <w:r w:rsidR="000F2BCC">
          <w:rPr>
            <w:noProof/>
            <w:webHidden/>
          </w:rPr>
          <w:fldChar w:fldCharType="separate"/>
        </w:r>
        <w:r w:rsidR="000F2BCC">
          <w:rPr>
            <w:noProof/>
            <w:webHidden/>
          </w:rPr>
          <w:t>36</w:t>
        </w:r>
        <w:r w:rsidR="000F2BCC">
          <w:rPr>
            <w:noProof/>
            <w:webHidden/>
          </w:rPr>
          <w:fldChar w:fldCharType="end"/>
        </w:r>
      </w:hyperlink>
    </w:p>
    <w:p w14:paraId="62A74657" w14:textId="4C0830E7" w:rsidR="000F2BCC" w:rsidRDefault="004264AB">
      <w:pPr>
        <w:pStyle w:val="TableofFigures"/>
        <w:rPr>
          <w:rFonts w:asciiTheme="minorHAnsi" w:eastAsiaTheme="minorEastAsia" w:hAnsiTheme="minorHAnsi" w:cstheme="minorBidi"/>
          <w:noProof/>
          <w:sz w:val="22"/>
          <w:szCs w:val="22"/>
          <w:lang w:eastAsia="ko-KR"/>
        </w:rPr>
      </w:pPr>
      <w:hyperlink w:anchor="_Toc130405655" w:history="1">
        <w:r w:rsidR="000F2BCC" w:rsidRPr="000D23A0">
          <w:rPr>
            <w:rStyle w:val="Hyperlink"/>
            <w:noProof/>
          </w:rPr>
          <w:t xml:space="preserve">Figure </w:t>
        </w:r>
        <w:r w:rsidR="000F2BCC" w:rsidRPr="000D23A0">
          <w:rPr>
            <w:rStyle w:val="Hyperlink"/>
            <w:noProof/>
            <w:cs/>
          </w:rPr>
          <w:t>‎</w:t>
        </w:r>
        <w:r w:rsidR="000F2BCC" w:rsidRPr="000D23A0">
          <w:rPr>
            <w:rStyle w:val="Hyperlink"/>
            <w:noProof/>
          </w:rPr>
          <w:t>3</w:t>
        </w:r>
        <w:r w:rsidR="000F2BCC" w:rsidRPr="000D23A0">
          <w:rPr>
            <w:rStyle w:val="Hyperlink"/>
            <w:noProof/>
          </w:rPr>
          <w:noBreakHyphen/>
          <w:t>5- PSU Interfaces to MIU</w:t>
        </w:r>
        <w:r w:rsidR="000F2BCC">
          <w:rPr>
            <w:noProof/>
            <w:webHidden/>
          </w:rPr>
          <w:tab/>
        </w:r>
        <w:r w:rsidR="000F2BCC">
          <w:rPr>
            <w:noProof/>
            <w:webHidden/>
          </w:rPr>
          <w:fldChar w:fldCharType="begin"/>
        </w:r>
        <w:r w:rsidR="000F2BCC">
          <w:rPr>
            <w:noProof/>
            <w:webHidden/>
          </w:rPr>
          <w:instrText xml:space="preserve"> PAGEREF _Toc130405655 \h </w:instrText>
        </w:r>
        <w:r w:rsidR="000F2BCC">
          <w:rPr>
            <w:noProof/>
            <w:webHidden/>
          </w:rPr>
        </w:r>
        <w:r w:rsidR="000F2BCC">
          <w:rPr>
            <w:noProof/>
            <w:webHidden/>
          </w:rPr>
          <w:fldChar w:fldCharType="separate"/>
        </w:r>
        <w:r w:rsidR="000F2BCC">
          <w:rPr>
            <w:noProof/>
            <w:webHidden/>
          </w:rPr>
          <w:t>38</w:t>
        </w:r>
        <w:r w:rsidR="000F2BCC">
          <w:rPr>
            <w:noProof/>
            <w:webHidden/>
          </w:rPr>
          <w:fldChar w:fldCharType="end"/>
        </w:r>
      </w:hyperlink>
    </w:p>
    <w:p w14:paraId="46425F15" w14:textId="6C9096C3" w:rsidR="000F2BCC" w:rsidRDefault="004264AB">
      <w:pPr>
        <w:pStyle w:val="TableofFigures"/>
        <w:rPr>
          <w:rFonts w:asciiTheme="minorHAnsi" w:eastAsiaTheme="minorEastAsia" w:hAnsiTheme="minorHAnsi" w:cstheme="minorBidi"/>
          <w:noProof/>
          <w:sz w:val="22"/>
          <w:szCs w:val="22"/>
          <w:lang w:eastAsia="ko-KR"/>
        </w:rPr>
      </w:pPr>
      <w:hyperlink w:anchor="_Toc130405656" w:history="1">
        <w:r w:rsidR="000F2BCC" w:rsidRPr="000D23A0">
          <w:rPr>
            <w:rStyle w:val="Hyperlink"/>
            <w:noProof/>
          </w:rPr>
          <w:t xml:space="preserve">Figure </w:t>
        </w:r>
        <w:r w:rsidR="000F2BCC" w:rsidRPr="000D23A0">
          <w:rPr>
            <w:rStyle w:val="Hyperlink"/>
            <w:noProof/>
            <w:cs/>
          </w:rPr>
          <w:t>‎</w:t>
        </w:r>
        <w:r w:rsidR="000F2BCC" w:rsidRPr="000D23A0">
          <w:rPr>
            <w:rStyle w:val="Hyperlink"/>
            <w:noProof/>
          </w:rPr>
          <w:t>3</w:t>
        </w:r>
        <w:r w:rsidR="000F2BCC" w:rsidRPr="000D23A0">
          <w:rPr>
            <w:rStyle w:val="Hyperlink"/>
            <w:noProof/>
          </w:rPr>
          <w:noBreakHyphen/>
          <w:t>6- TCU Inhibit Interface</w:t>
        </w:r>
        <w:r w:rsidR="000F2BCC">
          <w:rPr>
            <w:noProof/>
            <w:webHidden/>
          </w:rPr>
          <w:tab/>
        </w:r>
        <w:r w:rsidR="000F2BCC">
          <w:rPr>
            <w:noProof/>
            <w:webHidden/>
          </w:rPr>
          <w:fldChar w:fldCharType="begin"/>
        </w:r>
        <w:r w:rsidR="000F2BCC">
          <w:rPr>
            <w:noProof/>
            <w:webHidden/>
          </w:rPr>
          <w:instrText xml:space="preserve"> PAGEREF _Toc130405656 \h </w:instrText>
        </w:r>
        <w:r w:rsidR="000F2BCC">
          <w:rPr>
            <w:noProof/>
            <w:webHidden/>
          </w:rPr>
        </w:r>
        <w:r w:rsidR="000F2BCC">
          <w:rPr>
            <w:noProof/>
            <w:webHidden/>
          </w:rPr>
          <w:fldChar w:fldCharType="separate"/>
        </w:r>
        <w:r w:rsidR="000F2BCC">
          <w:rPr>
            <w:noProof/>
            <w:webHidden/>
          </w:rPr>
          <w:t>39</w:t>
        </w:r>
        <w:r w:rsidR="000F2BCC">
          <w:rPr>
            <w:noProof/>
            <w:webHidden/>
          </w:rPr>
          <w:fldChar w:fldCharType="end"/>
        </w:r>
      </w:hyperlink>
    </w:p>
    <w:p w14:paraId="7B467C8C" w14:textId="25F34DBD" w:rsidR="000F2BCC" w:rsidRDefault="004264AB">
      <w:pPr>
        <w:pStyle w:val="TableofFigures"/>
        <w:rPr>
          <w:rFonts w:asciiTheme="minorHAnsi" w:eastAsiaTheme="minorEastAsia" w:hAnsiTheme="minorHAnsi" w:cstheme="minorBidi"/>
          <w:noProof/>
          <w:sz w:val="22"/>
          <w:szCs w:val="22"/>
          <w:lang w:eastAsia="ko-KR"/>
        </w:rPr>
      </w:pPr>
      <w:hyperlink w:anchor="_Toc130405657" w:history="1">
        <w:r w:rsidR="000F2BCC" w:rsidRPr="000D23A0">
          <w:rPr>
            <w:rStyle w:val="Hyperlink"/>
            <w:noProof/>
          </w:rPr>
          <w:t xml:space="preserve">Figure </w:t>
        </w:r>
        <w:r w:rsidR="000F2BCC" w:rsidRPr="000D23A0">
          <w:rPr>
            <w:rStyle w:val="Hyperlink"/>
            <w:noProof/>
            <w:cs/>
          </w:rPr>
          <w:t>‎</w:t>
        </w:r>
        <w:r w:rsidR="000F2BCC" w:rsidRPr="000D23A0">
          <w:rPr>
            <w:rStyle w:val="Hyperlink"/>
            <w:noProof/>
          </w:rPr>
          <w:t>3</w:t>
        </w:r>
        <w:r w:rsidR="000F2BCC" w:rsidRPr="000D23A0">
          <w:rPr>
            <w:rStyle w:val="Hyperlink"/>
            <w:noProof/>
          </w:rPr>
          <w:noBreakHyphen/>
          <w:t>7- Temperature-Altitude requirement diagram</w:t>
        </w:r>
        <w:r w:rsidR="000F2BCC">
          <w:rPr>
            <w:noProof/>
            <w:webHidden/>
          </w:rPr>
          <w:tab/>
        </w:r>
        <w:r w:rsidR="000F2BCC">
          <w:rPr>
            <w:noProof/>
            <w:webHidden/>
          </w:rPr>
          <w:fldChar w:fldCharType="begin"/>
        </w:r>
        <w:r w:rsidR="000F2BCC">
          <w:rPr>
            <w:noProof/>
            <w:webHidden/>
          </w:rPr>
          <w:instrText xml:space="preserve"> PAGEREF _Toc130405657 \h </w:instrText>
        </w:r>
        <w:r w:rsidR="000F2BCC">
          <w:rPr>
            <w:noProof/>
            <w:webHidden/>
          </w:rPr>
        </w:r>
        <w:r w:rsidR="000F2BCC">
          <w:rPr>
            <w:noProof/>
            <w:webHidden/>
          </w:rPr>
          <w:fldChar w:fldCharType="separate"/>
        </w:r>
        <w:r w:rsidR="000F2BCC">
          <w:rPr>
            <w:noProof/>
            <w:webHidden/>
          </w:rPr>
          <w:t>47</w:t>
        </w:r>
        <w:r w:rsidR="000F2BCC">
          <w:rPr>
            <w:noProof/>
            <w:webHidden/>
          </w:rPr>
          <w:fldChar w:fldCharType="end"/>
        </w:r>
      </w:hyperlink>
    </w:p>
    <w:p w14:paraId="5A24F17B" w14:textId="50A37A63" w:rsidR="000F2BCC" w:rsidRDefault="004264AB">
      <w:pPr>
        <w:pStyle w:val="TableofFigures"/>
        <w:rPr>
          <w:rFonts w:asciiTheme="minorHAnsi" w:eastAsiaTheme="minorEastAsia" w:hAnsiTheme="minorHAnsi" w:cstheme="minorBidi"/>
          <w:noProof/>
          <w:sz w:val="22"/>
          <w:szCs w:val="22"/>
          <w:lang w:eastAsia="ko-KR"/>
        </w:rPr>
      </w:pPr>
      <w:hyperlink w:anchor="_Toc130405658" w:history="1">
        <w:r w:rsidR="000F2BCC" w:rsidRPr="000D23A0">
          <w:rPr>
            <w:rStyle w:val="Hyperlink"/>
            <w:noProof/>
          </w:rPr>
          <w:t xml:space="preserve">Figure </w:t>
        </w:r>
        <w:r w:rsidR="000F2BCC" w:rsidRPr="000D23A0">
          <w:rPr>
            <w:rStyle w:val="Hyperlink"/>
            <w:noProof/>
            <w:cs/>
          </w:rPr>
          <w:t>‎</w:t>
        </w:r>
        <w:r w:rsidR="000F2BCC" w:rsidRPr="000D23A0">
          <w:rPr>
            <w:rStyle w:val="Hyperlink"/>
            <w:noProof/>
          </w:rPr>
          <w:t>3</w:t>
        </w:r>
        <w:r w:rsidR="000F2BCC" w:rsidRPr="000D23A0">
          <w:rPr>
            <w:rStyle w:val="Hyperlink"/>
            <w:noProof/>
          </w:rPr>
          <w:noBreakHyphen/>
          <w:t>8: Shock pulse diagram</w:t>
        </w:r>
        <w:r w:rsidR="000F2BCC">
          <w:rPr>
            <w:noProof/>
            <w:webHidden/>
          </w:rPr>
          <w:tab/>
        </w:r>
        <w:r w:rsidR="000F2BCC">
          <w:rPr>
            <w:noProof/>
            <w:webHidden/>
          </w:rPr>
          <w:fldChar w:fldCharType="begin"/>
        </w:r>
        <w:r w:rsidR="000F2BCC">
          <w:rPr>
            <w:noProof/>
            <w:webHidden/>
          </w:rPr>
          <w:instrText xml:space="preserve"> PAGEREF _Toc130405658 \h </w:instrText>
        </w:r>
        <w:r w:rsidR="000F2BCC">
          <w:rPr>
            <w:noProof/>
            <w:webHidden/>
          </w:rPr>
        </w:r>
        <w:r w:rsidR="000F2BCC">
          <w:rPr>
            <w:noProof/>
            <w:webHidden/>
          </w:rPr>
          <w:fldChar w:fldCharType="separate"/>
        </w:r>
        <w:r w:rsidR="000F2BCC">
          <w:rPr>
            <w:noProof/>
            <w:webHidden/>
          </w:rPr>
          <w:t>49</w:t>
        </w:r>
        <w:r w:rsidR="000F2BCC">
          <w:rPr>
            <w:noProof/>
            <w:webHidden/>
          </w:rPr>
          <w:fldChar w:fldCharType="end"/>
        </w:r>
      </w:hyperlink>
    </w:p>
    <w:p w14:paraId="5650E7CE" w14:textId="442B8D37" w:rsidR="000F2BCC" w:rsidRDefault="004264AB">
      <w:pPr>
        <w:pStyle w:val="TableofFigures"/>
        <w:rPr>
          <w:rFonts w:asciiTheme="minorHAnsi" w:eastAsiaTheme="minorEastAsia" w:hAnsiTheme="minorHAnsi" w:cstheme="minorBidi"/>
          <w:noProof/>
          <w:sz w:val="22"/>
          <w:szCs w:val="22"/>
          <w:lang w:eastAsia="ko-KR"/>
        </w:rPr>
      </w:pPr>
      <w:hyperlink w:anchor="_Toc130405659" w:history="1">
        <w:r w:rsidR="000F2BCC" w:rsidRPr="000D23A0">
          <w:rPr>
            <w:rStyle w:val="Hyperlink"/>
            <w:noProof/>
          </w:rPr>
          <w:t xml:space="preserve">Figure </w:t>
        </w:r>
        <w:r w:rsidR="000F2BCC" w:rsidRPr="000D23A0">
          <w:rPr>
            <w:rStyle w:val="Hyperlink"/>
            <w:noProof/>
            <w:cs/>
          </w:rPr>
          <w:t>‎</w:t>
        </w:r>
        <w:r w:rsidR="000F2BCC" w:rsidRPr="000D23A0">
          <w:rPr>
            <w:rStyle w:val="Hyperlink"/>
            <w:noProof/>
          </w:rPr>
          <w:t>4</w:t>
        </w:r>
        <w:r w:rsidR="000F2BCC" w:rsidRPr="000D23A0">
          <w:rPr>
            <w:rStyle w:val="Hyperlink"/>
            <w:noProof/>
          </w:rPr>
          <w:noBreakHyphen/>
          <w:t>1: Random Vibration Stress Profile (ESS)</w:t>
        </w:r>
        <w:r w:rsidR="000F2BCC">
          <w:rPr>
            <w:noProof/>
            <w:webHidden/>
          </w:rPr>
          <w:tab/>
        </w:r>
        <w:r w:rsidR="000F2BCC">
          <w:rPr>
            <w:noProof/>
            <w:webHidden/>
          </w:rPr>
          <w:fldChar w:fldCharType="begin"/>
        </w:r>
        <w:r w:rsidR="000F2BCC">
          <w:rPr>
            <w:noProof/>
            <w:webHidden/>
          </w:rPr>
          <w:instrText xml:space="preserve"> PAGEREF _Toc130405659 \h </w:instrText>
        </w:r>
        <w:r w:rsidR="000F2BCC">
          <w:rPr>
            <w:noProof/>
            <w:webHidden/>
          </w:rPr>
        </w:r>
        <w:r w:rsidR="000F2BCC">
          <w:rPr>
            <w:noProof/>
            <w:webHidden/>
          </w:rPr>
          <w:fldChar w:fldCharType="separate"/>
        </w:r>
        <w:r w:rsidR="000F2BCC">
          <w:rPr>
            <w:noProof/>
            <w:webHidden/>
          </w:rPr>
          <w:t>73</w:t>
        </w:r>
        <w:r w:rsidR="000F2BCC">
          <w:rPr>
            <w:noProof/>
            <w:webHidden/>
          </w:rPr>
          <w:fldChar w:fldCharType="end"/>
        </w:r>
      </w:hyperlink>
    </w:p>
    <w:p w14:paraId="78D9A7CB" w14:textId="7925CBA3" w:rsidR="000F2BCC" w:rsidRDefault="004264AB">
      <w:pPr>
        <w:pStyle w:val="TableofFigures"/>
        <w:rPr>
          <w:rFonts w:asciiTheme="minorHAnsi" w:eastAsiaTheme="minorEastAsia" w:hAnsiTheme="minorHAnsi" w:cstheme="minorBidi"/>
          <w:noProof/>
          <w:sz w:val="22"/>
          <w:szCs w:val="22"/>
          <w:lang w:eastAsia="ko-KR"/>
        </w:rPr>
      </w:pPr>
      <w:hyperlink w:anchor="_Toc130405660" w:history="1">
        <w:r w:rsidR="000F2BCC" w:rsidRPr="000D23A0">
          <w:rPr>
            <w:rStyle w:val="Hyperlink"/>
            <w:noProof/>
          </w:rPr>
          <w:t xml:space="preserve">Figure </w:t>
        </w:r>
        <w:r w:rsidR="000F2BCC" w:rsidRPr="000D23A0">
          <w:rPr>
            <w:rStyle w:val="Hyperlink"/>
            <w:noProof/>
            <w:cs/>
          </w:rPr>
          <w:t>‎</w:t>
        </w:r>
        <w:r w:rsidR="000F2BCC" w:rsidRPr="000D23A0">
          <w:rPr>
            <w:rStyle w:val="Hyperlink"/>
            <w:noProof/>
          </w:rPr>
          <w:t>4</w:t>
        </w:r>
        <w:r w:rsidR="000F2BCC" w:rsidRPr="000D23A0">
          <w:rPr>
            <w:rStyle w:val="Hyperlink"/>
            <w:noProof/>
          </w:rPr>
          <w:noBreakHyphen/>
          <w:t>2: One Operational Temperature Cycle (ESS)</w:t>
        </w:r>
        <w:r w:rsidR="000F2BCC">
          <w:rPr>
            <w:noProof/>
            <w:webHidden/>
          </w:rPr>
          <w:tab/>
        </w:r>
        <w:r w:rsidR="000F2BCC">
          <w:rPr>
            <w:noProof/>
            <w:webHidden/>
          </w:rPr>
          <w:fldChar w:fldCharType="begin"/>
        </w:r>
        <w:r w:rsidR="000F2BCC">
          <w:rPr>
            <w:noProof/>
            <w:webHidden/>
          </w:rPr>
          <w:instrText xml:space="preserve"> PAGEREF _Toc130405660 \h </w:instrText>
        </w:r>
        <w:r w:rsidR="000F2BCC">
          <w:rPr>
            <w:noProof/>
            <w:webHidden/>
          </w:rPr>
        </w:r>
        <w:r w:rsidR="000F2BCC">
          <w:rPr>
            <w:noProof/>
            <w:webHidden/>
          </w:rPr>
          <w:fldChar w:fldCharType="separate"/>
        </w:r>
        <w:r w:rsidR="000F2BCC">
          <w:rPr>
            <w:noProof/>
            <w:webHidden/>
          </w:rPr>
          <w:t>74</w:t>
        </w:r>
        <w:r w:rsidR="000F2BCC">
          <w:rPr>
            <w:noProof/>
            <w:webHidden/>
          </w:rPr>
          <w:fldChar w:fldCharType="end"/>
        </w:r>
      </w:hyperlink>
    </w:p>
    <w:p w14:paraId="51070E68" w14:textId="4B96FA7C" w:rsidR="000F2BCC" w:rsidRDefault="004264AB">
      <w:pPr>
        <w:pStyle w:val="TableofFigures"/>
        <w:rPr>
          <w:rFonts w:asciiTheme="minorHAnsi" w:eastAsiaTheme="minorEastAsia" w:hAnsiTheme="minorHAnsi" w:cstheme="minorBidi"/>
          <w:noProof/>
          <w:sz w:val="22"/>
          <w:szCs w:val="22"/>
          <w:lang w:eastAsia="ko-KR"/>
        </w:rPr>
      </w:pPr>
      <w:hyperlink w:anchor="_Toc130405661" w:history="1">
        <w:r w:rsidR="000F2BCC" w:rsidRPr="000D23A0">
          <w:rPr>
            <w:rStyle w:val="Hyperlink"/>
            <w:noProof/>
          </w:rPr>
          <w:t xml:space="preserve">Figure </w:t>
        </w:r>
        <w:r w:rsidR="000F2BCC" w:rsidRPr="000D23A0">
          <w:rPr>
            <w:rStyle w:val="Hyperlink"/>
            <w:noProof/>
            <w:cs/>
          </w:rPr>
          <w:t>‎</w:t>
        </w:r>
        <w:r w:rsidR="000F2BCC" w:rsidRPr="000D23A0">
          <w:rPr>
            <w:rStyle w:val="Hyperlink"/>
            <w:noProof/>
          </w:rPr>
          <w:t>4</w:t>
        </w:r>
        <w:r w:rsidR="000F2BCC" w:rsidRPr="000D23A0">
          <w:rPr>
            <w:rStyle w:val="Hyperlink"/>
            <w:noProof/>
          </w:rPr>
          <w:noBreakHyphen/>
          <w:t>3: 1</w:t>
        </w:r>
        <w:r w:rsidR="000F2BCC" w:rsidRPr="000D23A0">
          <w:rPr>
            <w:rStyle w:val="Hyperlink"/>
            <w:noProof/>
            <w:vertAlign w:val="superscript"/>
          </w:rPr>
          <w:t>st</w:t>
        </w:r>
        <w:r w:rsidR="000F2BCC" w:rsidRPr="000D23A0">
          <w:rPr>
            <w:rStyle w:val="Hyperlink"/>
            <w:noProof/>
          </w:rPr>
          <w:t xml:space="preserve"> non-op cycle + 8 operational cycles (ESS)</w:t>
        </w:r>
        <w:r w:rsidR="000F2BCC">
          <w:rPr>
            <w:noProof/>
            <w:webHidden/>
          </w:rPr>
          <w:tab/>
        </w:r>
        <w:r w:rsidR="000F2BCC">
          <w:rPr>
            <w:noProof/>
            <w:webHidden/>
          </w:rPr>
          <w:fldChar w:fldCharType="begin"/>
        </w:r>
        <w:r w:rsidR="000F2BCC">
          <w:rPr>
            <w:noProof/>
            <w:webHidden/>
          </w:rPr>
          <w:instrText xml:space="preserve"> PAGEREF _Toc130405661 \h </w:instrText>
        </w:r>
        <w:r w:rsidR="000F2BCC">
          <w:rPr>
            <w:noProof/>
            <w:webHidden/>
          </w:rPr>
        </w:r>
        <w:r w:rsidR="000F2BCC">
          <w:rPr>
            <w:noProof/>
            <w:webHidden/>
          </w:rPr>
          <w:fldChar w:fldCharType="separate"/>
        </w:r>
        <w:r w:rsidR="000F2BCC">
          <w:rPr>
            <w:noProof/>
            <w:webHidden/>
          </w:rPr>
          <w:t>75</w:t>
        </w:r>
        <w:r w:rsidR="000F2BCC">
          <w:rPr>
            <w:noProof/>
            <w:webHidden/>
          </w:rPr>
          <w:fldChar w:fldCharType="end"/>
        </w:r>
      </w:hyperlink>
    </w:p>
    <w:p w14:paraId="5A49D1F3" w14:textId="2F71D647" w:rsidR="002E6C7A" w:rsidRDefault="00017E6D" w:rsidP="002E6C7A">
      <w:pPr>
        <w:rPr>
          <w:rtl/>
        </w:rPr>
      </w:pPr>
      <w:r>
        <w:fldChar w:fldCharType="end"/>
      </w:r>
    </w:p>
    <w:p w14:paraId="5D504FFE" w14:textId="77777777" w:rsidR="00B610A1" w:rsidRDefault="00B610A1" w:rsidP="002E6C7A">
      <w:pPr>
        <w:rPr>
          <w:rtl/>
        </w:rPr>
      </w:pPr>
    </w:p>
    <w:p w14:paraId="5A49D1F5" w14:textId="77777777" w:rsidR="002E6C7A" w:rsidRDefault="002E6C7A" w:rsidP="002E6C7A">
      <w:pPr>
        <w:jc w:val="center"/>
        <w:rPr>
          <w:rFonts w:ascii="Arial" w:hAnsi="Arial" w:cs="Arial"/>
          <w:b/>
          <w:bCs/>
        </w:rPr>
      </w:pPr>
      <w:r>
        <w:rPr>
          <w:rFonts w:ascii="Arial" w:hAnsi="Arial" w:cs="Arial"/>
          <w:b/>
          <w:bCs/>
        </w:rPr>
        <w:t>List of Tables</w:t>
      </w:r>
    </w:p>
    <w:p w14:paraId="5A49D1F6" w14:textId="77777777" w:rsidR="002E6C7A" w:rsidRDefault="002E6C7A" w:rsidP="002E6C7A">
      <w:pPr>
        <w:jc w:val="center"/>
        <w:rPr>
          <w:rFonts w:cs="Times New Roman"/>
          <w:b/>
          <w:bCs/>
        </w:rPr>
      </w:pPr>
    </w:p>
    <w:p w14:paraId="586056E6" w14:textId="3D8C6572" w:rsidR="000F2BCC" w:rsidRDefault="00017E6D">
      <w:pPr>
        <w:pStyle w:val="TableofFigures"/>
        <w:rPr>
          <w:rFonts w:asciiTheme="minorHAnsi" w:eastAsiaTheme="minorEastAsia" w:hAnsiTheme="minorHAnsi" w:cstheme="minorBidi"/>
          <w:noProof/>
          <w:sz w:val="22"/>
          <w:szCs w:val="22"/>
          <w:lang w:eastAsia="ko-KR"/>
        </w:rPr>
      </w:pPr>
      <w:r>
        <w:fldChar w:fldCharType="begin"/>
      </w:r>
      <w:r w:rsidR="002E6C7A">
        <w:instrText xml:space="preserve"> TOC \h \z \c "Table" </w:instrText>
      </w:r>
      <w:r>
        <w:fldChar w:fldCharType="separate"/>
      </w:r>
      <w:hyperlink w:anchor="_Toc130405662" w:history="1">
        <w:r w:rsidR="000F2BCC" w:rsidRPr="00285855">
          <w:rPr>
            <w:rStyle w:val="Hyperlink"/>
            <w:noProof/>
          </w:rPr>
          <w:t xml:space="preserve">Table </w:t>
        </w:r>
        <w:r w:rsidR="000F2BCC" w:rsidRPr="00285855">
          <w:rPr>
            <w:rStyle w:val="Hyperlink"/>
            <w:noProof/>
            <w:cs/>
          </w:rPr>
          <w:t>‎</w:t>
        </w:r>
        <w:r w:rsidR="000F2BCC" w:rsidRPr="00285855">
          <w:rPr>
            <w:rStyle w:val="Hyperlink"/>
            <w:noProof/>
          </w:rPr>
          <w:t>3</w:t>
        </w:r>
        <w:r w:rsidR="000F2BCC" w:rsidRPr="00285855">
          <w:rPr>
            <w:rStyle w:val="Hyperlink"/>
            <w:noProof/>
          </w:rPr>
          <w:noBreakHyphen/>
          <w:t>1- List of lines for BIT status</w:t>
        </w:r>
        <w:r w:rsidR="000F2BCC">
          <w:rPr>
            <w:noProof/>
            <w:webHidden/>
          </w:rPr>
          <w:tab/>
        </w:r>
        <w:r w:rsidR="000F2BCC">
          <w:rPr>
            <w:noProof/>
            <w:webHidden/>
          </w:rPr>
          <w:fldChar w:fldCharType="begin"/>
        </w:r>
        <w:r w:rsidR="000F2BCC">
          <w:rPr>
            <w:noProof/>
            <w:webHidden/>
          </w:rPr>
          <w:instrText xml:space="preserve"> PAGEREF _Toc130405662 \h </w:instrText>
        </w:r>
        <w:r w:rsidR="000F2BCC">
          <w:rPr>
            <w:noProof/>
            <w:webHidden/>
          </w:rPr>
        </w:r>
        <w:r w:rsidR="000F2BCC">
          <w:rPr>
            <w:noProof/>
            <w:webHidden/>
          </w:rPr>
          <w:fldChar w:fldCharType="separate"/>
        </w:r>
        <w:r w:rsidR="000F2BCC">
          <w:rPr>
            <w:noProof/>
            <w:webHidden/>
          </w:rPr>
          <w:t>16</w:t>
        </w:r>
        <w:r w:rsidR="000F2BCC">
          <w:rPr>
            <w:noProof/>
            <w:webHidden/>
          </w:rPr>
          <w:fldChar w:fldCharType="end"/>
        </w:r>
      </w:hyperlink>
    </w:p>
    <w:p w14:paraId="02F29458" w14:textId="6674DD16" w:rsidR="000F2BCC" w:rsidRDefault="004264AB">
      <w:pPr>
        <w:pStyle w:val="TableofFigures"/>
        <w:rPr>
          <w:rFonts w:asciiTheme="minorHAnsi" w:eastAsiaTheme="minorEastAsia" w:hAnsiTheme="minorHAnsi" w:cstheme="minorBidi"/>
          <w:noProof/>
          <w:sz w:val="22"/>
          <w:szCs w:val="22"/>
          <w:lang w:eastAsia="ko-KR"/>
        </w:rPr>
      </w:pPr>
      <w:hyperlink w:anchor="_Toc130405663" w:history="1">
        <w:r w:rsidR="000F2BCC" w:rsidRPr="00285855">
          <w:rPr>
            <w:rStyle w:val="Hyperlink"/>
            <w:noProof/>
          </w:rPr>
          <w:t xml:space="preserve">Table </w:t>
        </w:r>
        <w:r w:rsidR="000F2BCC" w:rsidRPr="00285855">
          <w:rPr>
            <w:rStyle w:val="Hyperlink"/>
            <w:noProof/>
            <w:cs/>
          </w:rPr>
          <w:t>‎</w:t>
        </w:r>
        <w:r w:rsidR="000F2BCC" w:rsidRPr="00285855">
          <w:rPr>
            <w:rStyle w:val="Hyperlink"/>
            <w:noProof/>
          </w:rPr>
          <w:t>3</w:t>
        </w:r>
        <w:r w:rsidR="000F2BCC" w:rsidRPr="00285855">
          <w:rPr>
            <w:rStyle w:val="Hyperlink"/>
            <w:noProof/>
          </w:rPr>
          <w:noBreakHyphen/>
          <w:t>2- Output voltages and Powers</w:t>
        </w:r>
        <w:r w:rsidR="000F2BCC">
          <w:rPr>
            <w:noProof/>
            <w:webHidden/>
          </w:rPr>
          <w:tab/>
        </w:r>
        <w:r w:rsidR="000F2BCC">
          <w:rPr>
            <w:noProof/>
            <w:webHidden/>
          </w:rPr>
          <w:fldChar w:fldCharType="begin"/>
        </w:r>
        <w:r w:rsidR="000F2BCC">
          <w:rPr>
            <w:noProof/>
            <w:webHidden/>
          </w:rPr>
          <w:instrText xml:space="preserve"> PAGEREF _Toc130405663 \h </w:instrText>
        </w:r>
        <w:r w:rsidR="000F2BCC">
          <w:rPr>
            <w:noProof/>
            <w:webHidden/>
          </w:rPr>
        </w:r>
        <w:r w:rsidR="000F2BCC">
          <w:rPr>
            <w:noProof/>
            <w:webHidden/>
          </w:rPr>
          <w:fldChar w:fldCharType="separate"/>
        </w:r>
        <w:r w:rsidR="000F2BCC">
          <w:rPr>
            <w:noProof/>
            <w:webHidden/>
          </w:rPr>
          <w:t>27</w:t>
        </w:r>
        <w:r w:rsidR="000F2BCC">
          <w:rPr>
            <w:noProof/>
            <w:webHidden/>
          </w:rPr>
          <w:fldChar w:fldCharType="end"/>
        </w:r>
      </w:hyperlink>
    </w:p>
    <w:p w14:paraId="2F319ED4" w14:textId="1A0A5A4B" w:rsidR="000F2BCC" w:rsidRDefault="004264AB">
      <w:pPr>
        <w:pStyle w:val="TableofFigures"/>
        <w:rPr>
          <w:rFonts w:asciiTheme="minorHAnsi" w:eastAsiaTheme="minorEastAsia" w:hAnsiTheme="minorHAnsi" w:cstheme="minorBidi"/>
          <w:noProof/>
          <w:sz w:val="22"/>
          <w:szCs w:val="22"/>
          <w:lang w:eastAsia="ko-KR"/>
        </w:rPr>
      </w:pPr>
      <w:hyperlink w:anchor="_Toc130405664" w:history="1">
        <w:r w:rsidR="000F2BCC" w:rsidRPr="00285855">
          <w:rPr>
            <w:rStyle w:val="Hyperlink"/>
            <w:noProof/>
          </w:rPr>
          <w:t xml:space="preserve">Table </w:t>
        </w:r>
        <w:r w:rsidR="000F2BCC" w:rsidRPr="00285855">
          <w:rPr>
            <w:rStyle w:val="Hyperlink"/>
            <w:noProof/>
            <w:cs/>
          </w:rPr>
          <w:t>‎</w:t>
        </w:r>
        <w:r w:rsidR="000F2BCC" w:rsidRPr="00285855">
          <w:rPr>
            <w:rStyle w:val="Hyperlink"/>
            <w:noProof/>
          </w:rPr>
          <w:t>3</w:t>
        </w:r>
        <w:r w:rsidR="000F2BCC" w:rsidRPr="00285855">
          <w:rPr>
            <w:rStyle w:val="Hyperlink"/>
            <w:noProof/>
          </w:rPr>
          <w:noBreakHyphen/>
          <w:t>3- Output Over-Voltage Protection Parameters</w:t>
        </w:r>
        <w:r w:rsidR="000F2BCC">
          <w:rPr>
            <w:noProof/>
            <w:webHidden/>
          </w:rPr>
          <w:tab/>
        </w:r>
        <w:r w:rsidR="000F2BCC">
          <w:rPr>
            <w:noProof/>
            <w:webHidden/>
          </w:rPr>
          <w:fldChar w:fldCharType="begin"/>
        </w:r>
        <w:r w:rsidR="000F2BCC">
          <w:rPr>
            <w:noProof/>
            <w:webHidden/>
          </w:rPr>
          <w:instrText xml:space="preserve"> PAGEREF _Toc130405664 \h </w:instrText>
        </w:r>
        <w:r w:rsidR="000F2BCC">
          <w:rPr>
            <w:noProof/>
            <w:webHidden/>
          </w:rPr>
        </w:r>
        <w:r w:rsidR="000F2BCC">
          <w:rPr>
            <w:noProof/>
            <w:webHidden/>
          </w:rPr>
          <w:fldChar w:fldCharType="separate"/>
        </w:r>
        <w:r w:rsidR="000F2BCC">
          <w:rPr>
            <w:noProof/>
            <w:webHidden/>
          </w:rPr>
          <w:t>33</w:t>
        </w:r>
        <w:r w:rsidR="000F2BCC">
          <w:rPr>
            <w:noProof/>
            <w:webHidden/>
          </w:rPr>
          <w:fldChar w:fldCharType="end"/>
        </w:r>
      </w:hyperlink>
    </w:p>
    <w:p w14:paraId="1DA700F7" w14:textId="7A2510B3" w:rsidR="000F2BCC" w:rsidRDefault="004264AB">
      <w:pPr>
        <w:pStyle w:val="TableofFigures"/>
        <w:rPr>
          <w:rFonts w:asciiTheme="minorHAnsi" w:eastAsiaTheme="minorEastAsia" w:hAnsiTheme="minorHAnsi" w:cstheme="minorBidi"/>
          <w:noProof/>
          <w:sz w:val="22"/>
          <w:szCs w:val="22"/>
          <w:lang w:eastAsia="ko-KR"/>
        </w:rPr>
      </w:pPr>
      <w:hyperlink w:anchor="_Toc130405665" w:history="1">
        <w:r w:rsidR="000F2BCC" w:rsidRPr="00285855">
          <w:rPr>
            <w:rStyle w:val="Hyperlink"/>
            <w:noProof/>
          </w:rPr>
          <w:t xml:space="preserve">Table </w:t>
        </w:r>
        <w:r w:rsidR="000F2BCC" w:rsidRPr="00285855">
          <w:rPr>
            <w:rStyle w:val="Hyperlink"/>
            <w:noProof/>
            <w:cs/>
          </w:rPr>
          <w:t>‎</w:t>
        </w:r>
        <w:r w:rsidR="000F2BCC" w:rsidRPr="00285855">
          <w:rPr>
            <w:rStyle w:val="Hyperlink"/>
            <w:noProof/>
          </w:rPr>
          <w:t>3</w:t>
        </w:r>
        <w:r w:rsidR="000F2BCC" w:rsidRPr="00285855">
          <w:rPr>
            <w:rStyle w:val="Hyperlink"/>
            <w:noProof/>
          </w:rPr>
          <w:noBreakHyphen/>
          <w:t>4- Input Under-Voltage Protection Parameters</w:t>
        </w:r>
        <w:r w:rsidR="000F2BCC">
          <w:rPr>
            <w:noProof/>
            <w:webHidden/>
          </w:rPr>
          <w:tab/>
        </w:r>
        <w:r w:rsidR="000F2BCC">
          <w:rPr>
            <w:noProof/>
            <w:webHidden/>
          </w:rPr>
          <w:fldChar w:fldCharType="begin"/>
        </w:r>
        <w:r w:rsidR="000F2BCC">
          <w:rPr>
            <w:noProof/>
            <w:webHidden/>
          </w:rPr>
          <w:instrText xml:space="preserve"> PAGEREF _Toc130405665 \h </w:instrText>
        </w:r>
        <w:r w:rsidR="000F2BCC">
          <w:rPr>
            <w:noProof/>
            <w:webHidden/>
          </w:rPr>
        </w:r>
        <w:r w:rsidR="000F2BCC">
          <w:rPr>
            <w:noProof/>
            <w:webHidden/>
          </w:rPr>
          <w:fldChar w:fldCharType="separate"/>
        </w:r>
        <w:r w:rsidR="000F2BCC">
          <w:rPr>
            <w:noProof/>
            <w:webHidden/>
          </w:rPr>
          <w:t>33</w:t>
        </w:r>
        <w:r w:rsidR="000F2BCC">
          <w:rPr>
            <w:noProof/>
            <w:webHidden/>
          </w:rPr>
          <w:fldChar w:fldCharType="end"/>
        </w:r>
      </w:hyperlink>
    </w:p>
    <w:p w14:paraId="2ADCB4F6" w14:textId="7035E887" w:rsidR="000F2BCC" w:rsidRDefault="004264AB">
      <w:pPr>
        <w:pStyle w:val="TableofFigures"/>
        <w:rPr>
          <w:rFonts w:asciiTheme="minorHAnsi" w:eastAsiaTheme="minorEastAsia" w:hAnsiTheme="minorHAnsi" w:cstheme="minorBidi"/>
          <w:noProof/>
          <w:sz w:val="22"/>
          <w:szCs w:val="22"/>
          <w:lang w:eastAsia="ko-KR"/>
        </w:rPr>
      </w:pPr>
      <w:hyperlink w:anchor="_Toc130405666" w:history="1">
        <w:r w:rsidR="000F2BCC" w:rsidRPr="00285855">
          <w:rPr>
            <w:rStyle w:val="Hyperlink"/>
            <w:noProof/>
          </w:rPr>
          <w:t xml:space="preserve">Table </w:t>
        </w:r>
        <w:r w:rsidR="000F2BCC" w:rsidRPr="00285855">
          <w:rPr>
            <w:rStyle w:val="Hyperlink"/>
            <w:noProof/>
            <w:cs/>
          </w:rPr>
          <w:t>‎</w:t>
        </w:r>
        <w:r w:rsidR="000F2BCC" w:rsidRPr="00285855">
          <w:rPr>
            <w:rStyle w:val="Hyperlink"/>
            <w:noProof/>
          </w:rPr>
          <w:t>3</w:t>
        </w:r>
        <w:r w:rsidR="000F2BCC" w:rsidRPr="00285855">
          <w:rPr>
            <w:rStyle w:val="Hyperlink"/>
            <w:noProof/>
          </w:rPr>
          <w:noBreakHyphen/>
          <w:t>5- Altitude-Temperature Table for Reliability Prediction</w:t>
        </w:r>
        <w:r w:rsidR="000F2BCC">
          <w:rPr>
            <w:noProof/>
            <w:webHidden/>
          </w:rPr>
          <w:tab/>
        </w:r>
        <w:r w:rsidR="000F2BCC">
          <w:rPr>
            <w:noProof/>
            <w:webHidden/>
          </w:rPr>
          <w:fldChar w:fldCharType="begin"/>
        </w:r>
        <w:r w:rsidR="000F2BCC">
          <w:rPr>
            <w:noProof/>
            <w:webHidden/>
          </w:rPr>
          <w:instrText xml:space="preserve"> PAGEREF _Toc130405666 \h </w:instrText>
        </w:r>
        <w:r w:rsidR="000F2BCC">
          <w:rPr>
            <w:noProof/>
            <w:webHidden/>
          </w:rPr>
        </w:r>
        <w:r w:rsidR="000F2BCC">
          <w:rPr>
            <w:noProof/>
            <w:webHidden/>
          </w:rPr>
          <w:fldChar w:fldCharType="separate"/>
        </w:r>
        <w:r w:rsidR="000F2BCC">
          <w:rPr>
            <w:noProof/>
            <w:webHidden/>
          </w:rPr>
          <w:t>41</w:t>
        </w:r>
        <w:r w:rsidR="000F2BCC">
          <w:rPr>
            <w:noProof/>
            <w:webHidden/>
          </w:rPr>
          <w:fldChar w:fldCharType="end"/>
        </w:r>
      </w:hyperlink>
    </w:p>
    <w:p w14:paraId="701701CE" w14:textId="1FC37549" w:rsidR="000F2BCC" w:rsidRDefault="004264AB">
      <w:pPr>
        <w:pStyle w:val="TableofFigures"/>
        <w:rPr>
          <w:rFonts w:asciiTheme="minorHAnsi" w:eastAsiaTheme="minorEastAsia" w:hAnsiTheme="minorHAnsi" w:cstheme="minorBidi"/>
          <w:noProof/>
          <w:sz w:val="22"/>
          <w:szCs w:val="22"/>
          <w:lang w:eastAsia="ko-KR"/>
        </w:rPr>
      </w:pPr>
      <w:hyperlink w:anchor="_Toc130405667" w:history="1">
        <w:r w:rsidR="000F2BCC" w:rsidRPr="00285855">
          <w:rPr>
            <w:rStyle w:val="Hyperlink"/>
            <w:noProof/>
          </w:rPr>
          <w:t xml:space="preserve">Table </w:t>
        </w:r>
        <w:r w:rsidR="000F2BCC" w:rsidRPr="00285855">
          <w:rPr>
            <w:rStyle w:val="Hyperlink"/>
            <w:noProof/>
            <w:cs/>
          </w:rPr>
          <w:t>‎</w:t>
        </w:r>
        <w:r w:rsidR="000F2BCC" w:rsidRPr="00285855">
          <w:rPr>
            <w:rStyle w:val="Hyperlink"/>
            <w:noProof/>
          </w:rPr>
          <w:t>3</w:t>
        </w:r>
        <w:r w:rsidR="000F2BCC" w:rsidRPr="00285855">
          <w:rPr>
            <w:rStyle w:val="Hyperlink"/>
            <w:noProof/>
          </w:rPr>
          <w:noBreakHyphen/>
          <w:t>6- Corrective Maintenance Required Times</w:t>
        </w:r>
        <w:r w:rsidR="000F2BCC">
          <w:rPr>
            <w:noProof/>
            <w:webHidden/>
          </w:rPr>
          <w:tab/>
        </w:r>
        <w:r w:rsidR="000F2BCC">
          <w:rPr>
            <w:noProof/>
            <w:webHidden/>
          </w:rPr>
          <w:fldChar w:fldCharType="begin"/>
        </w:r>
        <w:r w:rsidR="000F2BCC">
          <w:rPr>
            <w:noProof/>
            <w:webHidden/>
          </w:rPr>
          <w:instrText xml:space="preserve"> PAGEREF _Toc130405667 \h </w:instrText>
        </w:r>
        <w:r w:rsidR="000F2BCC">
          <w:rPr>
            <w:noProof/>
            <w:webHidden/>
          </w:rPr>
        </w:r>
        <w:r w:rsidR="000F2BCC">
          <w:rPr>
            <w:noProof/>
            <w:webHidden/>
          </w:rPr>
          <w:fldChar w:fldCharType="separate"/>
        </w:r>
        <w:r w:rsidR="000F2BCC">
          <w:rPr>
            <w:noProof/>
            <w:webHidden/>
          </w:rPr>
          <w:t>44</w:t>
        </w:r>
        <w:r w:rsidR="000F2BCC">
          <w:rPr>
            <w:noProof/>
            <w:webHidden/>
          </w:rPr>
          <w:fldChar w:fldCharType="end"/>
        </w:r>
      </w:hyperlink>
    </w:p>
    <w:p w14:paraId="3DAD1DC5" w14:textId="5A768A15" w:rsidR="000F2BCC" w:rsidRDefault="004264AB">
      <w:pPr>
        <w:pStyle w:val="TableofFigures"/>
        <w:rPr>
          <w:rFonts w:asciiTheme="minorHAnsi" w:eastAsiaTheme="minorEastAsia" w:hAnsiTheme="minorHAnsi" w:cstheme="minorBidi"/>
          <w:noProof/>
          <w:sz w:val="22"/>
          <w:szCs w:val="22"/>
          <w:lang w:eastAsia="ko-KR"/>
        </w:rPr>
      </w:pPr>
      <w:hyperlink w:anchor="_Toc130405668" w:history="1">
        <w:r w:rsidR="000F2BCC" w:rsidRPr="00285855">
          <w:rPr>
            <w:rStyle w:val="Hyperlink"/>
            <w:noProof/>
          </w:rPr>
          <w:t xml:space="preserve">Table </w:t>
        </w:r>
        <w:r w:rsidR="000F2BCC" w:rsidRPr="00285855">
          <w:rPr>
            <w:rStyle w:val="Hyperlink"/>
            <w:noProof/>
            <w:cs/>
          </w:rPr>
          <w:t>‎</w:t>
        </w:r>
        <w:r w:rsidR="000F2BCC" w:rsidRPr="00285855">
          <w:rPr>
            <w:rStyle w:val="Hyperlink"/>
            <w:noProof/>
          </w:rPr>
          <w:t>3</w:t>
        </w:r>
        <w:r w:rsidR="000F2BCC" w:rsidRPr="00285855">
          <w:rPr>
            <w:rStyle w:val="Hyperlink"/>
            <w:noProof/>
          </w:rPr>
          <w:noBreakHyphen/>
          <w:t>7- EMC MIL-STD Requirements</w:t>
        </w:r>
        <w:r w:rsidR="000F2BCC">
          <w:rPr>
            <w:noProof/>
            <w:webHidden/>
          </w:rPr>
          <w:tab/>
        </w:r>
        <w:r w:rsidR="000F2BCC">
          <w:rPr>
            <w:noProof/>
            <w:webHidden/>
          </w:rPr>
          <w:fldChar w:fldCharType="begin"/>
        </w:r>
        <w:r w:rsidR="000F2BCC">
          <w:rPr>
            <w:noProof/>
            <w:webHidden/>
          </w:rPr>
          <w:instrText xml:space="preserve"> PAGEREF _Toc130405668 \h </w:instrText>
        </w:r>
        <w:r w:rsidR="000F2BCC">
          <w:rPr>
            <w:noProof/>
            <w:webHidden/>
          </w:rPr>
        </w:r>
        <w:r w:rsidR="000F2BCC">
          <w:rPr>
            <w:noProof/>
            <w:webHidden/>
          </w:rPr>
          <w:fldChar w:fldCharType="separate"/>
        </w:r>
        <w:r w:rsidR="000F2BCC">
          <w:rPr>
            <w:noProof/>
            <w:webHidden/>
          </w:rPr>
          <w:t>60</w:t>
        </w:r>
        <w:r w:rsidR="000F2BCC">
          <w:rPr>
            <w:noProof/>
            <w:webHidden/>
          </w:rPr>
          <w:fldChar w:fldCharType="end"/>
        </w:r>
      </w:hyperlink>
    </w:p>
    <w:p w14:paraId="355BD1A1" w14:textId="3296EAA8" w:rsidR="000F2BCC" w:rsidRDefault="004264AB">
      <w:pPr>
        <w:pStyle w:val="TableofFigures"/>
        <w:rPr>
          <w:rFonts w:asciiTheme="minorHAnsi" w:eastAsiaTheme="minorEastAsia" w:hAnsiTheme="minorHAnsi" w:cstheme="minorBidi"/>
          <w:noProof/>
          <w:sz w:val="22"/>
          <w:szCs w:val="22"/>
          <w:lang w:eastAsia="ko-KR"/>
        </w:rPr>
      </w:pPr>
      <w:hyperlink w:anchor="_Toc130405669" w:history="1">
        <w:r w:rsidR="000F2BCC" w:rsidRPr="00285855">
          <w:rPr>
            <w:rStyle w:val="Hyperlink"/>
            <w:noProof/>
          </w:rPr>
          <w:t xml:space="preserve">Table </w:t>
        </w:r>
        <w:r w:rsidR="000F2BCC" w:rsidRPr="00285855">
          <w:rPr>
            <w:rStyle w:val="Hyperlink"/>
            <w:noProof/>
            <w:cs/>
          </w:rPr>
          <w:t>‎</w:t>
        </w:r>
        <w:r w:rsidR="000F2BCC" w:rsidRPr="00285855">
          <w:rPr>
            <w:rStyle w:val="Hyperlink"/>
            <w:noProof/>
          </w:rPr>
          <w:t>3</w:t>
        </w:r>
        <w:r w:rsidR="000F2BCC" w:rsidRPr="00285855">
          <w:rPr>
            <w:rStyle w:val="Hyperlink"/>
            <w:noProof/>
          </w:rPr>
          <w:noBreakHyphen/>
          <w:t>8- Other EMC Instructions</w:t>
        </w:r>
        <w:r w:rsidR="000F2BCC">
          <w:rPr>
            <w:noProof/>
            <w:webHidden/>
          </w:rPr>
          <w:tab/>
        </w:r>
        <w:r w:rsidR="000F2BCC">
          <w:rPr>
            <w:noProof/>
            <w:webHidden/>
          </w:rPr>
          <w:fldChar w:fldCharType="begin"/>
        </w:r>
        <w:r w:rsidR="000F2BCC">
          <w:rPr>
            <w:noProof/>
            <w:webHidden/>
          </w:rPr>
          <w:instrText xml:space="preserve"> PAGEREF _Toc130405669 \h </w:instrText>
        </w:r>
        <w:r w:rsidR="000F2BCC">
          <w:rPr>
            <w:noProof/>
            <w:webHidden/>
          </w:rPr>
        </w:r>
        <w:r w:rsidR="000F2BCC">
          <w:rPr>
            <w:noProof/>
            <w:webHidden/>
          </w:rPr>
          <w:fldChar w:fldCharType="separate"/>
        </w:r>
        <w:r w:rsidR="000F2BCC">
          <w:rPr>
            <w:noProof/>
            <w:webHidden/>
          </w:rPr>
          <w:t>63</w:t>
        </w:r>
        <w:r w:rsidR="000F2BCC">
          <w:rPr>
            <w:noProof/>
            <w:webHidden/>
          </w:rPr>
          <w:fldChar w:fldCharType="end"/>
        </w:r>
      </w:hyperlink>
    </w:p>
    <w:p w14:paraId="1E85D6C5" w14:textId="7FA17A80" w:rsidR="000F2BCC" w:rsidRDefault="004264AB">
      <w:pPr>
        <w:pStyle w:val="TableofFigures"/>
        <w:rPr>
          <w:rFonts w:asciiTheme="minorHAnsi" w:eastAsiaTheme="minorEastAsia" w:hAnsiTheme="minorHAnsi" w:cstheme="minorBidi"/>
          <w:noProof/>
          <w:sz w:val="22"/>
          <w:szCs w:val="22"/>
          <w:lang w:eastAsia="ko-KR"/>
        </w:rPr>
      </w:pPr>
      <w:hyperlink w:anchor="_Toc130405670" w:history="1">
        <w:r w:rsidR="000F2BCC" w:rsidRPr="00285855">
          <w:rPr>
            <w:rStyle w:val="Hyperlink"/>
            <w:noProof/>
          </w:rPr>
          <w:t xml:space="preserve">Table </w:t>
        </w:r>
        <w:r w:rsidR="000F2BCC" w:rsidRPr="00285855">
          <w:rPr>
            <w:rStyle w:val="Hyperlink"/>
            <w:noProof/>
            <w:cs/>
          </w:rPr>
          <w:t>‎</w:t>
        </w:r>
        <w:r w:rsidR="000F2BCC" w:rsidRPr="00285855">
          <w:rPr>
            <w:rStyle w:val="Hyperlink"/>
            <w:noProof/>
          </w:rPr>
          <w:t>4</w:t>
        </w:r>
        <w:r w:rsidR="000F2BCC" w:rsidRPr="00285855">
          <w:rPr>
            <w:rStyle w:val="Hyperlink"/>
            <w:noProof/>
          </w:rPr>
          <w:noBreakHyphen/>
          <w:t>1</w:t>
        </w:r>
        <w:r w:rsidR="000F2BCC" w:rsidRPr="00285855">
          <w:rPr>
            <w:rStyle w:val="Hyperlink"/>
            <w:rFonts w:ascii="Arial" w:hAnsi="Arial" w:cs="Arial"/>
            <w:noProof/>
          </w:rPr>
          <w:t xml:space="preserve">- </w:t>
        </w:r>
        <w:r w:rsidR="000F2BCC" w:rsidRPr="00285855">
          <w:rPr>
            <w:rStyle w:val="Hyperlink"/>
            <w:noProof/>
          </w:rPr>
          <w:t>Requirement/Verification Cross-Reference Matrix</w:t>
        </w:r>
        <w:r w:rsidR="000F2BCC">
          <w:rPr>
            <w:noProof/>
            <w:webHidden/>
          </w:rPr>
          <w:tab/>
        </w:r>
        <w:r w:rsidR="000F2BCC">
          <w:rPr>
            <w:noProof/>
            <w:webHidden/>
          </w:rPr>
          <w:fldChar w:fldCharType="begin"/>
        </w:r>
        <w:r w:rsidR="000F2BCC">
          <w:rPr>
            <w:noProof/>
            <w:webHidden/>
          </w:rPr>
          <w:instrText xml:space="preserve"> PAGEREF _Toc130405670 \h </w:instrText>
        </w:r>
        <w:r w:rsidR="000F2BCC">
          <w:rPr>
            <w:noProof/>
            <w:webHidden/>
          </w:rPr>
        </w:r>
        <w:r w:rsidR="000F2BCC">
          <w:rPr>
            <w:noProof/>
            <w:webHidden/>
          </w:rPr>
          <w:fldChar w:fldCharType="separate"/>
        </w:r>
        <w:r w:rsidR="000F2BCC">
          <w:rPr>
            <w:noProof/>
            <w:webHidden/>
          </w:rPr>
          <w:t>68</w:t>
        </w:r>
        <w:r w:rsidR="000F2BCC">
          <w:rPr>
            <w:noProof/>
            <w:webHidden/>
          </w:rPr>
          <w:fldChar w:fldCharType="end"/>
        </w:r>
      </w:hyperlink>
    </w:p>
    <w:p w14:paraId="5A49D1FF" w14:textId="14B755B9" w:rsidR="006B0F0F" w:rsidRDefault="00017E6D" w:rsidP="00E940CA">
      <w:pPr>
        <w:jc w:val="left"/>
        <w:rPr>
          <w:rtl/>
        </w:rPr>
      </w:pPr>
      <w:r>
        <w:fldChar w:fldCharType="end"/>
      </w:r>
      <w:r w:rsidR="006B0F0F">
        <w:t xml:space="preserve">    </w:t>
      </w:r>
    </w:p>
    <w:p w14:paraId="5A49D200" w14:textId="77777777" w:rsidR="002E6C7A" w:rsidRDefault="002E6C7A" w:rsidP="002E6C7A">
      <w:pPr>
        <w:pStyle w:val="Heading1"/>
      </w:pPr>
      <w:bookmarkStart w:id="26" w:name="_Ref99459692"/>
      <w:bookmarkStart w:id="27" w:name="_Toc130405501"/>
      <w:r>
        <w:lastRenderedPageBreak/>
        <w:t>SCOPE</w:t>
      </w:r>
      <w:bookmarkEnd w:id="26"/>
      <w:bookmarkEnd w:id="27"/>
    </w:p>
    <w:p w14:paraId="5A49D201" w14:textId="38161972" w:rsidR="007929B4" w:rsidRPr="009626F3" w:rsidRDefault="002E6C7A" w:rsidP="00452A70">
      <w:pPr>
        <w:pStyle w:val="NormalWeb"/>
        <w:rPr>
          <w:color w:val="000000"/>
        </w:rPr>
      </w:pPr>
      <w:r>
        <w:t xml:space="preserve">This document is the PIDS (Prime Item Development Specification) which </w:t>
      </w:r>
      <w:r w:rsidRPr="00A90264">
        <w:t>establishes the performance, design, development test requirements and quality assurance r</w:t>
      </w:r>
      <w:r w:rsidR="00C749E7">
        <w:t>equirements for the prime item</w:t>
      </w:r>
      <w:r>
        <w:t xml:space="preserve"> </w:t>
      </w:r>
      <w:r w:rsidR="00452A70">
        <w:rPr>
          <w:b/>
          <w:bCs/>
          <w:color w:val="0000FF"/>
        </w:rPr>
        <w:t>Power Supply</w:t>
      </w:r>
      <w:r w:rsidR="006502CF" w:rsidRPr="006502CF">
        <w:rPr>
          <w:b/>
          <w:bCs/>
          <w:color w:val="0000FF"/>
        </w:rPr>
        <w:t xml:space="preserve"> Unit</w:t>
      </w:r>
      <w:r w:rsidR="00C749E7">
        <w:t xml:space="preserve"> </w:t>
      </w:r>
      <w:r w:rsidR="0041171B">
        <w:t>(</w:t>
      </w:r>
      <w:r w:rsidR="00452A70">
        <w:t>PS</w:t>
      </w:r>
      <w:r w:rsidR="0041171B">
        <w:t xml:space="preserve">U) </w:t>
      </w:r>
      <w:r w:rsidR="00C749E7" w:rsidRPr="00C749E7">
        <w:t>whic</w:t>
      </w:r>
      <w:r w:rsidR="00C749E7">
        <w:t>h is part of the Condor-MS System.</w:t>
      </w:r>
    </w:p>
    <w:p w14:paraId="5A49D202" w14:textId="77777777" w:rsidR="002E6C7A" w:rsidRDefault="002E6C7A" w:rsidP="002E6C7A">
      <w:pPr>
        <w:pStyle w:val="Heading2"/>
      </w:pPr>
      <w:bookmarkStart w:id="28" w:name="_Toc521151248"/>
      <w:bookmarkStart w:id="29" w:name="_Toc523199687"/>
      <w:bookmarkStart w:id="30" w:name="_Toc528470517"/>
      <w:bookmarkStart w:id="31" w:name="_Ref528641142"/>
      <w:bookmarkStart w:id="32" w:name="_Toc533478243"/>
      <w:bookmarkStart w:id="33" w:name="_Toc130405502"/>
      <w:r>
        <w:t>Identification</w:t>
      </w:r>
      <w:bookmarkEnd w:id="28"/>
      <w:bookmarkEnd w:id="29"/>
      <w:bookmarkEnd w:id="30"/>
      <w:bookmarkEnd w:id="31"/>
      <w:bookmarkEnd w:id="32"/>
      <w:bookmarkEnd w:id="33"/>
    </w:p>
    <w:p w14:paraId="5A49D203" w14:textId="5D2C6BA0" w:rsidR="002E6C7A" w:rsidRDefault="002E6C7A" w:rsidP="00452A70">
      <w:pPr>
        <w:ind w:firstLine="340"/>
        <w:rPr>
          <w:color w:val="0000FF"/>
        </w:rPr>
      </w:pPr>
      <w:r>
        <w:t>Item name:</w:t>
      </w:r>
      <w:r>
        <w:tab/>
      </w:r>
      <w:r>
        <w:tab/>
      </w:r>
      <w:r w:rsidR="00452A70">
        <w:rPr>
          <w:b/>
          <w:bCs/>
          <w:i/>
          <w:iCs/>
          <w:color w:val="0000FF"/>
        </w:rPr>
        <w:t>Power Supply</w:t>
      </w:r>
      <w:r w:rsidR="00094D5A" w:rsidRPr="00094D5A">
        <w:rPr>
          <w:b/>
          <w:bCs/>
          <w:i/>
          <w:iCs/>
          <w:color w:val="0000FF"/>
        </w:rPr>
        <w:t xml:space="preserve"> Unit</w:t>
      </w:r>
    </w:p>
    <w:p w14:paraId="5A49D204" w14:textId="42645EAF" w:rsidR="002E6C7A" w:rsidRDefault="002E6C7A" w:rsidP="00452A70">
      <w:pPr>
        <w:ind w:firstLine="340"/>
        <w:rPr>
          <w:i/>
          <w:iCs/>
          <w:color w:val="0000FF"/>
        </w:rPr>
      </w:pPr>
      <w:r>
        <w:t>Item abbreviation:</w:t>
      </w:r>
      <w:r>
        <w:rPr>
          <w:color w:val="0000FF"/>
        </w:rPr>
        <w:tab/>
      </w:r>
      <w:r w:rsidR="00452A70">
        <w:rPr>
          <w:i/>
          <w:iCs/>
          <w:color w:val="0000FF"/>
        </w:rPr>
        <w:t>PS</w:t>
      </w:r>
      <w:r w:rsidR="00094D5A">
        <w:rPr>
          <w:i/>
          <w:iCs/>
          <w:color w:val="0000FF"/>
        </w:rPr>
        <w:t>U</w:t>
      </w:r>
    </w:p>
    <w:p w14:paraId="5A49D205" w14:textId="77777777" w:rsidR="002E6C7A" w:rsidRDefault="002E6C7A" w:rsidP="002E6C7A">
      <w:pPr>
        <w:pStyle w:val="Heading2"/>
      </w:pPr>
      <w:bookmarkStart w:id="34" w:name="_Toc533478244"/>
      <w:bookmarkStart w:id="35" w:name="_Toc130405503"/>
      <w:r>
        <w:t xml:space="preserve">Item </w:t>
      </w:r>
      <w:r w:rsidRPr="00A14A8D">
        <w:t>Overview</w:t>
      </w:r>
      <w:bookmarkEnd w:id="34"/>
      <w:bookmarkEnd w:id="35"/>
    </w:p>
    <w:p w14:paraId="49D8F3A9" w14:textId="77777777" w:rsidR="00452A70" w:rsidRDefault="00452A70" w:rsidP="00452A70">
      <w:r>
        <w:t>The PSU shall be part of the Condor-MS</w:t>
      </w:r>
      <w:r w:rsidRPr="007064DD">
        <w:rPr>
          <w:vertAlign w:val="superscript"/>
        </w:rPr>
        <w:t>TM</w:t>
      </w:r>
      <w:r>
        <w:t xml:space="preserve"> airborne pod, which is an upgrade of the existing Condor2</w:t>
      </w:r>
      <w:r w:rsidRPr="007064DD">
        <w:rPr>
          <w:vertAlign w:val="superscript"/>
        </w:rPr>
        <w:t>TM</w:t>
      </w:r>
      <w:r>
        <w:t xml:space="preserve"> pod. The PSU shall be located in the rear electronics compartment of the Condor-MS pod. </w:t>
      </w:r>
    </w:p>
    <w:p w14:paraId="23086B65" w14:textId="77777777" w:rsidR="00452A70" w:rsidRDefault="00452A70" w:rsidP="00452A70">
      <w:r>
        <w:rPr>
          <w:rStyle w:val="tlid-translation"/>
          <w:lang w:val="en"/>
        </w:rPr>
        <w:t xml:space="preserve">The PSU main task is to receive the input power from the airborne platform (aircraft) and distribute stable voltages to most of the pod units. </w:t>
      </w:r>
    </w:p>
    <w:p w14:paraId="150CC2BB" w14:textId="7425B6ED" w:rsidR="00452A70" w:rsidRPr="00D011CD" w:rsidRDefault="00452A70" w:rsidP="00452A70">
      <w:r w:rsidRPr="00785919">
        <w:t xml:space="preserve">The </w:t>
      </w:r>
      <w:r>
        <w:t xml:space="preserve">PSU </w:t>
      </w:r>
      <w:r w:rsidRPr="00785919">
        <w:t xml:space="preserve">is </w:t>
      </w:r>
      <w:r>
        <w:t xml:space="preserve">also </w:t>
      </w:r>
      <w:r w:rsidRPr="00785919">
        <w:t>responsible for the system's on and off status as well as transmits signals to the system about the input and output voltage</w:t>
      </w:r>
      <w:r>
        <w:t xml:space="preserve"> statuses.</w:t>
      </w:r>
    </w:p>
    <w:p w14:paraId="7503FF56" w14:textId="1C8E758C" w:rsidR="00347900" w:rsidRDefault="00A75747" w:rsidP="00452A70">
      <w:r w:rsidRPr="00A75747">
        <w:rPr>
          <w:noProof/>
          <w:lang w:eastAsia="ko-KR"/>
        </w:rPr>
        <w:drawing>
          <wp:anchor distT="0" distB="0" distL="114300" distR="114300" simplePos="0" relativeHeight="251674624" behindDoc="0" locked="0" layoutInCell="1" allowOverlap="1" wp14:anchorId="4336BB6F" wp14:editId="70F81771">
            <wp:simplePos x="0" y="0"/>
            <wp:positionH relativeFrom="column">
              <wp:posOffset>309880</wp:posOffset>
            </wp:positionH>
            <wp:positionV relativeFrom="paragraph">
              <wp:posOffset>340731</wp:posOffset>
            </wp:positionV>
            <wp:extent cx="5900420" cy="1289050"/>
            <wp:effectExtent l="0" t="0" r="5080" b="635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0420" cy="1289050"/>
                    </a:xfrm>
                    <a:prstGeom prst="rect">
                      <a:avLst/>
                    </a:prstGeom>
                    <a:noFill/>
                    <a:ln>
                      <a:noFill/>
                    </a:ln>
                  </pic:spPr>
                </pic:pic>
              </a:graphicData>
            </a:graphic>
            <wp14:sizeRelH relativeFrom="page">
              <wp14:pctWidth>0</wp14:pctWidth>
            </wp14:sizeRelH>
            <wp14:sizeRelV relativeFrom="page">
              <wp14:pctHeight>0</wp14:pctHeight>
            </wp14:sizeRelV>
          </wp:anchor>
        </w:drawing>
      </w:r>
      <w:r w:rsidR="00452A70" w:rsidRPr="00785919">
        <w:t xml:space="preserve">The restart or shutdown commands pass through the </w:t>
      </w:r>
      <w:r w:rsidR="00452A70">
        <w:t>PSU to the system computer</w:t>
      </w:r>
      <w:r w:rsidR="00347900">
        <w:t xml:space="preserve">.  </w:t>
      </w:r>
    </w:p>
    <w:p w14:paraId="206C114C" w14:textId="023DEBDF" w:rsidR="00452A70" w:rsidRDefault="00452A70" w:rsidP="00452A70"/>
    <w:p w14:paraId="356781E1" w14:textId="6920AF57" w:rsidR="00347900" w:rsidRDefault="00347900" w:rsidP="00B74A4E">
      <w:pPr>
        <w:jc w:val="center"/>
      </w:pPr>
      <w:bookmarkStart w:id="36" w:name="_Toc8378507"/>
      <w:bookmarkStart w:id="37" w:name="_Toc130405650"/>
      <w:r>
        <w:t xml:space="preserve">Figure </w:t>
      </w:r>
      <w:r w:rsidR="004264AB">
        <w:fldChar w:fldCharType="begin"/>
      </w:r>
      <w:r w:rsidR="004264AB">
        <w:instrText xml:space="preserve"> STYLEREF  \s "Heading 1" </w:instrText>
      </w:r>
      <w:r w:rsidR="004264AB">
        <w:fldChar w:fldCharType="separate"/>
      </w:r>
      <w:r w:rsidR="00A845CC">
        <w:rPr>
          <w:noProof/>
          <w:cs/>
        </w:rPr>
        <w:t>‎</w:t>
      </w:r>
      <w:r w:rsidR="00A845CC">
        <w:rPr>
          <w:noProof/>
        </w:rPr>
        <w:t>1</w:t>
      </w:r>
      <w:r w:rsidR="004264AB">
        <w:rPr>
          <w:noProof/>
        </w:rPr>
        <w:fldChar w:fldCharType="end"/>
      </w:r>
      <w:r>
        <w:noBreakHyphen/>
      </w:r>
      <w:r w:rsidR="004264AB">
        <w:fldChar w:fldCharType="begin"/>
      </w:r>
      <w:r w:rsidR="004264AB">
        <w:instrText xml:space="preserve"> SEQ Figure \* ARABIC \s 1 </w:instrText>
      </w:r>
      <w:r w:rsidR="004264AB">
        <w:fldChar w:fldCharType="separate"/>
      </w:r>
      <w:r w:rsidR="00A845CC">
        <w:rPr>
          <w:noProof/>
        </w:rPr>
        <w:t>1</w:t>
      </w:r>
      <w:r w:rsidR="004264AB">
        <w:rPr>
          <w:noProof/>
        </w:rPr>
        <w:fldChar w:fldCharType="end"/>
      </w:r>
      <w:r>
        <w:t xml:space="preserve">- </w:t>
      </w:r>
      <w:bookmarkEnd w:id="36"/>
      <w:r w:rsidR="00B74A4E">
        <w:t>PSU Overview</w:t>
      </w:r>
      <w:bookmarkEnd w:id="37"/>
    </w:p>
    <w:p w14:paraId="7BAE1CC8" w14:textId="4266ADD3" w:rsidR="00347900" w:rsidRDefault="00347900" w:rsidP="00347900">
      <w:pPr>
        <w:pStyle w:val="Explanation"/>
        <w:spacing w:line="360" w:lineRule="auto"/>
        <w:rPr>
          <w:rFonts w:ascii="Times New Roman" w:hAnsi="Times New Roman" w:cs="Times New Roman"/>
          <w:snapToGrid w:val="0"/>
          <w:color w:val="auto"/>
          <w:sz w:val="24"/>
          <w:szCs w:val="24"/>
        </w:rPr>
      </w:pPr>
    </w:p>
    <w:p w14:paraId="66C2E92E" w14:textId="5BC8D860" w:rsidR="00347900" w:rsidRDefault="00347900" w:rsidP="00347900">
      <w:pPr>
        <w:pStyle w:val="Explanation"/>
        <w:rPr>
          <w:rFonts w:ascii="Times New Roman" w:hAnsi="Times New Roman" w:cs="Times New Roman"/>
          <w:snapToGrid w:val="0"/>
          <w:color w:val="auto"/>
          <w:sz w:val="24"/>
          <w:szCs w:val="24"/>
        </w:rPr>
      </w:pPr>
    </w:p>
    <w:p w14:paraId="0915F023" w14:textId="77777777" w:rsidR="00B610A1" w:rsidRDefault="00B610A1" w:rsidP="00347900">
      <w:pPr>
        <w:jc w:val="center"/>
      </w:pPr>
    </w:p>
    <w:p w14:paraId="358D37E4" w14:textId="05B355C6" w:rsidR="00347900" w:rsidRDefault="00347900" w:rsidP="002E6C7A">
      <w:pPr>
        <w:pStyle w:val="ExplanationCharChar"/>
      </w:pPr>
    </w:p>
    <w:p w14:paraId="5BBB68A8" w14:textId="25E2CE26" w:rsidR="0009005B" w:rsidRDefault="0009005B" w:rsidP="0009005B">
      <w:pPr>
        <w:rPr>
          <w:iCs/>
          <w:noProof/>
        </w:rPr>
      </w:pPr>
    </w:p>
    <w:p w14:paraId="090B410E" w14:textId="3320A0E9" w:rsidR="0009005B" w:rsidRDefault="0009005B" w:rsidP="0009005B">
      <w:pPr>
        <w:rPr>
          <w:iCs/>
          <w:noProof/>
        </w:rPr>
      </w:pPr>
    </w:p>
    <w:p w14:paraId="05C9D7AD" w14:textId="7EB2CAEA" w:rsidR="0009005B" w:rsidRDefault="0009005B" w:rsidP="0009005B">
      <w:pPr>
        <w:rPr>
          <w:iCs/>
          <w:noProof/>
        </w:rPr>
      </w:pPr>
    </w:p>
    <w:p w14:paraId="5A49D20F" w14:textId="662546CD" w:rsidR="002E6C7A" w:rsidRDefault="002E6C7A" w:rsidP="002E6C7A">
      <w:pPr>
        <w:pStyle w:val="Heading2"/>
      </w:pPr>
      <w:bookmarkStart w:id="38" w:name="_Toc521151250"/>
      <w:bookmarkStart w:id="39" w:name="_Toc523199689"/>
      <w:bookmarkStart w:id="40" w:name="_Toc528470519"/>
      <w:bookmarkStart w:id="41" w:name="_Toc533478245"/>
      <w:bookmarkStart w:id="42" w:name="_Toc130405504"/>
      <w:r w:rsidRPr="00A14A8D">
        <w:lastRenderedPageBreak/>
        <w:t>Document</w:t>
      </w:r>
      <w:r>
        <w:t xml:space="preserve"> overview</w:t>
      </w:r>
      <w:bookmarkEnd w:id="38"/>
      <w:bookmarkEnd w:id="39"/>
      <w:bookmarkEnd w:id="40"/>
      <w:bookmarkEnd w:id="41"/>
      <w:bookmarkEnd w:id="42"/>
    </w:p>
    <w:p w14:paraId="5A49D213" w14:textId="0829C83E" w:rsidR="002E6C7A" w:rsidRDefault="002E6C7A" w:rsidP="006D67F3">
      <w:pPr>
        <w:pStyle w:val="NormalWeb"/>
      </w:pPr>
      <w:r>
        <w:t xml:space="preserve">This document describes the engineering requirements and design for the </w:t>
      </w:r>
      <w:r w:rsidR="006D67F3">
        <w:rPr>
          <w:i/>
          <w:iCs/>
          <w:color w:val="0000FF"/>
        </w:rPr>
        <w:t>PSU</w:t>
      </w:r>
      <w:r>
        <w:t>.</w:t>
      </w:r>
    </w:p>
    <w:p w14:paraId="5A49D214" w14:textId="77777777" w:rsidR="002E6C7A" w:rsidRDefault="002E6C7A" w:rsidP="007A0ACE">
      <w:pPr>
        <w:rPr>
          <w:snapToGrid w:val="0"/>
        </w:rPr>
      </w:pPr>
      <w:r>
        <w:rPr>
          <w:snapToGrid w:val="0"/>
        </w:rPr>
        <w:t>The PIDS structure is as follows:</w:t>
      </w:r>
    </w:p>
    <w:p w14:paraId="5A49D215" w14:textId="77777777" w:rsidR="002E6C7A" w:rsidRDefault="002E6C7A" w:rsidP="0062608D">
      <w:pPr>
        <w:numPr>
          <w:ilvl w:val="0"/>
          <w:numId w:val="4"/>
        </w:numPr>
        <w:ind w:left="709" w:right="78" w:hanging="542"/>
        <w:jc w:val="left"/>
      </w:pPr>
      <w:r>
        <w:t>Chapter 1 -</w:t>
      </w:r>
      <w:r>
        <w:tab/>
        <w:t>Scope</w:t>
      </w:r>
      <w:r w:rsidR="007A0ACE">
        <w:t>, Abbreviations and Acronyms</w:t>
      </w:r>
    </w:p>
    <w:p w14:paraId="5A49D216" w14:textId="77777777" w:rsidR="002E6C7A" w:rsidRDefault="002E6C7A" w:rsidP="0062608D">
      <w:pPr>
        <w:numPr>
          <w:ilvl w:val="0"/>
          <w:numId w:val="4"/>
        </w:numPr>
        <w:ind w:left="709" w:right="78" w:hanging="542"/>
        <w:jc w:val="left"/>
      </w:pPr>
      <w:r>
        <w:t>Chapter 2 -</w:t>
      </w:r>
      <w:r>
        <w:tab/>
      </w:r>
      <w:r w:rsidR="007A0ACE">
        <w:t>Referenced</w:t>
      </w:r>
      <w:r>
        <w:t xml:space="preserve"> documents</w:t>
      </w:r>
    </w:p>
    <w:p w14:paraId="5A49D217" w14:textId="009D911A" w:rsidR="002E6C7A" w:rsidRDefault="002E6C7A" w:rsidP="0062608D">
      <w:pPr>
        <w:numPr>
          <w:ilvl w:val="0"/>
          <w:numId w:val="4"/>
        </w:numPr>
        <w:ind w:left="709" w:right="78" w:hanging="542"/>
        <w:jc w:val="left"/>
      </w:pPr>
      <w:r>
        <w:t>Chapter 3 -</w:t>
      </w:r>
      <w:r>
        <w:tab/>
        <w:t>Requirements</w:t>
      </w:r>
      <w:r w:rsidR="007A0ACE">
        <w:t xml:space="preserve"> – functional, interface, </w:t>
      </w:r>
      <w:r w:rsidR="002A77F6">
        <w:t>non-functional</w:t>
      </w:r>
    </w:p>
    <w:p w14:paraId="5A49D218" w14:textId="77777777" w:rsidR="002E6C7A" w:rsidRDefault="002E6C7A" w:rsidP="0062608D">
      <w:pPr>
        <w:numPr>
          <w:ilvl w:val="0"/>
          <w:numId w:val="4"/>
        </w:numPr>
        <w:ind w:left="709" w:right="78" w:hanging="542"/>
        <w:jc w:val="left"/>
      </w:pPr>
      <w:r>
        <w:t>Chapter 4 -</w:t>
      </w:r>
      <w:r>
        <w:tab/>
      </w:r>
      <w:r w:rsidRPr="00552699">
        <w:t>Quality  Assurance Provisions</w:t>
      </w:r>
      <w:r>
        <w:t xml:space="preserve"> – VCRM Table</w:t>
      </w:r>
    </w:p>
    <w:p w14:paraId="5A49D219" w14:textId="77777777" w:rsidR="002E6C7A" w:rsidRDefault="002E6C7A" w:rsidP="0062608D">
      <w:pPr>
        <w:numPr>
          <w:ilvl w:val="0"/>
          <w:numId w:val="4"/>
        </w:numPr>
        <w:ind w:left="709" w:right="78" w:hanging="542"/>
        <w:jc w:val="left"/>
      </w:pPr>
      <w:r>
        <w:t xml:space="preserve">Chapter 5 - </w:t>
      </w:r>
      <w:r>
        <w:tab/>
        <w:t>Traceability Tables</w:t>
      </w:r>
    </w:p>
    <w:p w14:paraId="5A49D21A" w14:textId="77777777" w:rsidR="002E6C7A" w:rsidRPr="00E73E08" w:rsidRDefault="002E6C7A" w:rsidP="0062608D">
      <w:pPr>
        <w:numPr>
          <w:ilvl w:val="0"/>
          <w:numId w:val="4"/>
        </w:numPr>
        <w:ind w:left="709" w:right="78" w:hanging="542"/>
        <w:jc w:val="left"/>
      </w:pPr>
      <w:r w:rsidRPr="00E73E08">
        <w:t>Chapter 6 -</w:t>
      </w:r>
      <w:r w:rsidRPr="00E73E08">
        <w:tab/>
        <w:t>Preparation For Delivery</w:t>
      </w:r>
    </w:p>
    <w:p w14:paraId="5A49D21E" w14:textId="77777777" w:rsidR="000A6A48" w:rsidRDefault="000A6A48" w:rsidP="000A6A48">
      <w:pPr>
        <w:ind w:right="684"/>
        <w:rPr>
          <w:color w:val="FF0000"/>
        </w:rPr>
      </w:pPr>
    </w:p>
    <w:p w14:paraId="14D740B9" w14:textId="77777777" w:rsidR="00723AD9" w:rsidRDefault="00723AD9">
      <w:pPr>
        <w:spacing w:line="240" w:lineRule="auto"/>
        <w:jc w:val="left"/>
        <w:rPr>
          <w:rFonts w:ascii="Arial Bold" w:hAnsi="Arial Bold" w:cs="Arial"/>
          <w:b/>
          <w:bCs/>
          <w:kern w:val="28"/>
          <w:sz w:val="36"/>
          <w:szCs w:val="36"/>
        </w:rPr>
      </w:pPr>
      <w:r>
        <w:br w:type="page"/>
      </w:r>
    </w:p>
    <w:p w14:paraId="5A49D221" w14:textId="4311DB77" w:rsidR="007818E0" w:rsidRPr="008D3AB1" w:rsidRDefault="000A6A48" w:rsidP="00723AD9">
      <w:pPr>
        <w:pStyle w:val="Heading2"/>
      </w:pPr>
      <w:bookmarkStart w:id="43" w:name="_Toc130405505"/>
      <w:r w:rsidRPr="008D3AB1">
        <w:lastRenderedPageBreak/>
        <w:t>Abbreviations and Acronyms</w:t>
      </w:r>
      <w:bookmarkEnd w:id="43"/>
    </w:p>
    <w:tbl>
      <w:tblPr>
        <w:tblW w:w="0" w:type="auto"/>
        <w:tblInd w:w="108" w:type="dxa"/>
        <w:tblLayout w:type="fixed"/>
        <w:tblLook w:val="0000" w:firstRow="0" w:lastRow="0" w:firstColumn="0" w:lastColumn="0" w:noHBand="0" w:noVBand="0"/>
      </w:tblPr>
      <w:tblGrid>
        <w:gridCol w:w="1276"/>
        <w:gridCol w:w="5846"/>
      </w:tblGrid>
      <w:tr w:rsidR="00723AD9" w14:paraId="4B3F66E4" w14:textId="77777777" w:rsidTr="00E77F89">
        <w:tc>
          <w:tcPr>
            <w:tcW w:w="1276" w:type="dxa"/>
          </w:tcPr>
          <w:p w14:paraId="5563E7BF" w14:textId="77777777" w:rsidR="00723AD9" w:rsidRDefault="00723AD9" w:rsidP="00E6726F">
            <w:pPr>
              <w:spacing w:line="240" w:lineRule="auto"/>
              <w:rPr>
                <w:rFonts w:cs="Miriam"/>
              </w:rPr>
            </w:pPr>
            <w:r>
              <w:rPr>
                <w:rFonts w:cs="Miriam"/>
              </w:rPr>
              <w:t>AC-</w:t>
            </w:r>
          </w:p>
        </w:tc>
        <w:tc>
          <w:tcPr>
            <w:tcW w:w="5846" w:type="dxa"/>
          </w:tcPr>
          <w:p w14:paraId="74BE7FF2" w14:textId="77777777" w:rsidR="00723AD9" w:rsidRDefault="00723AD9" w:rsidP="00E6726F">
            <w:pPr>
              <w:spacing w:line="240" w:lineRule="auto"/>
              <w:rPr>
                <w:rFonts w:cs="Miriam"/>
              </w:rPr>
            </w:pPr>
            <w:r>
              <w:rPr>
                <w:rFonts w:cs="Miriam"/>
              </w:rPr>
              <w:t>Alternating Current</w:t>
            </w:r>
          </w:p>
        </w:tc>
      </w:tr>
      <w:tr w:rsidR="00723AD9" w14:paraId="32CEBE94" w14:textId="77777777" w:rsidTr="00E77F89">
        <w:tc>
          <w:tcPr>
            <w:tcW w:w="1276" w:type="dxa"/>
          </w:tcPr>
          <w:p w14:paraId="5A5B1BF5" w14:textId="77777777" w:rsidR="00723AD9" w:rsidRDefault="00723AD9" w:rsidP="00E6726F">
            <w:pPr>
              <w:spacing w:line="240" w:lineRule="auto"/>
              <w:rPr>
                <w:rFonts w:cs="Miriam"/>
              </w:rPr>
            </w:pPr>
            <w:r>
              <w:rPr>
                <w:rFonts w:cs="Miriam"/>
              </w:rPr>
              <w:t>A/C-</w:t>
            </w:r>
          </w:p>
        </w:tc>
        <w:tc>
          <w:tcPr>
            <w:tcW w:w="5846" w:type="dxa"/>
          </w:tcPr>
          <w:p w14:paraId="744C6BC1" w14:textId="77777777" w:rsidR="00723AD9" w:rsidRDefault="00723AD9" w:rsidP="00E6726F">
            <w:pPr>
              <w:spacing w:line="240" w:lineRule="auto"/>
              <w:rPr>
                <w:rFonts w:cs="Miriam"/>
              </w:rPr>
            </w:pPr>
            <w:r>
              <w:rPr>
                <w:rFonts w:cs="Miriam"/>
              </w:rPr>
              <w:t>Aircraft</w:t>
            </w:r>
          </w:p>
        </w:tc>
      </w:tr>
      <w:tr w:rsidR="00723AD9" w14:paraId="006AA39B" w14:textId="77777777" w:rsidTr="00E77F89">
        <w:tc>
          <w:tcPr>
            <w:tcW w:w="1276" w:type="dxa"/>
          </w:tcPr>
          <w:p w14:paraId="40720A29" w14:textId="77777777" w:rsidR="00723AD9" w:rsidRDefault="00723AD9" w:rsidP="00E6726F">
            <w:pPr>
              <w:spacing w:line="240" w:lineRule="auto"/>
              <w:rPr>
                <w:rFonts w:cs="Miriam"/>
              </w:rPr>
            </w:pPr>
            <w:r>
              <w:rPr>
                <w:rFonts w:cs="Miriam"/>
              </w:rPr>
              <w:t>ADLS-</w:t>
            </w:r>
          </w:p>
        </w:tc>
        <w:tc>
          <w:tcPr>
            <w:tcW w:w="5846" w:type="dxa"/>
          </w:tcPr>
          <w:p w14:paraId="71FC8AED" w14:textId="77777777" w:rsidR="00723AD9" w:rsidRDefault="00723AD9" w:rsidP="00E6726F">
            <w:pPr>
              <w:spacing w:line="240" w:lineRule="auto"/>
              <w:rPr>
                <w:rFonts w:cs="Miriam"/>
              </w:rPr>
            </w:pPr>
            <w:r>
              <w:rPr>
                <w:rFonts w:cs="Miriam"/>
              </w:rPr>
              <w:t>Airborne Data Link System</w:t>
            </w:r>
          </w:p>
        </w:tc>
      </w:tr>
      <w:tr w:rsidR="00723AD9" w14:paraId="0002C0D9" w14:textId="77777777" w:rsidTr="00E77F89">
        <w:tc>
          <w:tcPr>
            <w:tcW w:w="1276" w:type="dxa"/>
          </w:tcPr>
          <w:p w14:paraId="72C59F16" w14:textId="77777777" w:rsidR="00723AD9" w:rsidRDefault="00723AD9" w:rsidP="00E6726F">
            <w:pPr>
              <w:spacing w:line="240" w:lineRule="auto"/>
              <w:rPr>
                <w:rFonts w:cs="Miriam"/>
              </w:rPr>
            </w:pPr>
            <w:r>
              <w:rPr>
                <w:rFonts w:cs="Miriam"/>
              </w:rPr>
              <w:t>ATP-</w:t>
            </w:r>
          </w:p>
        </w:tc>
        <w:tc>
          <w:tcPr>
            <w:tcW w:w="5846" w:type="dxa"/>
          </w:tcPr>
          <w:p w14:paraId="22751065" w14:textId="77777777" w:rsidR="00723AD9" w:rsidRDefault="00723AD9" w:rsidP="00E6726F">
            <w:pPr>
              <w:spacing w:line="240" w:lineRule="auto"/>
              <w:rPr>
                <w:rFonts w:cs="Miriam"/>
              </w:rPr>
            </w:pPr>
            <w:r>
              <w:rPr>
                <w:rFonts w:cs="Miriam"/>
              </w:rPr>
              <w:t>Automatic Test Procedure</w:t>
            </w:r>
          </w:p>
        </w:tc>
      </w:tr>
      <w:tr w:rsidR="00723AD9" w14:paraId="779CA875" w14:textId="77777777" w:rsidTr="00E77F89">
        <w:tc>
          <w:tcPr>
            <w:tcW w:w="1276" w:type="dxa"/>
          </w:tcPr>
          <w:p w14:paraId="04ACE342" w14:textId="09585D10" w:rsidR="00723AD9" w:rsidRDefault="001825BA" w:rsidP="00E6726F">
            <w:pPr>
              <w:spacing w:line="240" w:lineRule="auto"/>
              <w:rPr>
                <w:rFonts w:cs="Miriam"/>
              </w:rPr>
            </w:pPr>
            <w:r>
              <w:rPr>
                <w:rFonts w:cs="Miriam"/>
              </w:rPr>
              <w:t>AUF-</w:t>
            </w:r>
          </w:p>
        </w:tc>
        <w:tc>
          <w:tcPr>
            <w:tcW w:w="5846" w:type="dxa"/>
          </w:tcPr>
          <w:p w14:paraId="779704B6" w14:textId="6F068077" w:rsidR="00723AD9" w:rsidRDefault="001825BA" w:rsidP="00E6726F">
            <w:pPr>
              <w:spacing w:line="240" w:lineRule="auto"/>
              <w:rPr>
                <w:rFonts w:cs="Miriam"/>
              </w:rPr>
            </w:pPr>
            <w:r>
              <w:rPr>
                <w:rFonts w:cs="Miriam"/>
              </w:rPr>
              <w:t>Airborne Uninhibited Fighter</w:t>
            </w:r>
          </w:p>
        </w:tc>
      </w:tr>
      <w:tr w:rsidR="00723AD9" w14:paraId="690C0240" w14:textId="77777777" w:rsidTr="00E77F89">
        <w:tc>
          <w:tcPr>
            <w:tcW w:w="1276" w:type="dxa"/>
          </w:tcPr>
          <w:p w14:paraId="51F05F54" w14:textId="77777777" w:rsidR="00723AD9" w:rsidRDefault="00723AD9" w:rsidP="00E6726F">
            <w:pPr>
              <w:spacing w:line="240" w:lineRule="auto"/>
              <w:rPr>
                <w:rFonts w:cs="Miriam"/>
              </w:rPr>
            </w:pPr>
            <w:r>
              <w:rPr>
                <w:rFonts w:cs="Miriam"/>
              </w:rPr>
              <w:t>BIT-</w:t>
            </w:r>
          </w:p>
        </w:tc>
        <w:tc>
          <w:tcPr>
            <w:tcW w:w="5846" w:type="dxa"/>
          </w:tcPr>
          <w:p w14:paraId="0D86021E" w14:textId="77777777" w:rsidR="00723AD9" w:rsidRDefault="00723AD9" w:rsidP="00E6726F">
            <w:pPr>
              <w:spacing w:line="240" w:lineRule="auto"/>
              <w:rPr>
                <w:rFonts w:cs="Miriam"/>
              </w:rPr>
            </w:pPr>
            <w:r>
              <w:rPr>
                <w:rFonts w:cs="Miriam"/>
              </w:rPr>
              <w:t>Built In Test</w:t>
            </w:r>
          </w:p>
        </w:tc>
      </w:tr>
      <w:tr w:rsidR="00723AD9" w14:paraId="4A3F54AF" w14:textId="77777777" w:rsidTr="00E77F89">
        <w:tc>
          <w:tcPr>
            <w:tcW w:w="1276" w:type="dxa"/>
          </w:tcPr>
          <w:p w14:paraId="0CBF4ACA" w14:textId="77777777" w:rsidR="00723AD9" w:rsidRDefault="00723AD9" w:rsidP="00E6726F">
            <w:pPr>
              <w:spacing w:line="240" w:lineRule="auto"/>
              <w:rPr>
                <w:rFonts w:cs="Miriam"/>
              </w:rPr>
            </w:pPr>
            <w:r>
              <w:rPr>
                <w:rFonts w:cs="Miriam"/>
              </w:rPr>
              <w:t>BP-</w:t>
            </w:r>
          </w:p>
        </w:tc>
        <w:tc>
          <w:tcPr>
            <w:tcW w:w="5846" w:type="dxa"/>
          </w:tcPr>
          <w:p w14:paraId="21A4CC53" w14:textId="77777777" w:rsidR="00723AD9" w:rsidRDefault="00723AD9" w:rsidP="00E6726F">
            <w:pPr>
              <w:spacing w:line="240" w:lineRule="auto"/>
              <w:rPr>
                <w:rFonts w:cs="Miriam"/>
              </w:rPr>
            </w:pPr>
            <w:r>
              <w:rPr>
                <w:rFonts w:cs="Miriam"/>
              </w:rPr>
              <w:t>Best Practice</w:t>
            </w:r>
          </w:p>
        </w:tc>
      </w:tr>
      <w:tr w:rsidR="00723AD9" w14:paraId="4F964ADF" w14:textId="77777777" w:rsidTr="00E77F89">
        <w:tc>
          <w:tcPr>
            <w:tcW w:w="1276" w:type="dxa"/>
          </w:tcPr>
          <w:p w14:paraId="7AA090D1" w14:textId="1D367139" w:rsidR="00723AD9" w:rsidRDefault="001825BA" w:rsidP="00E6726F">
            <w:pPr>
              <w:spacing w:line="240" w:lineRule="auto"/>
              <w:rPr>
                <w:rFonts w:cs="Miriam"/>
              </w:rPr>
            </w:pPr>
            <w:r>
              <w:rPr>
                <w:rFonts w:cs="Miriam"/>
              </w:rPr>
              <w:t>BTOK-</w:t>
            </w:r>
          </w:p>
        </w:tc>
        <w:tc>
          <w:tcPr>
            <w:tcW w:w="5846" w:type="dxa"/>
          </w:tcPr>
          <w:p w14:paraId="7CE09A8F" w14:textId="6B87BE7D" w:rsidR="00723AD9" w:rsidRDefault="001825BA" w:rsidP="00E6726F">
            <w:pPr>
              <w:spacing w:line="240" w:lineRule="auto"/>
              <w:rPr>
                <w:rFonts w:cs="Miriam"/>
              </w:rPr>
            </w:pPr>
            <w:r>
              <w:rPr>
                <w:rFonts w:cs="Miriam"/>
              </w:rPr>
              <w:t>Bench Test OK</w:t>
            </w:r>
          </w:p>
        </w:tc>
      </w:tr>
      <w:tr w:rsidR="00723AD9" w14:paraId="733E2EAB" w14:textId="77777777" w:rsidTr="00E77F89">
        <w:tc>
          <w:tcPr>
            <w:tcW w:w="1276" w:type="dxa"/>
          </w:tcPr>
          <w:p w14:paraId="0F94001C" w14:textId="77777777" w:rsidR="00723AD9" w:rsidRDefault="00723AD9" w:rsidP="00E6726F">
            <w:pPr>
              <w:spacing w:line="240" w:lineRule="auto"/>
              <w:rPr>
                <w:rFonts w:cs="Miriam"/>
              </w:rPr>
            </w:pPr>
            <w:r>
              <w:rPr>
                <w:rFonts w:cs="Miriam"/>
              </w:rPr>
              <w:t>CBIT-</w:t>
            </w:r>
          </w:p>
        </w:tc>
        <w:tc>
          <w:tcPr>
            <w:tcW w:w="5846" w:type="dxa"/>
          </w:tcPr>
          <w:p w14:paraId="3BD4F169" w14:textId="77777777" w:rsidR="00723AD9" w:rsidRDefault="00723AD9" w:rsidP="00E6726F">
            <w:pPr>
              <w:spacing w:line="240" w:lineRule="auto"/>
              <w:rPr>
                <w:rFonts w:cs="Miriam"/>
              </w:rPr>
            </w:pPr>
            <w:r>
              <w:rPr>
                <w:rFonts w:cs="Miriam"/>
              </w:rPr>
              <w:t>Continuous Built-In-Test</w:t>
            </w:r>
          </w:p>
        </w:tc>
      </w:tr>
      <w:tr w:rsidR="00723AD9" w14:paraId="7423F9AF" w14:textId="77777777" w:rsidTr="00E77F89">
        <w:tc>
          <w:tcPr>
            <w:tcW w:w="1276" w:type="dxa"/>
          </w:tcPr>
          <w:p w14:paraId="1A3253C8" w14:textId="77777777" w:rsidR="00723AD9" w:rsidRDefault="00723AD9" w:rsidP="00E6726F">
            <w:pPr>
              <w:spacing w:line="240" w:lineRule="auto"/>
              <w:rPr>
                <w:rFonts w:cs="Miriam"/>
              </w:rPr>
            </w:pPr>
            <w:r>
              <w:rPr>
                <w:rFonts w:cs="Miriam"/>
              </w:rPr>
              <w:t>CCTCU-</w:t>
            </w:r>
          </w:p>
        </w:tc>
        <w:tc>
          <w:tcPr>
            <w:tcW w:w="5846" w:type="dxa"/>
          </w:tcPr>
          <w:p w14:paraId="17C4CE1D" w14:textId="77777777" w:rsidR="00723AD9" w:rsidRDefault="00723AD9" w:rsidP="00E6726F">
            <w:pPr>
              <w:spacing w:line="240" w:lineRule="auto"/>
              <w:rPr>
                <w:rFonts w:cs="Miriam"/>
              </w:rPr>
            </w:pPr>
            <w:r>
              <w:rPr>
                <w:rFonts w:cs="Miriam"/>
              </w:rPr>
              <w:t>Camera Compartment Temperature Control Unit</w:t>
            </w:r>
          </w:p>
        </w:tc>
      </w:tr>
      <w:tr w:rsidR="00192821" w14:paraId="2FCA07CA" w14:textId="77777777" w:rsidTr="00E77F89">
        <w:tc>
          <w:tcPr>
            <w:tcW w:w="1276" w:type="dxa"/>
          </w:tcPr>
          <w:p w14:paraId="267EE6EE" w14:textId="77777777" w:rsidR="00192821" w:rsidRDefault="00192821" w:rsidP="00192821">
            <w:pPr>
              <w:spacing w:line="240" w:lineRule="auto"/>
              <w:rPr>
                <w:rFonts w:cs="Miriam"/>
              </w:rPr>
            </w:pPr>
            <w:r>
              <w:rPr>
                <w:rFonts w:cs="Miriam"/>
              </w:rPr>
              <w:t>CE-</w:t>
            </w:r>
          </w:p>
        </w:tc>
        <w:tc>
          <w:tcPr>
            <w:tcW w:w="5846" w:type="dxa"/>
          </w:tcPr>
          <w:p w14:paraId="6D6DFE84" w14:textId="77777777" w:rsidR="00192821" w:rsidRDefault="00192821" w:rsidP="00192821">
            <w:pPr>
              <w:spacing w:line="240" w:lineRule="auto"/>
              <w:rPr>
                <w:rFonts w:cs="Miriam"/>
              </w:rPr>
            </w:pPr>
            <w:r>
              <w:rPr>
                <w:rFonts w:cs="Miriam"/>
              </w:rPr>
              <w:t>Conducted Emission</w:t>
            </w:r>
          </w:p>
        </w:tc>
      </w:tr>
      <w:tr w:rsidR="00192821" w14:paraId="765E02FB" w14:textId="77777777" w:rsidTr="00E77F89">
        <w:tc>
          <w:tcPr>
            <w:tcW w:w="1276" w:type="dxa"/>
          </w:tcPr>
          <w:p w14:paraId="5C32D323" w14:textId="1288DB22" w:rsidR="00192821" w:rsidRDefault="001825BA" w:rsidP="00192821">
            <w:pPr>
              <w:spacing w:line="240" w:lineRule="auto"/>
              <w:rPr>
                <w:rFonts w:cs="Miriam"/>
              </w:rPr>
            </w:pPr>
            <w:r>
              <w:rPr>
                <w:rFonts w:cs="Miriam"/>
              </w:rPr>
              <w:t>C.M.-</w:t>
            </w:r>
          </w:p>
        </w:tc>
        <w:tc>
          <w:tcPr>
            <w:tcW w:w="5846" w:type="dxa"/>
          </w:tcPr>
          <w:p w14:paraId="24DABBA9" w14:textId="232F0087" w:rsidR="00192821" w:rsidRDefault="007805FB" w:rsidP="00192821">
            <w:pPr>
              <w:spacing w:line="240" w:lineRule="auto"/>
              <w:rPr>
                <w:rFonts w:cs="Miriam"/>
              </w:rPr>
            </w:pPr>
            <w:r>
              <w:rPr>
                <w:rFonts w:cs="Miriam"/>
              </w:rPr>
              <w:t>Common Mode</w:t>
            </w:r>
          </w:p>
        </w:tc>
      </w:tr>
      <w:tr w:rsidR="001825BA" w14:paraId="18A55271" w14:textId="77777777" w:rsidTr="00E77F89">
        <w:tc>
          <w:tcPr>
            <w:tcW w:w="1276" w:type="dxa"/>
          </w:tcPr>
          <w:p w14:paraId="21EC8D50" w14:textId="49AB676A" w:rsidR="001825BA" w:rsidRDefault="001825BA" w:rsidP="001825BA">
            <w:pPr>
              <w:spacing w:line="240" w:lineRule="auto"/>
              <w:rPr>
                <w:rFonts w:cs="Miriam"/>
              </w:rPr>
            </w:pPr>
            <w:r>
              <w:rPr>
                <w:rFonts w:cs="Miriam"/>
              </w:rPr>
              <w:t>CND-</w:t>
            </w:r>
          </w:p>
        </w:tc>
        <w:tc>
          <w:tcPr>
            <w:tcW w:w="5846" w:type="dxa"/>
          </w:tcPr>
          <w:p w14:paraId="0AF5F42E" w14:textId="0ED858E0" w:rsidR="001825BA" w:rsidRDefault="001825BA" w:rsidP="00192821">
            <w:pPr>
              <w:spacing w:line="240" w:lineRule="auto"/>
              <w:rPr>
                <w:rFonts w:cs="Miriam"/>
              </w:rPr>
            </w:pPr>
            <w:r>
              <w:rPr>
                <w:rFonts w:cs="Miriam"/>
              </w:rPr>
              <w:t>Can Not Duplicate</w:t>
            </w:r>
          </w:p>
        </w:tc>
      </w:tr>
      <w:tr w:rsidR="00192821" w14:paraId="6A13F44F" w14:textId="77777777" w:rsidTr="00E77F89">
        <w:tc>
          <w:tcPr>
            <w:tcW w:w="1276" w:type="dxa"/>
          </w:tcPr>
          <w:p w14:paraId="0FA5470E" w14:textId="77777777" w:rsidR="00192821" w:rsidRDefault="00192821" w:rsidP="00192821">
            <w:pPr>
              <w:spacing w:line="240" w:lineRule="auto"/>
              <w:rPr>
                <w:rFonts w:cs="Miriam"/>
              </w:rPr>
            </w:pPr>
            <w:r>
              <w:rPr>
                <w:rFonts w:cs="Miriam"/>
              </w:rPr>
              <w:t>COG-</w:t>
            </w:r>
          </w:p>
        </w:tc>
        <w:tc>
          <w:tcPr>
            <w:tcW w:w="5846" w:type="dxa"/>
          </w:tcPr>
          <w:p w14:paraId="52A39EE7" w14:textId="77777777" w:rsidR="00192821" w:rsidRDefault="00192821" w:rsidP="00192821">
            <w:pPr>
              <w:spacing w:line="240" w:lineRule="auto"/>
              <w:rPr>
                <w:rFonts w:cs="Miriam"/>
              </w:rPr>
            </w:pPr>
            <w:r>
              <w:rPr>
                <w:rFonts w:cs="Miriam"/>
              </w:rPr>
              <w:t>Center Of Gravity</w:t>
            </w:r>
          </w:p>
        </w:tc>
      </w:tr>
      <w:tr w:rsidR="00192821" w14:paraId="2D706D6C" w14:textId="77777777" w:rsidTr="00E77F89">
        <w:tc>
          <w:tcPr>
            <w:tcW w:w="1276" w:type="dxa"/>
          </w:tcPr>
          <w:p w14:paraId="1A906639" w14:textId="77777777" w:rsidR="00192821" w:rsidRDefault="00192821" w:rsidP="00192821">
            <w:pPr>
              <w:spacing w:line="240" w:lineRule="auto"/>
              <w:rPr>
                <w:rFonts w:cs="Miriam"/>
              </w:rPr>
            </w:pPr>
            <w:r>
              <w:rPr>
                <w:rFonts w:cs="Miriam"/>
              </w:rPr>
              <w:t>COTS-</w:t>
            </w:r>
          </w:p>
        </w:tc>
        <w:tc>
          <w:tcPr>
            <w:tcW w:w="5846" w:type="dxa"/>
          </w:tcPr>
          <w:p w14:paraId="30AE6549" w14:textId="77777777" w:rsidR="00192821" w:rsidRDefault="00192821" w:rsidP="00192821">
            <w:pPr>
              <w:spacing w:line="240" w:lineRule="auto"/>
              <w:rPr>
                <w:rFonts w:cs="Miriam"/>
              </w:rPr>
            </w:pPr>
            <w:r>
              <w:rPr>
                <w:rFonts w:cs="Miriam"/>
              </w:rPr>
              <w:t>Commercial Of The Shelf</w:t>
            </w:r>
          </w:p>
        </w:tc>
      </w:tr>
      <w:tr w:rsidR="00192821" w14:paraId="67905FE9" w14:textId="77777777" w:rsidTr="00E77F89">
        <w:tc>
          <w:tcPr>
            <w:tcW w:w="1276" w:type="dxa"/>
          </w:tcPr>
          <w:p w14:paraId="2AD80C42" w14:textId="77777777" w:rsidR="00192821" w:rsidRDefault="00192821" w:rsidP="00192821">
            <w:pPr>
              <w:spacing w:line="240" w:lineRule="auto"/>
              <w:rPr>
                <w:rFonts w:cs="Miriam"/>
              </w:rPr>
            </w:pPr>
            <w:r>
              <w:rPr>
                <w:rFonts w:cs="Miriam"/>
              </w:rPr>
              <w:t>CS-</w:t>
            </w:r>
          </w:p>
        </w:tc>
        <w:tc>
          <w:tcPr>
            <w:tcW w:w="5846" w:type="dxa"/>
          </w:tcPr>
          <w:p w14:paraId="3D5B030A" w14:textId="77777777" w:rsidR="00192821" w:rsidRPr="00461917" w:rsidRDefault="00192821" w:rsidP="00192821">
            <w:pPr>
              <w:spacing w:line="240" w:lineRule="auto"/>
              <w:rPr>
                <w:rFonts w:cs="Miriam"/>
              </w:rPr>
            </w:pPr>
            <w:r>
              <w:rPr>
                <w:rFonts w:cs="Miriam"/>
              </w:rPr>
              <w:t>Conducted Susceptibility</w:t>
            </w:r>
          </w:p>
        </w:tc>
      </w:tr>
      <w:tr w:rsidR="00192821" w14:paraId="3AB7B927" w14:textId="77777777" w:rsidTr="00E77F89">
        <w:tc>
          <w:tcPr>
            <w:tcW w:w="1276" w:type="dxa"/>
          </w:tcPr>
          <w:p w14:paraId="28BC6036" w14:textId="77777777" w:rsidR="00192821" w:rsidRPr="004420F0" w:rsidRDefault="00192821" w:rsidP="00192821">
            <w:pPr>
              <w:spacing w:line="240" w:lineRule="auto"/>
              <w:rPr>
                <w:rFonts w:cs="Miriam"/>
              </w:rPr>
            </w:pPr>
            <w:r w:rsidRPr="004420F0">
              <w:rPr>
                <w:rFonts w:cs="Miriam"/>
              </w:rPr>
              <w:t>CSM-</w:t>
            </w:r>
          </w:p>
        </w:tc>
        <w:tc>
          <w:tcPr>
            <w:tcW w:w="5846" w:type="dxa"/>
          </w:tcPr>
          <w:p w14:paraId="5DC3C70A" w14:textId="77777777" w:rsidR="00192821" w:rsidRPr="004420F0" w:rsidRDefault="00192821" w:rsidP="00192821">
            <w:pPr>
              <w:spacing w:line="240" w:lineRule="auto"/>
              <w:rPr>
                <w:rFonts w:cs="Miriam"/>
              </w:rPr>
            </w:pPr>
            <w:r w:rsidRPr="004420F0">
              <w:rPr>
                <w:rFonts w:cs="Miriam"/>
              </w:rPr>
              <w:t>Common Sensor Model</w:t>
            </w:r>
          </w:p>
        </w:tc>
      </w:tr>
      <w:tr w:rsidR="00192821" w14:paraId="3E4371ED" w14:textId="77777777" w:rsidTr="00E77F89">
        <w:tc>
          <w:tcPr>
            <w:tcW w:w="1276" w:type="dxa"/>
          </w:tcPr>
          <w:p w14:paraId="3546E3F0" w14:textId="77777777" w:rsidR="00192821" w:rsidRPr="004420F0" w:rsidRDefault="00192821" w:rsidP="00192821">
            <w:pPr>
              <w:spacing w:line="240" w:lineRule="auto"/>
              <w:rPr>
                <w:rFonts w:cs="Miriam"/>
              </w:rPr>
            </w:pPr>
            <w:r w:rsidRPr="004420F0">
              <w:rPr>
                <w:rFonts w:cs="Miriam"/>
              </w:rPr>
              <w:t>CT-</w:t>
            </w:r>
          </w:p>
        </w:tc>
        <w:tc>
          <w:tcPr>
            <w:tcW w:w="5846" w:type="dxa"/>
          </w:tcPr>
          <w:p w14:paraId="7BA32EB3" w14:textId="77777777" w:rsidR="00192821" w:rsidRPr="004420F0" w:rsidRDefault="00192821" w:rsidP="00192821">
            <w:pPr>
              <w:spacing w:line="240" w:lineRule="auto"/>
              <w:rPr>
                <w:rFonts w:cs="Miriam"/>
              </w:rPr>
            </w:pPr>
            <w:r w:rsidRPr="004420F0">
              <w:rPr>
                <w:rFonts w:cs="Miriam"/>
              </w:rPr>
              <w:t>Corrective Time</w:t>
            </w:r>
          </w:p>
        </w:tc>
      </w:tr>
      <w:tr w:rsidR="001825BA" w14:paraId="3679AE87" w14:textId="77777777" w:rsidTr="00E77F89">
        <w:tc>
          <w:tcPr>
            <w:tcW w:w="1276" w:type="dxa"/>
          </w:tcPr>
          <w:p w14:paraId="3D1733FF" w14:textId="12CCF1DB" w:rsidR="001825BA" w:rsidRPr="004420F0" w:rsidRDefault="001825BA" w:rsidP="00192821">
            <w:pPr>
              <w:spacing w:line="240" w:lineRule="auto"/>
              <w:rPr>
                <w:rFonts w:cs="Miriam"/>
              </w:rPr>
            </w:pPr>
            <w:r>
              <w:rPr>
                <w:rFonts w:cs="Miriam"/>
              </w:rPr>
              <w:t>CPLD-</w:t>
            </w:r>
          </w:p>
        </w:tc>
        <w:tc>
          <w:tcPr>
            <w:tcW w:w="5846" w:type="dxa"/>
          </w:tcPr>
          <w:p w14:paraId="3E329B39" w14:textId="0911E827" w:rsidR="001825BA" w:rsidRPr="004420F0" w:rsidRDefault="007805FB" w:rsidP="00192821">
            <w:pPr>
              <w:spacing w:line="240" w:lineRule="auto"/>
              <w:rPr>
                <w:rFonts w:cs="Miriam"/>
              </w:rPr>
            </w:pPr>
            <w:r>
              <w:rPr>
                <w:rFonts w:cs="Miriam"/>
              </w:rPr>
              <w:t>Complex Programmable Logic Device</w:t>
            </w:r>
          </w:p>
        </w:tc>
      </w:tr>
      <w:tr w:rsidR="00192821" w14:paraId="695CEEF8" w14:textId="77777777" w:rsidTr="00E77F89">
        <w:tc>
          <w:tcPr>
            <w:tcW w:w="1276" w:type="dxa"/>
          </w:tcPr>
          <w:p w14:paraId="6128711B" w14:textId="77777777" w:rsidR="00192821" w:rsidRPr="004420F0" w:rsidRDefault="00192821" w:rsidP="00192821">
            <w:pPr>
              <w:spacing w:line="240" w:lineRule="auto"/>
              <w:rPr>
                <w:rFonts w:cs="Miriam"/>
              </w:rPr>
            </w:pPr>
            <w:r w:rsidRPr="004420F0">
              <w:rPr>
                <w:rFonts w:cs="Miriam"/>
              </w:rPr>
              <w:t>CPU-</w:t>
            </w:r>
          </w:p>
        </w:tc>
        <w:tc>
          <w:tcPr>
            <w:tcW w:w="5846" w:type="dxa"/>
          </w:tcPr>
          <w:p w14:paraId="67880CB8" w14:textId="77777777" w:rsidR="00192821" w:rsidRPr="004420F0" w:rsidRDefault="00192821" w:rsidP="00192821">
            <w:pPr>
              <w:spacing w:line="240" w:lineRule="auto"/>
              <w:rPr>
                <w:rFonts w:cs="Miriam"/>
              </w:rPr>
            </w:pPr>
            <w:r w:rsidRPr="004420F0">
              <w:rPr>
                <w:rFonts w:cs="Miriam"/>
              </w:rPr>
              <w:t>central processing unit</w:t>
            </w:r>
          </w:p>
        </w:tc>
      </w:tr>
      <w:tr w:rsidR="00192821" w14:paraId="1356F6A3" w14:textId="77777777" w:rsidTr="004420F0">
        <w:trPr>
          <w:trHeight w:val="80"/>
        </w:trPr>
        <w:tc>
          <w:tcPr>
            <w:tcW w:w="1276" w:type="dxa"/>
          </w:tcPr>
          <w:p w14:paraId="2D489129" w14:textId="277623AF" w:rsidR="00192821" w:rsidRPr="004420F0" w:rsidRDefault="001C4B44" w:rsidP="00192821">
            <w:pPr>
              <w:spacing w:line="240" w:lineRule="auto"/>
              <w:rPr>
                <w:rFonts w:cs="Miriam"/>
              </w:rPr>
            </w:pPr>
            <w:r>
              <w:rPr>
                <w:rFonts w:cs="Miriam"/>
              </w:rPr>
              <w:t>DC-</w:t>
            </w:r>
          </w:p>
        </w:tc>
        <w:tc>
          <w:tcPr>
            <w:tcW w:w="5846" w:type="dxa"/>
          </w:tcPr>
          <w:p w14:paraId="53F5AF67" w14:textId="41013D50" w:rsidR="00192821" w:rsidRPr="004420F0" w:rsidRDefault="001C4B44" w:rsidP="00192821">
            <w:pPr>
              <w:spacing w:line="240" w:lineRule="auto"/>
              <w:rPr>
                <w:rFonts w:cs="Miriam"/>
              </w:rPr>
            </w:pPr>
            <w:r>
              <w:rPr>
                <w:rFonts w:cs="Miriam"/>
              </w:rPr>
              <w:t>Direct Current</w:t>
            </w:r>
          </w:p>
        </w:tc>
      </w:tr>
      <w:tr w:rsidR="001825BA" w14:paraId="4FAE8F8F" w14:textId="77777777" w:rsidTr="004420F0">
        <w:trPr>
          <w:trHeight w:val="80"/>
        </w:trPr>
        <w:tc>
          <w:tcPr>
            <w:tcW w:w="1276" w:type="dxa"/>
          </w:tcPr>
          <w:p w14:paraId="091EB58B" w14:textId="41013A40" w:rsidR="001825BA" w:rsidRDefault="001825BA" w:rsidP="00192821">
            <w:pPr>
              <w:spacing w:line="240" w:lineRule="auto"/>
              <w:rPr>
                <w:rFonts w:cs="Miriam"/>
              </w:rPr>
            </w:pPr>
            <w:r>
              <w:rPr>
                <w:rFonts w:cs="Miriam"/>
              </w:rPr>
              <w:t>D.M.-</w:t>
            </w:r>
          </w:p>
        </w:tc>
        <w:tc>
          <w:tcPr>
            <w:tcW w:w="5846" w:type="dxa"/>
          </w:tcPr>
          <w:p w14:paraId="7A2745D2" w14:textId="5EFFBF2A" w:rsidR="001825BA" w:rsidRDefault="007805FB" w:rsidP="00192821">
            <w:pPr>
              <w:spacing w:line="240" w:lineRule="auto"/>
              <w:rPr>
                <w:rFonts w:cs="Miriam"/>
              </w:rPr>
            </w:pPr>
            <w:r>
              <w:rPr>
                <w:rFonts w:cs="Miriam"/>
              </w:rPr>
              <w:t>Differential Mode</w:t>
            </w:r>
          </w:p>
        </w:tc>
      </w:tr>
      <w:tr w:rsidR="00192821" w14:paraId="3E476043" w14:textId="77777777" w:rsidTr="00E77F89">
        <w:tc>
          <w:tcPr>
            <w:tcW w:w="1276" w:type="dxa"/>
          </w:tcPr>
          <w:p w14:paraId="0A407421" w14:textId="7A23F755" w:rsidR="00192821" w:rsidRDefault="001C4B44" w:rsidP="00192821">
            <w:pPr>
              <w:spacing w:line="240" w:lineRule="auto"/>
              <w:rPr>
                <w:rFonts w:cs="Miriam"/>
              </w:rPr>
            </w:pPr>
            <w:r>
              <w:rPr>
                <w:rFonts w:cs="Miriam"/>
              </w:rPr>
              <w:t>DRPU-</w:t>
            </w:r>
          </w:p>
        </w:tc>
        <w:tc>
          <w:tcPr>
            <w:tcW w:w="5846" w:type="dxa"/>
          </w:tcPr>
          <w:p w14:paraId="65B3D035" w14:textId="04C3986B" w:rsidR="00192821" w:rsidRDefault="00CD78F4" w:rsidP="00192821">
            <w:pPr>
              <w:spacing w:line="240" w:lineRule="auto"/>
              <w:rPr>
                <w:rFonts w:cs="Miriam"/>
              </w:rPr>
            </w:pPr>
            <w:r>
              <w:rPr>
                <w:rFonts w:cs="Miriam"/>
              </w:rPr>
              <w:t>Dual Receiver Processor Unit</w:t>
            </w:r>
          </w:p>
        </w:tc>
      </w:tr>
      <w:tr w:rsidR="00192821" w14:paraId="48582FC2" w14:textId="77777777" w:rsidTr="00E77F89">
        <w:tc>
          <w:tcPr>
            <w:tcW w:w="1276" w:type="dxa"/>
          </w:tcPr>
          <w:p w14:paraId="411AD931" w14:textId="77777777" w:rsidR="00192821" w:rsidRDefault="00192821" w:rsidP="00192821">
            <w:pPr>
              <w:spacing w:line="240" w:lineRule="auto"/>
              <w:rPr>
                <w:rFonts w:cs="Miriam"/>
              </w:rPr>
            </w:pPr>
            <w:r>
              <w:rPr>
                <w:rFonts w:cs="Miriam"/>
              </w:rPr>
              <w:t>ECS-</w:t>
            </w:r>
          </w:p>
        </w:tc>
        <w:tc>
          <w:tcPr>
            <w:tcW w:w="5846" w:type="dxa"/>
          </w:tcPr>
          <w:p w14:paraId="3E0B08AA" w14:textId="77777777" w:rsidR="00192821" w:rsidRDefault="00192821" w:rsidP="00192821">
            <w:pPr>
              <w:spacing w:line="240" w:lineRule="auto"/>
              <w:rPr>
                <w:rFonts w:cs="Miriam"/>
              </w:rPr>
            </w:pPr>
            <w:r>
              <w:rPr>
                <w:rFonts w:cs="Miriam"/>
              </w:rPr>
              <w:t>Environment Control System</w:t>
            </w:r>
          </w:p>
        </w:tc>
      </w:tr>
      <w:tr w:rsidR="00192821" w14:paraId="70776DA0" w14:textId="77777777" w:rsidTr="00E77F89">
        <w:tc>
          <w:tcPr>
            <w:tcW w:w="1276" w:type="dxa"/>
          </w:tcPr>
          <w:p w14:paraId="7A2D02AF" w14:textId="77777777" w:rsidR="00192821" w:rsidRDefault="00192821" w:rsidP="00192821">
            <w:pPr>
              <w:spacing w:line="240" w:lineRule="auto"/>
              <w:rPr>
                <w:rFonts w:cs="Miriam"/>
              </w:rPr>
            </w:pPr>
            <w:r>
              <w:rPr>
                <w:rFonts w:cs="Miriam"/>
              </w:rPr>
              <w:t>ECTCU-</w:t>
            </w:r>
          </w:p>
        </w:tc>
        <w:tc>
          <w:tcPr>
            <w:tcW w:w="5846" w:type="dxa"/>
          </w:tcPr>
          <w:p w14:paraId="2BCCF248" w14:textId="77777777" w:rsidR="00192821" w:rsidRDefault="00192821" w:rsidP="00192821">
            <w:pPr>
              <w:spacing w:line="240" w:lineRule="auto"/>
              <w:rPr>
                <w:rFonts w:cs="Miriam"/>
              </w:rPr>
            </w:pPr>
            <w:r>
              <w:rPr>
                <w:rFonts w:cs="Miriam"/>
              </w:rPr>
              <w:t>Electronics Compartment Temperature Control Unit</w:t>
            </w:r>
          </w:p>
        </w:tc>
      </w:tr>
      <w:tr w:rsidR="00192821" w14:paraId="5BDDA1BA" w14:textId="77777777" w:rsidTr="00E77F89">
        <w:tc>
          <w:tcPr>
            <w:tcW w:w="1276" w:type="dxa"/>
          </w:tcPr>
          <w:p w14:paraId="30B5792E" w14:textId="77777777" w:rsidR="00192821" w:rsidRDefault="00192821" w:rsidP="00192821">
            <w:pPr>
              <w:spacing w:line="240" w:lineRule="auto"/>
              <w:rPr>
                <w:rFonts w:cs="Miriam"/>
              </w:rPr>
            </w:pPr>
            <w:r>
              <w:rPr>
                <w:rFonts w:cs="Miriam"/>
              </w:rPr>
              <w:t>EDU-</w:t>
            </w:r>
          </w:p>
        </w:tc>
        <w:tc>
          <w:tcPr>
            <w:tcW w:w="5846" w:type="dxa"/>
          </w:tcPr>
          <w:p w14:paraId="3CF69C79" w14:textId="77777777" w:rsidR="00192821" w:rsidRDefault="00192821" w:rsidP="00192821">
            <w:pPr>
              <w:spacing w:line="240" w:lineRule="auto"/>
              <w:rPr>
                <w:rFonts w:cs="Miriam"/>
              </w:rPr>
            </w:pPr>
            <w:r>
              <w:rPr>
                <w:rFonts w:cs="Miriam"/>
              </w:rPr>
              <w:t>Encryption Decryption System</w:t>
            </w:r>
          </w:p>
        </w:tc>
      </w:tr>
      <w:tr w:rsidR="001C4B44" w14:paraId="23D101B4" w14:textId="77777777" w:rsidTr="00E77F89">
        <w:tc>
          <w:tcPr>
            <w:tcW w:w="1276" w:type="dxa"/>
          </w:tcPr>
          <w:p w14:paraId="21C80876" w14:textId="6245790A" w:rsidR="001C4B44" w:rsidRDefault="001C4B44" w:rsidP="00192821">
            <w:pPr>
              <w:spacing w:line="240" w:lineRule="auto"/>
              <w:rPr>
                <w:rFonts w:cs="Miriam"/>
              </w:rPr>
            </w:pPr>
            <w:r>
              <w:rPr>
                <w:rFonts w:cs="Miriam"/>
              </w:rPr>
              <w:t>EI-</w:t>
            </w:r>
          </w:p>
        </w:tc>
        <w:tc>
          <w:tcPr>
            <w:tcW w:w="5846" w:type="dxa"/>
          </w:tcPr>
          <w:p w14:paraId="11F94B78" w14:textId="3C26A1C9" w:rsidR="001C4B44" w:rsidRDefault="001C4B44" w:rsidP="00192821">
            <w:pPr>
              <w:spacing w:line="240" w:lineRule="auto"/>
              <w:rPr>
                <w:rFonts w:cs="Miriam"/>
              </w:rPr>
            </w:pPr>
            <w:r>
              <w:rPr>
                <w:rFonts w:cs="Miriam"/>
              </w:rPr>
              <w:t>Electrical Interface</w:t>
            </w:r>
          </w:p>
        </w:tc>
      </w:tr>
      <w:tr w:rsidR="00192821" w14:paraId="1E97822A" w14:textId="77777777" w:rsidTr="00E77F89">
        <w:tc>
          <w:tcPr>
            <w:tcW w:w="1276" w:type="dxa"/>
          </w:tcPr>
          <w:p w14:paraId="60923941" w14:textId="77777777" w:rsidR="00192821" w:rsidRDefault="00192821" w:rsidP="00192821">
            <w:pPr>
              <w:spacing w:line="240" w:lineRule="auto"/>
              <w:rPr>
                <w:rFonts w:cs="Miriam"/>
              </w:rPr>
            </w:pPr>
            <w:r>
              <w:rPr>
                <w:rFonts w:cs="Miriam"/>
              </w:rPr>
              <w:t>EMC-</w:t>
            </w:r>
          </w:p>
        </w:tc>
        <w:tc>
          <w:tcPr>
            <w:tcW w:w="5846" w:type="dxa"/>
          </w:tcPr>
          <w:p w14:paraId="64AB66E6" w14:textId="77777777" w:rsidR="00192821" w:rsidRDefault="00192821" w:rsidP="00192821">
            <w:pPr>
              <w:spacing w:line="240" w:lineRule="auto"/>
              <w:rPr>
                <w:rFonts w:cs="Miriam"/>
              </w:rPr>
            </w:pPr>
            <w:r>
              <w:rPr>
                <w:rFonts w:cs="Miriam"/>
              </w:rPr>
              <w:t>Electro-Magnetic Compatibility</w:t>
            </w:r>
          </w:p>
        </w:tc>
      </w:tr>
      <w:tr w:rsidR="00192821" w14:paraId="08395EA9" w14:textId="77777777" w:rsidTr="00E77F89">
        <w:tc>
          <w:tcPr>
            <w:tcW w:w="1276" w:type="dxa"/>
          </w:tcPr>
          <w:p w14:paraId="35693B5B" w14:textId="77777777" w:rsidR="00192821" w:rsidRDefault="00192821" w:rsidP="00192821">
            <w:pPr>
              <w:spacing w:line="240" w:lineRule="auto"/>
              <w:rPr>
                <w:rFonts w:cs="Miriam"/>
              </w:rPr>
            </w:pPr>
            <w:r>
              <w:rPr>
                <w:rFonts w:cs="Miriam"/>
              </w:rPr>
              <w:t>EMI-</w:t>
            </w:r>
          </w:p>
        </w:tc>
        <w:tc>
          <w:tcPr>
            <w:tcW w:w="5846" w:type="dxa"/>
          </w:tcPr>
          <w:p w14:paraId="2116F172" w14:textId="77777777" w:rsidR="00192821" w:rsidRDefault="00192821" w:rsidP="00192821">
            <w:pPr>
              <w:spacing w:line="240" w:lineRule="auto"/>
              <w:rPr>
                <w:rFonts w:cs="Miriam"/>
              </w:rPr>
            </w:pPr>
            <w:r>
              <w:rPr>
                <w:rFonts w:cs="Miriam"/>
              </w:rPr>
              <w:t>Electro-Magnetic Interference</w:t>
            </w:r>
          </w:p>
        </w:tc>
      </w:tr>
      <w:tr w:rsidR="00192821" w14:paraId="4732B0C7" w14:textId="77777777" w:rsidTr="00E77F89">
        <w:tc>
          <w:tcPr>
            <w:tcW w:w="1276" w:type="dxa"/>
          </w:tcPr>
          <w:p w14:paraId="1BF12E5F" w14:textId="77777777" w:rsidR="00192821" w:rsidRDefault="00192821" w:rsidP="00192821">
            <w:pPr>
              <w:spacing w:line="240" w:lineRule="auto"/>
              <w:rPr>
                <w:rFonts w:cs="Miriam"/>
              </w:rPr>
            </w:pPr>
            <w:r>
              <w:rPr>
                <w:rFonts w:cs="Miriam"/>
              </w:rPr>
              <w:t>ER-</w:t>
            </w:r>
          </w:p>
        </w:tc>
        <w:tc>
          <w:tcPr>
            <w:tcW w:w="5846" w:type="dxa"/>
          </w:tcPr>
          <w:p w14:paraId="0E8CB61A" w14:textId="77777777" w:rsidR="00192821" w:rsidRDefault="00192821" w:rsidP="00192821">
            <w:pPr>
              <w:spacing w:line="240" w:lineRule="auto"/>
              <w:rPr>
                <w:rFonts w:cs="Miriam"/>
              </w:rPr>
            </w:pPr>
            <w:r>
              <w:rPr>
                <w:rFonts w:cs="Miriam"/>
              </w:rPr>
              <w:t>E</w:t>
            </w:r>
            <w:r w:rsidRPr="00E80E97">
              <w:rPr>
                <w:rFonts w:cs="Miriam"/>
              </w:rPr>
              <w:t xml:space="preserve">stablished </w:t>
            </w:r>
            <w:r>
              <w:rPr>
                <w:rFonts w:cs="Miriam"/>
              </w:rPr>
              <w:t>R</w:t>
            </w:r>
            <w:r w:rsidRPr="00E80E97">
              <w:rPr>
                <w:rFonts w:cs="Miriam"/>
              </w:rPr>
              <w:t>eliability</w:t>
            </w:r>
          </w:p>
        </w:tc>
      </w:tr>
      <w:tr w:rsidR="001C4B44" w14:paraId="04B7BBDA" w14:textId="77777777" w:rsidTr="00E77F89">
        <w:tc>
          <w:tcPr>
            <w:tcW w:w="1276" w:type="dxa"/>
          </w:tcPr>
          <w:p w14:paraId="62311BE6" w14:textId="6FB07E30" w:rsidR="001C4B44" w:rsidRDefault="001C4B44" w:rsidP="00192821">
            <w:pPr>
              <w:spacing w:line="240" w:lineRule="auto"/>
              <w:rPr>
                <w:rFonts w:cs="Miriam"/>
              </w:rPr>
            </w:pPr>
            <w:r>
              <w:rPr>
                <w:rFonts w:cs="Miriam"/>
              </w:rPr>
              <w:t>ESS-</w:t>
            </w:r>
          </w:p>
        </w:tc>
        <w:tc>
          <w:tcPr>
            <w:tcW w:w="5846" w:type="dxa"/>
          </w:tcPr>
          <w:p w14:paraId="11084124" w14:textId="71C9EC50" w:rsidR="001C4B44" w:rsidRDefault="001C4B44" w:rsidP="00192821">
            <w:pPr>
              <w:spacing w:line="240" w:lineRule="auto"/>
              <w:rPr>
                <w:rFonts w:cs="Miriam"/>
              </w:rPr>
            </w:pPr>
            <w:r>
              <w:rPr>
                <w:rFonts w:cs="Miriam"/>
              </w:rPr>
              <w:t>Environmental Stress Screening</w:t>
            </w:r>
          </w:p>
        </w:tc>
      </w:tr>
      <w:tr w:rsidR="001825BA" w14:paraId="70757401" w14:textId="77777777" w:rsidTr="00E77F89">
        <w:tc>
          <w:tcPr>
            <w:tcW w:w="1276" w:type="dxa"/>
          </w:tcPr>
          <w:p w14:paraId="58A2D3C2" w14:textId="402C5A8A" w:rsidR="001825BA" w:rsidRDefault="001825BA" w:rsidP="00192821">
            <w:pPr>
              <w:spacing w:line="240" w:lineRule="auto"/>
              <w:rPr>
                <w:rFonts w:cs="Miriam"/>
              </w:rPr>
            </w:pPr>
            <w:r>
              <w:rPr>
                <w:rFonts w:cs="Miriam"/>
              </w:rPr>
              <w:t>ETI-</w:t>
            </w:r>
          </w:p>
        </w:tc>
        <w:tc>
          <w:tcPr>
            <w:tcW w:w="5846" w:type="dxa"/>
          </w:tcPr>
          <w:p w14:paraId="79A2AA8A" w14:textId="311DEC91" w:rsidR="001825BA" w:rsidRDefault="001825BA" w:rsidP="00192821">
            <w:pPr>
              <w:spacing w:line="240" w:lineRule="auto"/>
              <w:rPr>
                <w:rFonts w:cs="Miriam"/>
              </w:rPr>
            </w:pPr>
            <w:r>
              <w:rPr>
                <w:rFonts w:cs="Miriam"/>
              </w:rPr>
              <w:t>Elapsed Time Indication</w:t>
            </w:r>
          </w:p>
        </w:tc>
      </w:tr>
      <w:tr w:rsidR="001C4B44" w14:paraId="733D3C7E" w14:textId="77777777" w:rsidTr="00E77F89">
        <w:tc>
          <w:tcPr>
            <w:tcW w:w="1276" w:type="dxa"/>
          </w:tcPr>
          <w:p w14:paraId="01960998" w14:textId="64C8C440" w:rsidR="001C4B44" w:rsidRDefault="001C4B44" w:rsidP="00192821">
            <w:pPr>
              <w:spacing w:line="240" w:lineRule="auto"/>
              <w:rPr>
                <w:rFonts w:cs="Miriam"/>
              </w:rPr>
            </w:pPr>
            <w:r>
              <w:rPr>
                <w:rFonts w:cs="Miriam"/>
              </w:rPr>
              <w:t>ETM-</w:t>
            </w:r>
          </w:p>
        </w:tc>
        <w:tc>
          <w:tcPr>
            <w:tcW w:w="5846" w:type="dxa"/>
          </w:tcPr>
          <w:p w14:paraId="73FAAFF5" w14:textId="417C92BB" w:rsidR="001C4B44" w:rsidRDefault="001C4B44" w:rsidP="00192821">
            <w:pPr>
              <w:spacing w:line="240" w:lineRule="auto"/>
              <w:rPr>
                <w:rFonts w:cs="Miriam"/>
              </w:rPr>
            </w:pPr>
            <w:r>
              <w:rPr>
                <w:rFonts w:cs="Miriam"/>
              </w:rPr>
              <w:t>Elapsed Time Meter</w:t>
            </w:r>
          </w:p>
        </w:tc>
      </w:tr>
      <w:tr w:rsidR="001C4B44" w14:paraId="67068640" w14:textId="77777777" w:rsidTr="00E77F89">
        <w:tc>
          <w:tcPr>
            <w:tcW w:w="1276" w:type="dxa"/>
          </w:tcPr>
          <w:p w14:paraId="4DECE080" w14:textId="68682D7E" w:rsidR="001C4B44" w:rsidRDefault="001C4B44" w:rsidP="00192821">
            <w:pPr>
              <w:spacing w:line="240" w:lineRule="auto"/>
              <w:rPr>
                <w:rFonts w:cs="Miriam"/>
              </w:rPr>
            </w:pPr>
            <w:r>
              <w:rPr>
                <w:rFonts w:cs="Miriam"/>
              </w:rPr>
              <w:t>EVT-</w:t>
            </w:r>
          </w:p>
        </w:tc>
        <w:tc>
          <w:tcPr>
            <w:tcW w:w="5846" w:type="dxa"/>
          </w:tcPr>
          <w:p w14:paraId="136D669E" w14:textId="14950DBC" w:rsidR="001C4B44" w:rsidRDefault="001C4B44" w:rsidP="00192821">
            <w:pPr>
              <w:spacing w:line="240" w:lineRule="auto"/>
              <w:rPr>
                <w:rFonts w:cs="Miriam"/>
              </w:rPr>
            </w:pPr>
            <w:r>
              <w:rPr>
                <w:rFonts w:cs="Miriam"/>
              </w:rPr>
              <w:t>Environmental Verification Test</w:t>
            </w:r>
          </w:p>
        </w:tc>
      </w:tr>
      <w:tr w:rsidR="00192821" w14:paraId="1F257DA9" w14:textId="77777777" w:rsidTr="00E77F89">
        <w:tc>
          <w:tcPr>
            <w:tcW w:w="1276" w:type="dxa"/>
          </w:tcPr>
          <w:p w14:paraId="7EB49802" w14:textId="77777777" w:rsidR="00192821" w:rsidRDefault="00192821" w:rsidP="00192821">
            <w:pPr>
              <w:spacing w:line="240" w:lineRule="auto"/>
              <w:rPr>
                <w:rFonts w:cs="Miriam"/>
              </w:rPr>
            </w:pPr>
            <w:r>
              <w:rPr>
                <w:rFonts w:cs="Miriam"/>
              </w:rPr>
              <w:t>FAI-</w:t>
            </w:r>
          </w:p>
        </w:tc>
        <w:tc>
          <w:tcPr>
            <w:tcW w:w="5846" w:type="dxa"/>
          </w:tcPr>
          <w:p w14:paraId="71387D22" w14:textId="77777777" w:rsidR="00192821" w:rsidRDefault="00192821" w:rsidP="00192821">
            <w:pPr>
              <w:spacing w:line="240" w:lineRule="auto"/>
              <w:rPr>
                <w:rFonts w:cs="Miriam"/>
              </w:rPr>
            </w:pPr>
            <w:r>
              <w:rPr>
                <w:rFonts w:cs="Miriam"/>
              </w:rPr>
              <w:t>First Article Inspection</w:t>
            </w:r>
          </w:p>
        </w:tc>
      </w:tr>
      <w:tr w:rsidR="00192821" w14:paraId="71EFD2DE" w14:textId="77777777" w:rsidTr="00E77F89">
        <w:tc>
          <w:tcPr>
            <w:tcW w:w="1276" w:type="dxa"/>
          </w:tcPr>
          <w:p w14:paraId="7C527D0E" w14:textId="77777777" w:rsidR="00192821" w:rsidRDefault="00192821" w:rsidP="00192821">
            <w:pPr>
              <w:spacing w:line="240" w:lineRule="auto"/>
              <w:rPr>
                <w:rFonts w:cs="Miriam"/>
              </w:rPr>
            </w:pPr>
            <w:r>
              <w:rPr>
                <w:rFonts w:cs="Miriam"/>
              </w:rPr>
              <w:t>FDU-</w:t>
            </w:r>
          </w:p>
        </w:tc>
        <w:tc>
          <w:tcPr>
            <w:tcW w:w="5846" w:type="dxa"/>
          </w:tcPr>
          <w:p w14:paraId="039478ED" w14:textId="77777777" w:rsidR="00192821" w:rsidRDefault="00192821" w:rsidP="00192821">
            <w:pPr>
              <w:spacing w:line="240" w:lineRule="auto"/>
              <w:rPr>
                <w:rFonts w:cs="Miriam"/>
              </w:rPr>
            </w:pPr>
            <w:r>
              <w:rPr>
                <w:rFonts w:cs="Miriam"/>
              </w:rPr>
              <w:t>Filter &amp; Distribution Unit</w:t>
            </w:r>
          </w:p>
        </w:tc>
      </w:tr>
      <w:tr w:rsidR="00192821" w14:paraId="7553AA22" w14:textId="77777777" w:rsidTr="00E77F89">
        <w:tc>
          <w:tcPr>
            <w:tcW w:w="1276" w:type="dxa"/>
          </w:tcPr>
          <w:p w14:paraId="18798663" w14:textId="0F862D43" w:rsidR="00192821" w:rsidRDefault="001825BA" w:rsidP="00192821">
            <w:pPr>
              <w:spacing w:line="240" w:lineRule="auto"/>
              <w:rPr>
                <w:rFonts w:cs="Miriam"/>
              </w:rPr>
            </w:pPr>
            <w:r>
              <w:rPr>
                <w:rFonts w:cs="Miriam"/>
              </w:rPr>
              <w:t>FIL-</w:t>
            </w:r>
          </w:p>
        </w:tc>
        <w:tc>
          <w:tcPr>
            <w:tcW w:w="5846" w:type="dxa"/>
          </w:tcPr>
          <w:p w14:paraId="092541A2" w14:textId="469A844A" w:rsidR="00192821" w:rsidRDefault="001825BA" w:rsidP="00192821">
            <w:pPr>
              <w:spacing w:line="240" w:lineRule="auto"/>
              <w:rPr>
                <w:rFonts w:cs="Miriam"/>
              </w:rPr>
            </w:pPr>
            <w:r>
              <w:rPr>
                <w:rFonts w:cs="Miriam"/>
              </w:rPr>
              <w:t>Filtered</w:t>
            </w:r>
          </w:p>
        </w:tc>
      </w:tr>
      <w:tr w:rsidR="00192821" w14:paraId="551A5301" w14:textId="77777777" w:rsidTr="00E77F89">
        <w:tc>
          <w:tcPr>
            <w:tcW w:w="1276" w:type="dxa"/>
          </w:tcPr>
          <w:p w14:paraId="25B2C2BB" w14:textId="77777777" w:rsidR="00192821" w:rsidRDefault="00192821" w:rsidP="00192821">
            <w:pPr>
              <w:spacing w:line="240" w:lineRule="auto"/>
              <w:rPr>
                <w:rFonts w:cs="Miriam"/>
              </w:rPr>
            </w:pPr>
            <w:r>
              <w:rPr>
                <w:rFonts w:cs="Miriam"/>
              </w:rPr>
              <w:t>FFI-</w:t>
            </w:r>
          </w:p>
        </w:tc>
        <w:tc>
          <w:tcPr>
            <w:tcW w:w="5846" w:type="dxa"/>
          </w:tcPr>
          <w:p w14:paraId="55E53475" w14:textId="77777777" w:rsidR="00192821" w:rsidRDefault="00192821" w:rsidP="00192821">
            <w:pPr>
              <w:spacing w:line="240" w:lineRule="auto"/>
              <w:rPr>
                <w:rFonts w:cs="Miriam"/>
              </w:rPr>
            </w:pPr>
            <w:r>
              <w:rPr>
                <w:rFonts w:cs="Miriam"/>
              </w:rPr>
              <w:t>For Future Implementation</w:t>
            </w:r>
          </w:p>
        </w:tc>
      </w:tr>
      <w:tr w:rsidR="001825BA" w14:paraId="694D07EA" w14:textId="77777777" w:rsidTr="00E77F89">
        <w:tc>
          <w:tcPr>
            <w:tcW w:w="1276" w:type="dxa"/>
          </w:tcPr>
          <w:p w14:paraId="701BF15D" w14:textId="3D55C887" w:rsidR="001825BA" w:rsidRDefault="001825BA" w:rsidP="00192821">
            <w:pPr>
              <w:spacing w:line="240" w:lineRule="auto"/>
              <w:rPr>
                <w:rFonts w:cs="Miriam"/>
              </w:rPr>
            </w:pPr>
            <w:r>
              <w:rPr>
                <w:rFonts w:cs="Miriam"/>
              </w:rPr>
              <w:t>FPGA-</w:t>
            </w:r>
          </w:p>
        </w:tc>
        <w:tc>
          <w:tcPr>
            <w:tcW w:w="5846" w:type="dxa"/>
          </w:tcPr>
          <w:p w14:paraId="7B077CD6" w14:textId="3769C8E2" w:rsidR="001825BA" w:rsidRDefault="007805FB" w:rsidP="00192821">
            <w:pPr>
              <w:spacing w:line="240" w:lineRule="auto"/>
              <w:rPr>
                <w:rFonts w:cs="Miriam"/>
              </w:rPr>
            </w:pPr>
            <w:r>
              <w:rPr>
                <w:rFonts w:cs="Miriam"/>
              </w:rPr>
              <w:t>Field Programmable Gate Array</w:t>
            </w:r>
          </w:p>
        </w:tc>
      </w:tr>
      <w:tr w:rsidR="00192821" w14:paraId="4E8E4DBC" w14:textId="77777777" w:rsidTr="00E77F89">
        <w:tc>
          <w:tcPr>
            <w:tcW w:w="1276" w:type="dxa"/>
          </w:tcPr>
          <w:p w14:paraId="6DEF39C8" w14:textId="10A2048D" w:rsidR="00192821" w:rsidRDefault="001C4B44" w:rsidP="00192821">
            <w:pPr>
              <w:spacing w:line="240" w:lineRule="auto"/>
              <w:rPr>
                <w:rFonts w:cs="Miriam"/>
              </w:rPr>
            </w:pPr>
            <w:r>
              <w:rPr>
                <w:rFonts w:cs="Miriam"/>
              </w:rPr>
              <w:t>FPS-</w:t>
            </w:r>
          </w:p>
        </w:tc>
        <w:tc>
          <w:tcPr>
            <w:tcW w:w="5846" w:type="dxa"/>
          </w:tcPr>
          <w:p w14:paraId="0D88A77E" w14:textId="5C404088" w:rsidR="00192821" w:rsidRDefault="001C4B44" w:rsidP="00192821">
            <w:pPr>
              <w:spacing w:line="240" w:lineRule="auto"/>
              <w:rPr>
                <w:rFonts w:cs="Miriam"/>
              </w:rPr>
            </w:pPr>
            <w:r>
              <w:rPr>
                <w:rFonts w:cs="Miriam"/>
              </w:rPr>
              <w:t>Frames Per Second</w:t>
            </w:r>
          </w:p>
        </w:tc>
      </w:tr>
      <w:tr w:rsidR="00192821" w14:paraId="478EE159" w14:textId="77777777" w:rsidTr="00E77F89">
        <w:tc>
          <w:tcPr>
            <w:tcW w:w="1276" w:type="dxa"/>
          </w:tcPr>
          <w:p w14:paraId="444911A5" w14:textId="085719E7" w:rsidR="00192821" w:rsidRDefault="001825BA" w:rsidP="00192821">
            <w:pPr>
              <w:spacing w:line="240" w:lineRule="auto"/>
              <w:rPr>
                <w:rFonts w:cs="Miriam"/>
              </w:rPr>
            </w:pPr>
            <w:r>
              <w:rPr>
                <w:rFonts w:cs="Miriam"/>
              </w:rPr>
              <w:t>F/W-</w:t>
            </w:r>
          </w:p>
        </w:tc>
        <w:tc>
          <w:tcPr>
            <w:tcW w:w="5846" w:type="dxa"/>
          </w:tcPr>
          <w:p w14:paraId="4236B372" w14:textId="0427E12A" w:rsidR="00192821" w:rsidRDefault="001825BA" w:rsidP="00192821">
            <w:pPr>
              <w:spacing w:line="240" w:lineRule="auto"/>
              <w:rPr>
                <w:rFonts w:cs="Miriam"/>
              </w:rPr>
            </w:pPr>
            <w:r>
              <w:rPr>
                <w:rFonts w:cs="Miriam"/>
              </w:rPr>
              <w:t>Firmware</w:t>
            </w:r>
          </w:p>
        </w:tc>
      </w:tr>
      <w:tr w:rsidR="00192821" w14:paraId="1E69E23D" w14:textId="77777777" w:rsidTr="00E77F89">
        <w:tc>
          <w:tcPr>
            <w:tcW w:w="1276" w:type="dxa"/>
          </w:tcPr>
          <w:p w14:paraId="2FAC055F" w14:textId="38BEE1B3" w:rsidR="00192821" w:rsidRDefault="00192821" w:rsidP="00192821">
            <w:pPr>
              <w:spacing w:line="240" w:lineRule="auto"/>
              <w:rPr>
                <w:rFonts w:cs="Miriam"/>
              </w:rPr>
            </w:pPr>
            <w:r>
              <w:rPr>
                <w:rFonts w:cs="Miriam"/>
              </w:rPr>
              <w:t>H</w:t>
            </w:r>
            <w:r w:rsidR="001825BA">
              <w:rPr>
                <w:rFonts w:cs="Miriam"/>
              </w:rPr>
              <w:t>/</w:t>
            </w:r>
            <w:r>
              <w:rPr>
                <w:rFonts w:cs="Miriam"/>
              </w:rPr>
              <w:t>W-</w:t>
            </w:r>
          </w:p>
        </w:tc>
        <w:tc>
          <w:tcPr>
            <w:tcW w:w="5846" w:type="dxa"/>
          </w:tcPr>
          <w:p w14:paraId="7556CFAC" w14:textId="77777777" w:rsidR="00192821" w:rsidRDefault="00192821" w:rsidP="00192821">
            <w:pPr>
              <w:spacing w:line="240" w:lineRule="auto"/>
              <w:rPr>
                <w:rFonts w:cs="Miriam"/>
              </w:rPr>
            </w:pPr>
            <w:r>
              <w:rPr>
                <w:rFonts w:cs="Miriam"/>
              </w:rPr>
              <w:t>Hardware</w:t>
            </w:r>
          </w:p>
        </w:tc>
      </w:tr>
      <w:tr w:rsidR="00192821" w14:paraId="199F605B" w14:textId="77777777" w:rsidTr="00E77F89">
        <w:tc>
          <w:tcPr>
            <w:tcW w:w="1276" w:type="dxa"/>
          </w:tcPr>
          <w:p w14:paraId="5F18EF3D" w14:textId="77777777" w:rsidR="00192821" w:rsidRDefault="00192821" w:rsidP="00192821">
            <w:pPr>
              <w:spacing w:line="240" w:lineRule="auto"/>
              <w:rPr>
                <w:rFonts w:cs="Miriam"/>
              </w:rPr>
            </w:pPr>
            <w:r>
              <w:rPr>
                <w:rFonts w:cs="Miriam"/>
              </w:rPr>
              <w:t>IBIT-</w:t>
            </w:r>
          </w:p>
        </w:tc>
        <w:tc>
          <w:tcPr>
            <w:tcW w:w="5846" w:type="dxa"/>
          </w:tcPr>
          <w:p w14:paraId="5A9ED006" w14:textId="77777777" w:rsidR="00192821" w:rsidRDefault="00192821" w:rsidP="00192821">
            <w:pPr>
              <w:spacing w:line="240" w:lineRule="auto"/>
              <w:rPr>
                <w:rFonts w:cs="Miriam"/>
              </w:rPr>
            </w:pPr>
            <w:r>
              <w:rPr>
                <w:rFonts w:cs="Miriam"/>
              </w:rPr>
              <w:t>Initiated Built-In-Test</w:t>
            </w:r>
          </w:p>
        </w:tc>
      </w:tr>
      <w:tr w:rsidR="00192821" w14:paraId="4BE8FFE7" w14:textId="77777777" w:rsidTr="00E77F89">
        <w:tc>
          <w:tcPr>
            <w:tcW w:w="1276" w:type="dxa"/>
          </w:tcPr>
          <w:p w14:paraId="1240454C" w14:textId="77777777" w:rsidR="00192821" w:rsidRDefault="00192821" w:rsidP="00192821">
            <w:pPr>
              <w:spacing w:line="240" w:lineRule="auto"/>
              <w:rPr>
                <w:rFonts w:cs="Miriam"/>
              </w:rPr>
            </w:pPr>
            <w:r>
              <w:rPr>
                <w:rFonts w:cs="Miriam"/>
              </w:rPr>
              <w:t>ICD-</w:t>
            </w:r>
          </w:p>
        </w:tc>
        <w:tc>
          <w:tcPr>
            <w:tcW w:w="5846" w:type="dxa"/>
          </w:tcPr>
          <w:p w14:paraId="46AF3DF7" w14:textId="77777777" w:rsidR="00192821" w:rsidRDefault="00192821" w:rsidP="00192821">
            <w:pPr>
              <w:spacing w:line="240" w:lineRule="auto"/>
              <w:rPr>
                <w:rFonts w:cs="Miriam"/>
              </w:rPr>
            </w:pPr>
            <w:r>
              <w:rPr>
                <w:rFonts w:cs="Miriam"/>
              </w:rPr>
              <w:t>Interface Control Document</w:t>
            </w:r>
          </w:p>
        </w:tc>
      </w:tr>
      <w:tr w:rsidR="00192821" w14:paraId="7BAA8A67" w14:textId="77777777" w:rsidTr="00E77F89">
        <w:tc>
          <w:tcPr>
            <w:tcW w:w="1276" w:type="dxa"/>
          </w:tcPr>
          <w:p w14:paraId="44AE0C39" w14:textId="77777777" w:rsidR="00192821" w:rsidRDefault="00192821" w:rsidP="00192821">
            <w:pPr>
              <w:spacing w:line="240" w:lineRule="auto"/>
              <w:rPr>
                <w:rFonts w:cs="Miriam"/>
              </w:rPr>
            </w:pPr>
            <w:r>
              <w:rPr>
                <w:rFonts w:cs="Miriam"/>
              </w:rPr>
              <w:t>ID-</w:t>
            </w:r>
          </w:p>
        </w:tc>
        <w:tc>
          <w:tcPr>
            <w:tcW w:w="5846" w:type="dxa"/>
          </w:tcPr>
          <w:p w14:paraId="6417AF3C" w14:textId="77777777" w:rsidR="00192821" w:rsidRDefault="00192821" w:rsidP="00192821">
            <w:pPr>
              <w:spacing w:line="240" w:lineRule="auto"/>
              <w:rPr>
                <w:rFonts w:cs="Miriam"/>
              </w:rPr>
            </w:pPr>
            <w:r>
              <w:rPr>
                <w:rFonts w:cs="Miriam"/>
              </w:rPr>
              <w:t>Identification</w:t>
            </w:r>
          </w:p>
        </w:tc>
      </w:tr>
      <w:tr w:rsidR="00192821" w14:paraId="62943E7F" w14:textId="77777777" w:rsidTr="00E77F89">
        <w:tc>
          <w:tcPr>
            <w:tcW w:w="1276" w:type="dxa"/>
          </w:tcPr>
          <w:p w14:paraId="588C8A0D" w14:textId="29DF4C65" w:rsidR="00192821" w:rsidRDefault="001C4B44" w:rsidP="00192821">
            <w:pPr>
              <w:spacing w:line="240" w:lineRule="auto"/>
              <w:rPr>
                <w:rFonts w:cs="Miriam"/>
              </w:rPr>
            </w:pPr>
            <w:r>
              <w:rPr>
                <w:rFonts w:cs="Miriam"/>
              </w:rPr>
              <w:lastRenderedPageBreak/>
              <w:t>I/F-</w:t>
            </w:r>
          </w:p>
        </w:tc>
        <w:tc>
          <w:tcPr>
            <w:tcW w:w="5846" w:type="dxa"/>
          </w:tcPr>
          <w:p w14:paraId="2298FFA6" w14:textId="7DC2D15A" w:rsidR="00192821" w:rsidRDefault="001C4B44" w:rsidP="00192821">
            <w:pPr>
              <w:spacing w:line="240" w:lineRule="auto"/>
              <w:rPr>
                <w:rFonts w:cs="Miriam"/>
              </w:rPr>
            </w:pPr>
            <w:r>
              <w:rPr>
                <w:rFonts w:cs="Miriam"/>
              </w:rPr>
              <w:t>Interface</w:t>
            </w:r>
          </w:p>
        </w:tc>
      </w:tr>
      <w:tr w:rsidR="00192821" w14:paraId="141031B0" w14:textId="77777777" w:rsidTr="00E77F89">
        <w:tc>
          <w:tcPr>
            <w:tcW w:w="1276" w:type="dxa"/>
          </w:tcPr>
          <w:p w14:paraId="651626FC" w14:textId="77777777" w:rsidR="00192821" w:rsidRDefault="00192821" w:rsidP="00192821">
            <w:pPr>
              <w:spacing w:line="240" w:lineRule="auto"/>
              <w:rPr>
                <w:rFonts w:cs="Miriam"/>
              </w:rPr>
            </w:pPr>
            <w:r>
              <w:rPr>
                <w:rFonts w:cs="Miriam"/>
              </w:rPr>
              <w:t>ILCTE-</w:t>
            </w:r>
          </w:p>
        </w:tc>
        <w:tc>
          <w:tcPr>
            <w:tcW w:w="5846" w:type="dxa"/>
          </w:tcPr>
          <w:p w14:paraId="1DE27787" w14:textId="77777777" w:rsidR="00192821" w:rsidRDefault="00192821" w:rsidP="00192821">
            <w:pPr>
              <w:spacing w:line="240" w:lineRule="auto"/>
              <w:rPr>
                <w:rFonts w:cs="Miriam"/>
              </w:rPr>
            </w:pPr>
            <w:r>
              <w:rPr>
                <w:rFonts w:cs="Miriam"/>
              </w:rPr>
              <w:t xml:space="preserve">Intermediate Level Computerized Test Equipment </w:t>
            </w:r>
          </w:p>
        </w:tc>
      </w:tr>
      <w:tr w:rsidR="00192821" w14:paraId="370B194D" w14:textId="77777777" w:rsidTr="00E77F89">
        <w:tc>
          <w:tcPr>
            <w:tcW w:w="1276" w:type="dxa"/>
          </w:tcPr>
          <w:p w14:paraId="4C4EF6E4" w14:textId="77777777" w:rsidR="00192821" w:rsidRDefault="00192821" w:rsidP="00192821">
            <w:pPr>
              <w:spacing w:line="240" w:lineRule="auto"/>
              <w:rPr>
                <w:rFonts w:cs="Miriam"/>
              </w:rPr>
            </w:pPr>
            <w:r>
              <w:rPr>
                <w:rFonts w:cs="Miriam"/>
              </w:rPr>
              <w:t>ILS-</w:t>
            </w:r>
          </w:p>
        </w:tc>
        <w:tc>
          <w:tcPr>
            <w:tcW w:w="5846" w:type="dxa"/>
          </w:tcPr>
          <w:p w14:paraId="0C626D63" w14:textId="77777777" w:rsidR="00192821" w:rsidRDefault="00192821" w:rsidP="00192821">
            <w:pPr>
              <w:spacing w:line="240" w:lineRule="auto"/>
              <w:rPr>
                <w:rFonts w:cs="Miriam"/>
              </w:rPr>
            </w:pPr>
            <w:r>
              <w:rPr>
                <w:rFonts w:cs="Miriam"/>
              </w:rPr>
              <w:t>Integrated Logistic Support</w:t>
            </w:r>
          </w:p>
        </w:tc>
      </w:tr>
      <w:tr w:rsidR="00192821" w14:paraId="60B6A270" w14:textId="77777777" w:rsidTr="00E77F89">
        <w:tc>
          <w:tcPr>
            <w:tcW w:w="1276" w:type="dxa"/>
          </w:tcPr>
          <w:p w14:paraId="014040F0" w14:textId="77777777" w:rsidR="00192821" w:rsidRDefault="00192821" w:rsidP="00192821">
            <w:pPr>
              <w:spacing w:line="240" w:lineRule="auto"/>
              <w:rPr>
                <w:rFonts w:cs="Miriam"/>
              </w:rPr>
            </w:pPr>
            <w:r>
              <w:rPr>
                <w:rFonts w:cs="Miriam"/>
              </w:rPr>
              <w:t>INS-</w:t>
            </w:r>
          </w:p>
        </w:tc>
        <w:tc>
          <w:tcPr>
            <w:tcW w:w="5846" w:type="dxa"/>
          </w:tcPr>
          <w:p w14:paraId="1907F109" w14:textId="77777777" w:rsidR="00192821" w:rsidRDefault="00192821" w:rsidP="00192821">
            <w:pPr>
              <w:spacing w:line="240" w:lineRule="auto"/>
              <w:rPr>
                <w:rFonts w:cs="Miriam"/>
              </w:rPr>
            </w:pPr>
            <w:r>
              <w:rPr>
                <w:rFonts w:cs="Miriam"/>
              </w:rPr>
              <w:t>Inertial Navigation System</w:t>
            </w:r>
          </w:p>
        </w:tc>
      </w:tr>
      <w:tr w:rsidR="00192821" w14:paraId="4A2C43E7" w14:textId="77777777" w:rsidTr="00E77F89">
        <w:tc>
          <w:tcPr>
            <w:tcW w:w="1276" w:type="dxa"/>
          </w:tcPr>
          <w:p w14:paraId="349D8C11" w14:textId="77777777" w:rsidR="00192821" w:rsidRDefault="00192821" w:rsidP="00192821">
            <w:pPr>
              <w:spacing w:line="240" w:lineRule="auto"/>
              <w:rPr>
                <w:rFonts w:cs="Miriam"/>
              </w:rPr>
            </w:pPr>
            <w:r>
              <w:rPr>
                <w:rFonts w:cs="Miriam"/>
              </w:rPr>
              <w:t>LRU-</w:t>
            </w:r>
          </w:p>
        </w:tc>
        <w:tc>
          <w:tcPr>
            <w:tcW w:w="5846" w:type="dxa"/>
          </w:tcPr>
          <w:p w14:paraId="1B13302F" w14:textId="77777777" w:rsidR="00192821" w:rsidRDefault="00192821" w:rsidP="00192821">
            <w:pPr>
              <w:spacing w:line="240" w:lineRule="auto"/>
              <w:rPr>
                <w:rFonts w:cs="Miriam"/>
              </w:rPr>
            </w:pPr>
            <w:r>
              <w:rPr>
                <w:rFonts w:cs="Miriam"/>
              </w:rPr>
              <w:t>Line Replaceable Unit</w:t>
            </w:r>
          </w:p>
        </w:tc>
      </w:tr>
      <w:tr w:rsidR="00192821" w14:paraId="2264649F" w14:textId="77777777" w:rsidTr="00E77F89">
        <w:tc>
          <w:tcPr>
            <w:tcW w:w="1276" w:type="dxa"/>
          </w:tcPr>
          <w:p w14:paraId="0F551339" w14:textId="77777777" w:rsidR="00192821" w:rsidRDefault="00192821" w:rsidP="00192821">
            <w:pPr>
              <w:spacing w:line="240" w:lineRule="auto"/>
              <w:rPr>
                <w:rFonts w:cs="Miriam"/>
              </w:rPr>
            </w:pPr>
            <w:r>
              <w:rPr>
                <w:rFonts w:cs="Miriam"/>
              </w:rPr>
              <w:t>MIU-</w:t>
            </w:r>
          </w:p>
        </w:tc>
        <w:tc>
          <w:tcPr>
            <w:tcW w:w="5846" w:type="dxa"/>
          </w:tcPr>
          <w:p w14:paraId="4DCF3D02" w14:textId="77777777" w:rsidR="00192821" w:rsidRDefault="00192821" w:rsidP="00192821">
            <w:pPr>
              <w:spacing w:line="240" w:lineRule="auto"/>
              <w:rPr>
                <w:rFonts w:cs="Miriam"/>
              </w:rPr>
            </w:pPr>
            <w:r>
              <w:rPr>
                <w:rFonts w:cs="Miriam"/>
              </w:rPr>
              <w:t>Mission management &amp; Image processing Unit</w:t>
            </w:r>
          </w:p>
        </w:tc>
      </w:tr>
      <w:tr w:rsidR="00192821" w14:paraId="327EDC32" w14:textId="77777777" w:rsidTr="00E77F89">
        <w:tc>
          <w:tcPr>
            <w:tcW w:w="1276" w:type="dxa"/>
          </w:tcPr>
          <w:p w14:paraId="4481594A" w14:textId="77777777" w:rsidR="00192821" w:rsidRDefault="00192821" w:rsidP="00192821">
            <w:pPr>
              <w:spacing w:line="240" w:lineRule="auto"/>
              <w:rPr>
                <w:rFonts w:cs="Miriam"/>
              </w:rPr>
            </w:pPr>
            <w:r>
              <w:rPr>
                <w:rFonts w:cs="Miriam"/>
              </w:rPr>
              <w:t>MS-</w:t>
            </w:r>
          </w:p>
        </w:tc>
        <w:tc>
          <w:tcPr>
            <w:tcW w:w="5846" w:type="dxa"/>
          </w:tcPr>
          <w:p w14:paraId="314B5815" w14:textId="77777777" w:rsidR="00192821" w:rsidRDefault="00192821" w:rsidP="00192821">
            <w:pPr>
              <w:spacing w:line="240" w:lineRule="auto"/>
              <w:rPr>
                <w:rFonts w:cs="Miriam"/>
              </w:rPr>
            </w:pPr>
            <w:r>
              <w:rPr>
                <w:rFonts w:cs="Miriam"/>
              </w:rPr>
              <w:t>Multi-Spectral</w:t>
            </w:r>
          </w:p>
        </w:tc>
      </w:tr>
      <w:tr w:rsidR="00192821" w14:paraId="73245AAF" w14:textId="77777777" w:rsidTr="00E77F89">
        <w:tc>
          <w:tcPr>
            <w:tcW w:w="1276" w:type="dxa"/>
          </w:tcPr>
          <w:p w14:paraId="6DDB655A" w14:textId="77777777" w:rsidR="00192821" w:rsidRDefault="00192821" w:rsidP="00192821">
            <w:pPr>
              <w:spacing w:line="240" w:lineRule="auto"/>
              <w:rPr>
                <w:rFonts w:cs="Miriam"/>
              </w:rPr>
            </w:pPr>
            <w:r>
              <w:rPr>
                <w:rFonts w:cs="Miriam"/>
              </w:rPr>
              <w:t>MTBCF-</w:t>
            </w:r>
          </w:p>
        </w:tc>
        <w:tc>
          <w:tcPr>
            <w:tcW w:w="5846" w:type="dxa"/>
          </w:tcPr>
          <w:p w14:paraId="14CC0D3B" w14:textId="77777777" w:rsidR="00192821" w:rsidRDefault="00192821" w:rsidP="00192821">
            <w:pPr>
              <w:spacing w:line="240" w:lineRule="auto"/>
              <w:rPr>
                <w:rFonts w:cs="Miriam"/>
              </w:rPr>
            </w:pPr>
            <w:r>
              <w:rPr>
                <w:rFonts w:cs="Miriam"/>
              </w:rPr>
              <w:t>Mean Time Between Critical Failures</w:t>
            </w:r>
          </w:p>
        </w:tc>
      </w:tr>
      <w:tr w:rsidR="00192821" w14:paraId="3AA09489" w14:textId="77777777" w:rsidTr="00E77F89">
        <w:tc>
          <w:tcPr>
            <w:tcW w:w="1276" w:type="dxa"/>
          </w:tcPr>
          <w:p w14:paraId="54B7EC00" w14:textId="77777777" w:rsidR="00192821" w:rsidRDefault="00192821" w:rsidP="00192821">
            <w:pPr>
              <w:spacing w:line="240" w:lineRule="auto"/>
              <w:rPr>
                <w:rFonts w:cs="Miriam"/>
              </w:rPr>
            </w:pPr>
            <w:r>
              <w:rPr>
                <w:rFonts w:cs="Miriam"/>
              </w:rPr>
              <w:t>MTBF-</w:t>
            </w:r>
          </w:p>
        </w:tc>
        <w:tc>
          <w:tcPr>
            <w:tcW w:w="5846" w:type="dxa"/>
          </w:tcPr>
          <w:p w14:paraId="2EE5A2BA" w14:textId="77777777" w:rsidR="00192821" w:rsidRDefault="00192821" w:rsidP="00192821">
            <w:pPr>
              <w:spacing w:line="240" w:lineRule="auto"/>
              <w:rPr>
                <w:rFonts w:cs="Miriam"/>
              </w:rPr>
            </w:pPr>
            <w:r>
              <w:rPr>
                <w:rFonts w:cs="Miriam"/>
              </w:rPr>
              <w:t>Mean Time Between Failures</w:t>
            </w:r>
          </w:p>
        </w:tc>
      </w:tr>
      <w:tr w:rsidR="00192821" w14:paraId="0B7DD7B2" w14:textId="77777777" w:rsidTr="00E77F89">
        <w:tc>
          <w:tcPr>
            <w:tcW w:w="1276" w:type="dxa"/>
          </w:tcPr>
          <w:p w14:paraId="3D6F12E1" w14:textId="32E82851" w:rsidR="00192821" w:rsidRDefault="001825BA" w:rsidP="00192821">
            <w:pPr>
              <w:spacing w:line="240" w:lineRule="auto"/>
              <w:rPr>
                <w:rFonts w:cs="Miriam"/>
              </w:rPr>
            </w:pPr>
            <w:r>
              <w:rPr>
                <w:rFonts w:cs="Miriam"/>
              </w:rPr>
              <w:t>MTBMA-</w:t>
            </w:r>
          </w:p>
        </w:tc>
        <w:tc>
          <w:tcPr>
            <w:tcW w:w="5846" w:type="dxa"/>
          </w:tcPr>
          <w:p w14:paraId="693403AC" w14:textId="06BA289A" w:rsidR="00192821" w:rsidRPr="00AF3855" w:rsidRDefault="001825BA" w:rsidP="00192821">
            <w:pPr>
              <w:spacing w:line="240" w:lineRule="auto"/>
              <w:rPr>
                <w:rFonts w:cs="Miriam"/>
              </w:rPr>
            </w:pPr>
            <w:r>
              <w:rPr>
                <w:rFonts w:cs="Miriam"/>
              </w:rPr>
              <w:t>Mean Time Between Maintenance Action</w:t>
            </w:r>
          </w:p>
        </w:tc>
      </w:tr>
      <w:tr w:rsidR="00192821" w14:paraId="550AFFE4" w14:textId="77777777" w:rsidTr="00E77F89">
        <w:tc>
          <w:tcPr>
            <w:tcW w:w="1276" w:type="dxa"/>
          </w:tcPr>
          <w:p w14:paraId="75C884F4" w14:textId="77777777" w:rsidR="00192821" w:rsidRDefault="00192821" w:rsidP="00192821">
            <w:pPr>
              <w:spacing w:line="240" w:lineRule="auto"/>
              <w:rPr>
                <w:rFonts w:cs="Miriam"/>
              </w:rPr>
            </w:pPr>
            <w:r>
              <w:rPr>
                <w:rFonts w:cs="Miriam"/>
              </w:rPr>
              <w:t>MTO-</w:t>
            </w:r>
          </w:p>
        </w:tc>
        <w:tc>
          <w:tcPr>
            <w:tcW w:w="5846" w:type="dxa"/>
          </w:tcPr>
          <w:p w14:paraId="28A174CF" w14:textId="77777777" w:rsidR="00192821" w:rsidRDefault="00192821" w:rsidP="00192821">
            <w:pPr>
              <w:spacing w:line="240" w:lineRule="auto"/>
              <w:rPr>
                <w:rFonts w:cs="Miriam"/>
              </w:rPr>
            </w:pPr>
            <w:r w:rsidRPr="00AF3855">
              <w:rPr>
                <w:rFonts w:cs="Miriam"/>
              </w:rPr>
              <w:t>Military Temperature Only</w:t>
            </w:r>
          </w:p>
        </w:tc>
      </w:tr>
      <w:tr w:rsidR="00192821" w14:paraId="087CF248" w14:textId="77777777" w:rsidTr="00E77F89">
        <w:tc>
          <w:tcPr>
            <w:tcW w:w="1276" w:type="dxa"/>
          </w:tcPr>
          <w:p w14:paraId="2207ADBD" w14:textId="77777777" w:rsidR="00192821" w:rsidRDefault="00192821" w:rsidP="00192821">
            <w:pPr>
              <w:spacing w:line="240" w:lineRule="auto"/>
              <w:rPr>
                <w:rFonts w:cs="Miriam"/>
              </w:rPr>
            </w:pPr>
            <w:r>
              <w:rPr>
                <w:rFonts w:cs="Miriam"/>
              </w:rPr>
              <w:t>MTTR-</w:t>
            </w:r>
          </w:p>
        </w:tc>
        <w:tc>
          <w:tcPr>
            <w:tcW w:w="5846" w:type="dxa"/>
          </w:tcPr>
          <w:p w14:paraId="1BA0F252" w14:textId="77777777" w:rsidR="00192821" w:rsidRDefault="00192821" w:rsidP="00192821">
            <w:pPr>
              <w:spacing w:line="240" w:lineRule="auto"/>
              <w:rPr>
                <w:rFonts w:cs="Miriam"/>
              </w:rPr>
            </w:pPr>
            <w:r>
              <w:rPr>
                <w:rFonts w:cs="Miriam"/>
              </w:rPr>
              <w:t>Mean Time To Replace</w:t>
            </w:r>
          </w:p>
        </w:tc>
      </w:tr>
      <w:tr w:rsidR="00192821" w14:paraId="7F2B3496" w14:textId="77777777" w:rsidTr="00E77F89">
        <w:tc>
          <w:tcPr>
            <w:tcW w:w="1276" w:type="dxa"/>
          </w:tcPr>
          <w:p w14:paraId="08352476" w14:textId="77777777" w:rsidR="00192821" w:rsidRDefault="00192821" w:rsidP="00192821">
            <w:pPr>
              <w:spacing w:line="240" w:lineRule="auto"/>
              <w:rPr>
                <w:rFonts w:cs="Miriam"/>
              </w:rPr>
            </w:pPr>
            <w:r>
              <w:rPr>
                <w:rFonts w:cs="Miriam"/>
              </w:rPr>
              <w:t>NA-</w:t>
            </w:r>
          </w:p>
        </w:tc>
        <w:tc>
          <w:tcPr>
            <w:tcW w:w="5846" w:type="dxa"/>
          </w:tcPr>
          <w:p w14:paraId="79C46A34" w14:textId="77777777" w:rsidR="00192821" w:rsidRPr="00E80E97" w:rsidRDefault="00192821" w:rsidP="00192821">
            <w:pPr>
              <w:spacing w:line="240" w:lineRule="auto"/>
              <w:rPr>
                <w:rFonts w:cs="Miriam"/>
              </w:rPr>
            </w:pPr>
            <w:r>
              <w:rPr>
                <w:rFonts w:cs="Miriam"/>
              </w:rPr>
              <w:t>Not Applicable</w:t>
            </w:r>
          </w:p>
        </w:tc>
      </w:tr>
      <w:tr w:rsidR="00192821" w14:paraId="1A90EAA3" w14:textId="77777777" w:rsidTr="00E77F89">
        <w:tc>
          <w:tcPr>
            <w:tcW w:w="1276" w:type="dxa"/>
          </w:tcPr>
          <w:p w14:paraId="378D6DAE" w14:textId="77777777" w:rsidR="00192821" w:rsidRDefault="00192821" w:rsidP="00192821">
            <w:pPr>
              <w:spacing w:line="240" w:lineRule="auto"/>
              <w:rPr>
                <w:rFonts w:cs="Miriam"/>
              </w:rPr>
            </w:pPr>
            <w:r>
              <w:rPr>
                <w:rFonts w:cs="Miriam"/>
              </w:rPr>
              <w:t>NATO-</w:t>
            </w:r>
          </w:p>
        </w:tc>
        <w:tc>
          <w:tcPr>
            <w:tcW w:w="5846" w:type="dxa"/>
          </w:tcPr>
          <w:p w14:paraId="47B58A8C" w14:textId="77777777" w:rsidR="00192821" w:rsidRDefault="00192821" w:rsidP="00192821">
            <w:pPr>
              <w:spacing w:line="240" w:lineRule="auto"/>
              <w:rPr>
                <w:rFonts w:cs="Miriam"/>
              </w:rPr>
            </w:pPr>
            <w:r w:rsidRPr="00E80E97">
              <w:rPr>
                <w:rFonts w:cs="Miriam"/>
              </w:rPr>
              <w:t>North Atlantic Treaty Organization</w:t>
            </w:r>
          </w:p>
        </w:tc>
      </w:tr>
      <w:tr w:rsidR="00192821" w14:paraId="0E9B1D7B" w14:textId="77777777" w:rsidTr="00E77F89">
        <w:tc>
          <w:tcPr>
            <w:tcW w:w="1276" w:type="dxa"/>
          </w:tcPr>
          <w:p w14:paraId="3920AB34" w14:textId="77777777" w:rsidR="00192821" w:rsidRDefault="00192821" w:rsidP="00192821">
            <w:pPr>
              <w:spacing w:line="240" w:lineRule="auto"/>
              <w:rPr>
                <w:rFonts w:cs="Miriam"/>
              </w:rPr>
            </w:pPr>
            <w:r>
              <w:rPr>
                <w:rFonts w:cs="Miriam"/>
              </w:rPr>
              <w:t>OLTE-</w:t>
            </w:r>
          </w:p>
        </w:tc>
        <w:tc>
          <w:tcPr>
            <w:tcW w:w="5846" w:type="dxa"/>
          </w:tcPr>
          <w:p w14:paraId="3554BB1D" w14:textId="77777777" w:rsidR="00192821" w:rsidRDefault="00192821" w:rsidP="00192821">
            <w:pPr>
              <w:spacing w:line="240" w:lineRule="auto"/>
              <w:rPr>
                <w:rFonts w:cs="Miriam"/>
              </w:rPr>
            </w:pPr>
            <w:r>
              <w:rPr>
                <w:rFonts w:cs="Miriam"/>
              </w:rPr>
              <w:t>Operational Level Test Equipment</w:t>
            </w:r>
          </w:p>
        </w:tc>
      </w:tr>
      <w:tr w:rsidR="001825BA" w14:paraId="49D8D839" w14:textId="77777777" w:rsidTr="00E77F89">
        <w:tc>
          <w:tcPr>
            <w:tcW w:w="1276" w:type="dxa"/>
          </w:tcPr>
          <w:p w14:paraId="05151F4E" w14:textId="709C037A" w:rsidR="001825BA" w:rsidRDefault="001825BA" w:rsidP="00192821">
            <w:pPr>
              <w:spacing w:line="240" w:lineRule="auto"/>
              <w:rPr>
                <w:rFonts w:cs="Miriam"/>
              </w:rPr>
            </w:pPr>
            <w:r>
              <w:rPr>
                <w:rFonts w:cs="Miriam"/>
              </w:rPr>
              <w:t>O.V.-</w:t>
            </w:r>
          </w:p>
        </w:tc>
        <w:tc>
          <w:tcPr>
            <w:tcW w:w="5846" w:type="dxa"/>
          </w:tcPr>
          <w:p w14:paraId="165EB1D4" w14:textId="5431ADDA" w:rsidR="001825BA" w:rsidRDefault="001825BA" w:rsidP="00192821">
            <w:pPr>
              <w:spacing w:line="240" w:lineRule="auto"/>
              <w:rPr>
                <w:rFonts w:cs="Miriam"/>
              </w:rPr>
            </w:pPr>
            <w:r>
              <w:rPr>
                <w:rFonts w:cs="Miriam"/>
              </w:rPr>
              <w:t>Over Voltage</w:t>
            </w:r>
          </w:p>
        </w:tc>
      </w:tr>
      <w:tr w:rsidR="00192821" w14:paraId="27E79802" w14:textId="77777777" w:rsidTr="00E77F89">
        <w:tc>
          <w:tcPr>
            <w:tcW w:w="1276" w:type="dxa"/>
          </w:tcPr>
          <w:p w14:paraId="6FC6B845" w14:textId="682A9733" w:rsidR="00192821" w:rsidRDefault="001825BA" w:rsidP="00192821">
            <w:pPr>
              <w:spacing w:line="240" w:lineRule="auto"/>
              <w:rPr>
                <w:rFonts w:cs="Miriam"/>
              </w:rPr>
            </w:pPr>
            <w:r>
              <w:rPr>
                <w:rFonts w:cs="Miriam"/>
              </w:rPr>
              <w:t>PBIT-</w:t>
            </w:r>
          </w:p>
        </w:tc>
        <w:tc>
          <w:tcPr>
            <w:tcW w:w="5846" w:type="dxa"/>
          </w:tcPr>
          <w:p w14:paraId="35981EEF" w14:textId="01895156" w:rsidR="00192821" w:rsidRDefault="001825BA" w:rsidP="00192821">
            <w:pPr>
              <w:spacing w:line="240" w:lineRule="auto"/>
              <w:rPr>
                <w:rFonts w:cs="Miriam"/>
              </w:rPr>
            </w:pPr>
            <w:r>
              <w:rPr>
                <w:rFonts w:cs="Miriam"/>
              </w:rPr>
              <w:t>Periodic Built In Test</w:t>
            </w:r>
          </w:p>
        </w:tc>
      </w:tr>
      <w:tr w:rsidR="00192821" w14:paraId="7E0C92DD" w14:textId="77777777" w:rsidTr="00E77F89">
        <w:tc>
          <w:tcPr>
            <w:tcW w:w="1276" w:type="dxa"/>
          </w:tcPr>
          <w:p w14:paraId="7ABF4EC1" w14:textId="77777777" w:rsidR="00192821" w:rsidRDefault="00192821" w:rsidP="00192821">
            <w:pPr>
              <w:spacing w:line="240" w:lineRule="auto"/>
              <w:rPr>
                <w:rFonts w:cs="Miriam"/>
              </w:rPr>
            </w:pPr>
            <w:r>
              <w:rPr>
                <w:rFonts w:cs="Miriam"/>
              </w:rPr>
              <w:t>PCB-</w:t>
            </w:r>
          </w:p>
        </w:tc>
        <w:tc>
          <w:tcPr>
            <w:tcW w:w="5846" w:type="dxa"/>
          </w:tcPr>
          <w:p w14:paraId="183D2DA3" w14:textId="77777777" w:rsidR="00192821" w:rsidRDefault="00192821" w:rsidP="00192821">
            <w:pPr>
              <w:spacing w:line="240" w:lineRule="auto"/>
              <w:rPr>
                <w:rFonts w:cs="Miriam"/>
              </w:rPr>
            </w:pPr>
            <w:r>
              <w:rPr>
                <w:rFonts w:cs="Miriam"/>
              </w:rPr>
              <w:t>Printed Circuit Board</w:t>
            </w:r>
          </w:p>
        </w:tc>
      </w:tr>
      <w:tr w:rsidR="00192821" w14:paraId="57ED50D1" w14:textId="77777777" w:rsidTr="00E77F89">
        <w:tc>
          <w:tcPr>
            <w:tcW w:w="1276" w:type="dxa"/>
          </w:tcPr>
          <w:p w14:paraId="43C15F1E" w14:textId="77777777" w:rsidR="00192821" w:rsidRDefault="00192821" w:rsidP="00192821">
            <w:pPr>
              <w:spacing w:line="240" w:lineRule="auto"/>
              <w:rPr>
                <w:rFonts w:cs="Miriam"/>
              </w:rPr>
            </w:pPr>
            <w:r>
              <w:rPr>
                <w:rFonts w:cs="Miriam"/>
              </w:rPr>
              <w:t>POD-</w:t>
            </w:r>
          </w:p>
        </w:tc>
        <w:tc>
          <w:tcPr>
            <w:tcW w:w="5846" w:type="dxa"/>
          </w:tcPr>
          <w:p w14:paraId="6C6ACAA7" w14:textId="77777777" w:rsidR="00192821" w:rsidRDefault="00192821" w:rsidP="00192821">
            <w:pPr>
              <w:spacing w:line="240" w:lineRule="auto"/>
              <w:rPr>
                <w:rFonts w:cs="Miriam"/>
              </w:rPr>
            </w:pPr>
            <w:r>
              <w:rPr>
                <w:rFonts w:cs="Miriam"/>
              </w:rPr>
              <w:t>Proof Of Design</w:t>
            </w:r>
          </w:p>
        </w:tc>
      </w:tr>
      <w:tr w:rsidR="00192821" w14:paraId="2567C2A7" w14:textId="77777777" w:rsidTr="00E77F89">
        <w:tc>
          <w:tcPr>
            <w:tcW w:w="1276" w:type="dxa"/>
          </w:tcPr>
          <w:p w14:paraId="46424E59" w14:textId="070AEBCA" w:rsidR="00192821" w:rsidRDefault="001825BA" w:rsidP="00192821">
            <w:pPr>
              <w:spacing w:line="240" w:lineRule="auto"/>
              <w:rPr>
                <w:rFonts w:cs="Miriam"/>
              </w:rPr>
            </w:pPr>
            <w:r>
              <w:rPr>
                <w:rFonts w:cs="Miriam"/>
              </w:rPr>
              <w:t>PSD-</w:t>
            </w:r>
          </w:p>
        </w:tc>
        <w:tc>
          <w:tcPr>
            <w:tcW w:w="5846" w:type="dxa"/>
          </w:tcPr>
          <w:p w14:paraId="78C47FCD" w14:textId="5775403A" w:rsidR="00192821" w:rsidRDefault="001825BA" w:rsidP="00192821">
            <w:pPr>
              <w:spacing w:line="240" w:lineRule="auto"/>
              <w:rPr>
                <w:rFonts w:cs="Miriam"/>
              </w:rPr>
            </w:pPr>
            <w:r>
              <w:rPr>
                <w:rFonts w:cs="Miriam"/>
              </w:rPr>
              <w:t>Power Spectral Density</w:t>
            </w:r>
          </w:p>
        </w:tc>
      </w:tr>
      <w:tr w:rsidR="00192821" w14:paraId="01207426" w14:textId="77777777" w:rsidTr="00E77F89">
        <w:tc>
          <w:tcPr>
            <w:tcW w:w="1276" w:type="dxa"/>
          </w:tcPr>
          <w:p w14:paraId="18A338CB" w14:textId="77777777" w:rsidR="00192821" w:rsidRDefault="00192821" w:rsidP="00192821">
            <w:pPr>
              <w:spacing w:line="240" w:lineRule="auto"/>
              <w:rPr>
                <w:rFonts w:cs="Miriam"/>
              </w:rPr>
            </w:pPr>
            <w:r>
              <w:rPr>
                <w:rFonts w:cs="Miriam"/>
              </w:rPr>
              <w:t>PSU-</w:t>
            </w:r>
          </w:p>
        </w:tc>
        <w:tc>
          <w:tcPr>
            <w:tcW w:w="5846" w:type="dxa"/>
          </w:tcPr>
          <w:p w14:paraId="48C67918" w14:textId="77777777" w:rsidR="00192821" w:rsidRDefault="00192821" w:rsidP="00192821">
            <w:pPr>
              <w:spacing w:line="240" w:lineRule="auto"/>
              <w:rPr>
                <w:rFonts w:cs="Miriam"/>
              </w:rPr>
            </w:pPr>
            <w:r>
              <w:rPr>
                <w:rFonts w:cs="Miriam"/>
              </w:rPr>
              <w:t>Power Supply Unit</w:t>
            </w:r>
          </w:p>
        </w:tc>
      </w:tr>
      <w:tr w:rsidR="00192821" w14:paraId="65A8A6EB" w14:textId="77777777" w:rsidTr="00E77F89">
        <w:tc>
          <w:tcPr>
            <w:tcW w:w="1276" w:type="dxa"/>
          </w:tcPr>
          <w:p w14:paraId="551494E5" w14:textId="77777777" w:rsidR="00192821" w:rsidRDefault="00192821" w:rsidP="00192821">
            <w:pPr>
              <w:spacing w:line="240" w:lineRule="auto"/>
              <w:rPr>
                <w:rFonts w:cs="Miriam"/>
              </w:rPr>
            </w:pPr>
            <w:r>
              <w:rPr>
                <w:rFonts w:cs="Miriam"/>
              </w:rPr>
              <w:t>PUBIT-</w:t>
            </w:r>
          </w:p>
        </w:tc>
        <w:tc>
          <w:tcPr>
            <w:tcW w:w="5846" w:type="dxa"/>
          </w:tcPr>
          <w:p w14:paraId="11A0ECC9" w14:textId="77777777" w:rsidR="00192821" w:rsidRDefault="00192821" w:rsidP="00192821">
            <w:pPr>
              <w:spacing w:line="240" w:lineRule="auto"/>
              <w:rPr>
                <w:rFonts w:cs="Miriam"/>
              </w:rPr>
            </w:pPr>
            <w:r>
              <w:rPr>
                <w:rFonts w:cs="Miriam"/>
              </w:rPr>
              <w:t>Power-Up Built In Test</w:t>
            </w:r>
          </w:p>
        </w:tc>
      </w:tr>
      <w:tr w:rsidR="00192821" w14:paraId="1BA65E2F" w14:textId="77777777" w:rsidTr="00E77F89">
        <w:tc>
          <w:tcPr>
            <w:tcW w:w="1276" w:type="dxa"/>
          </w:tcPr>
          <w:p w14:paraId="121885A7" w14:textId="77777777" w:rsidR="00192821" w:rsidRDefault="00192821" w:rsidP="00192821">
            <w:pPr>
              <w:spacing w:line="240" w:lineRule="auto"/>
              <w:rPr>
                <w:rFonts w:cs="Miriam"/>
              </w:rPr>
            </w:pPr>
            <w:r>
              <w:rPr>
                <w:rFonts w:cs="Miriam"/>
              </w:rPr>
              <w:t>PUI-</w:t>
            </w:r>
          </w:p>
        </w:tc>
        <w:tc>
          <w:tcPr>
            <w:tcW w:w="5846" w:type="dxa"/>
          </w:tcPr>
          <w:p w14:paraId="51CC09F2" w14:textId="77777777" w:rsidR="00192821" w:rsidRDefault="00192821" w:rsidP="00192821">
            <w:pPr>
              <w:spacing w:line="240" w:lineRule="auto"/>
              <w:rPr>
                <w:rFonts w:cs="Miriam"/>
              </w:rPr>
            </w:pPr>
            <w:r w:rsidRPr="000750B2">
              <w:rPr>
                <w:rFonts w:cs="Miriam"/>
              </w:rPr>
              <w:t>Project Unique Identifier</w:t>
            </w:r>
          </w:p>
        </w:tc>
      </w:tr>
      <w:tr w:rsidR="00192821" w14:paraId="55A2B3AC" w14:textId="77777777" w:rsidTr="00E77F89">
        <w:tc>
          <w:tcPr>
            <w:tcW w:w="1276" w:type="dxa"/>
          </w:tcPr>
          <w:p w14:paraId="613343C1" w14:textId="77777777" w:rsidR="00192821" w:rsidRDefault="00192821" w:rsidP="00192821">
            <w:pPr>
              <w:spacing w:line="240" w:lineRule="auto"/>
              <w:rPr>
                <w:rFonts w:cs="Miriam"/>
              </w:rPr>
            </w:pPr>
            <w:r>
              <w:rPr>
                <w:rFonts w:cs="Miriam"/>
              </w:rPr>
              <w:t>RAM-</w:t>
            </w:r>
          </w:p>
        </w:tc>
        <w:tc>
          <w:tcPr>
            <w:tcW w:w="5846" w:type="dxa"/>
          </w:tcPr>
          <w:p w14:paraId="06BB2C64" w14:textId="77777777" w:rsidR="00192821" w:rsidRDefault="00192821" w:rsidP="00192821">
            <w:pPr>
              <w:spacing w:line="240" w:lineRule="auto"/>
              <w:rPr>
                <w:rFonts w:cs="Miriam"/>
              </w:rPr>
            </w:pPr>
            <w:r>
              <w:rPr>
                <w:rFonts w:cs="Miriam"/>
              </w:rPr>
              <w:t>Random Access Memory</w:t>
            </w:r>
          </w:p>
        </w:tc>
      </w:tr>
      <w:tr w:rsidR="00192821" w14:paraId="35AA6BEA" w14:textId="77777777" w:rsidTr="00E77F89">
        <w:tc>
          <w:tcPr>
            <w:tcW w:w="1276" w:type="dxa"/>
          </w:tcPr>
          <w:p w14:paraId="5DD3A1ED" w14:textId="77777777" w:rsidR="00192821" w:rsidRDefault="00192821" w:rsidP="00192821">
            <w:pPr>
              <w:spacing w:line="240" w:lineRule="auto"/>
              <w:rPr>
                <w:rFonts w:cs="Miriam"/>
              </w:rPr>
            </w:pPr>
            <w:r>
              <w:rPr>
                <w:rFonts w:cs="Miriam"/>
              </w:rPr>
              <w:t>RE-</w:t>
            </w:r>
          </w:p>
        </w:tc>
        <w:tc>
          <w:tcPr>
            <w:tcW w:w="5846" w:type="dxa"/>
          </w:tcPr>
          <w:p w14:paraId="1AF7F623" w14:textId="77777777" w:rsidR="00192821" w:rsidRDefault="00192821" w:rsidP="00192821">
            <w:pPr>
              <w:spacing w:line="240" w:lineRule="auto"/>
              <w:rPr>
                <w:rFonts w:cs="Miriam"/>
              </w:rPr>
            </w:pPr>
            <w:r>
              <w:rPr>
                <w:rFonts w:cs="Miriam"/>
              </w:rPr>
              <w:t xml:space="preserve">Radiated Emission </w:t>
            </w:r>
          </w:p>
        </w:tc>
      </w:tr>
      <w:tr w:rsidR="001825BA" w14:paraId="6163D96C" w14:textId="77777777" w:rsidTr="00E77F89">
        <w:tc>
          <w:tcPr>
            <w:tcW w:w="1276" w:type="dxa"/>
          </w:tcPr>
          <w:p w14:paraId="1BADFDE3" w14:textId="00D20A5E" w:rsidR="001825BA" w:rsidRDefault="001825BA" w:rsidP="00192821">
            <w:pPr>
              <w:spacing w:line="240" w:lineRule="auto"/>
              <w:rPr>
                <w:rFonts w:cs="Miriam"/>
              </w:rPr>
            </w:pPr>
            <w:r>
              <w:rPr>
                <w:rFonts w:cs="Miriam"/>
              </w:rPr>
              <w:t>REG-</w:t>
            </w:r>
          </w:p>
        </w:tc>
        <w:tc>
          <w:tcPr>
            <w:tcW w:w="5846" w:type="dxa"/>
          </w:tcPr>
          <w:p w14:paraId="7CF1C01B" w14:textId="26A97375" w:rsidR="001825BA" w:rsidRDefault="001825BA" w:rsidP="00192821">
            <w:pPr>
              <w:spacing w:line="240" w:lineRule="auto"/>
              <w:rPr>
                <w:rFonts w:cs="Miriam"/>
              </w:rPr>
            </w:pPr>
            <w:r>
              <w:rPr>
                <w:rFonts w:cs="Miriam"/>
              </w:rPr>
              <w:t>Regulated</w:t>
            </w:r>
          </w:p>
        </w:tc>
      </w:tr>
      <w:tr w:rsidR="00192821" w14:paraId="19D5FF95" w14:textId="77777777" w:rsidTr="00E77F89">
        <w:tc>
          <w:tcPr>
            <w:tcW w:w="1276" w:type="dxa"/>
          </w:tcPr>
          <w:p w14:paraId="65FAC99F" w14:textId="77777777" w:rsidR="00192821" w:rsidRDefault="00192821" w:rsidP="00192821">
            <w:pPr>
              <w:spacing w:line="240" w:lineRule="auto"/>
              <w:rPr>
                <w:rFonts w:cs="Miriam"/>
              </w:rPr>
            </w:pPr>
            <w:r>
              <w:rPr>
                <w:rFonts w:cs="Miriam"/>
              </w:rPr>
              <w:t>RF-</w:t>
            </w:r>
          </w:p>
        </w:tc>
        <w:tc>
          <w:tcPr>
            <w:tcW w:w="5846" w:type="dxa"/>
          </w:tcPr>
          <w:p w14:paraId="6115BBE4" w14:textId="77777777" w:rsidR="00192821" w:rsidRDefault="00192821" w:rsidP="00192821">
            <w:pPr>
              <w:spacing w:line="240" w:lineRule="auto"/>
              <w:rPr>
                <w:rFonts w:cs="Miriam"/>
              </w:rPr>
            </w:pPr>
            <w:r>
              <w:rPr>
                <w:rFonts w:cs="Miriam"/>
              </w:rPr>
              <w:t>Radio Frequency</w:t>
            </w:r>
          </w:p>
        </w:tc>
      </w:tr>
      <w:tr w:rsidR="00192821" w14:paraId="640F662E" w14:textId="77777777" w:rsidTr="00E77F89">
        <w:tc>
          <w:tcPr>
            <w:tcW w:w="1276" w:type="dxa"/>
          </w:tcPr>
          <w:p w14:paraId="41BAC43B" w14:textId="77777777" w:rsidR="00192821" w:rsidRDefault="00192821" w:rsidP="00192821">
            <w:pPr>
              <w:spacing w:line="240" w:lineRule="auto"/>
              <w:rPr>
                <w:rFonts w:cs="Miriam"/>
              </w:rPr>
            </w:pPr>
            <w:r>
              <w:rPr>
                <w:rFonts w:cs="Miriam"/>
              </w:rPr>
              <w:t>RFI-</w:t>
            </w:r>
          </w:p>
        </w:tc>
        <w:tc>
          <w:tcPr>
            <w:tcW w:w="5846" w:type="dxa"/>
          </w:tcPr>
          <w:p w14:paraId="3506E1C1" w14:textId="77777777" w:rsidR="00192821" w:rsidRDefault="00192821" w:rsidP="00192821">
            <w:pPr>
              <w:spacing w:line="240" w:lineRule="auto"/>
              <w:rPr>
                <w:rFonts w:cs="Miriam"/>
              </w:rPr>
            </w:pPr>
            <w:r>
              <w:rPr>
                <w:rFonts w:cs="Miriam"/>
              </w:rPr>
              <w:t>Radio Frequency Interference</w:t>
            </w:r>
          </w:p>
        </w:tc>
      </w:tr>
      <w:tr w:rsidR="001825BA" w14:paraId="77B3590F" w14:textId="77777777" w:rsidTr="00E77F89">
        <w:tc>
          <w:tcPr>
            <w:tcW w:w="1276" w:type="dxa"/>
          </w:tcPr>
          <w:p w14:paraId="0DCD908A" w14:textId="3AB26BFA" w:rsidR="001825BA" w:rsidRDefault="001825BA" w:rsidP="00192821">
            <w:pPr>
              <w:spacing w:line="240" w:lineRule="auto"/>
              <w:rPr>
                <w:rFonts w:cs="Miriam"/>
              </w:rPr>
            </w:pPr>
            <w:r>
              <w:rPr>
                <w:rFonts w:cs="Miriam"/>
              </w:rPr>
              <w:t>RH-</w:t>
            </w:r>
          </w:p>
        </w:tc>
        <w:tc>
          <w:tcPr>
            <w:tcW w:w="5846" w:type="dxa"/>
          </w:tcPr>
          <w:p w14:paraId="222EC7CA" w14:textId="7FE0B327" w:rsidR="001825BA" w:rsidRDefault="001825BA" w:rsidP="00192821">
            <w:pPr>
              <w:spacing w:line="240" w:lineRule="auto"/>
              <w:rPr>
                <w:rFonts w:cs="Miriam"/>
              </w:rPr>
            </w:pPr>
            <w:r>
              <w:rPr>
                <w:rFonts w:cs="Miriam"/>
              </w:rPr>
              <w:t>Relative Humidity</w:t>
            </w:r>
          </w:p>
        </w:tc>
      </w:tr>
      <w:tr w:rsidR="00192821" w14:paraId="556D1C81" w14:textId="77777777" w:rsidTr="00E77F89">
        <w:tc>
          <w:tcPr>
            <w:tcW w:w="1276" w:type="dxa"/>
          </w:tcPr>
          <w:p w14:paraId="3DCFCDF9" w14:textId="77777777" w:rsidR="00192821" w:rsidRDefault="00192821" w:rsidP="00192821">
            <w:pPr>
              <w:spacing w:line="240" w:lineRule="auto"/>
              <w:rPr>
                <w:rFonts w:cs="Miriam"/>
              </w:rPr>
            </w:pPr>
            <w:r>
              <w:rPr>
                <w:rFonts w:cs="Miriam"/>
              </w:rPr>
              <w:t>RMS-</w:t>
            </w:r>
          </w:p>
        </w:tc>
        <w:tc>
          <w:tcPr>
            <w:tcW w:w="5846" w:type="dxa"/>
          </w:tcPr>
          <w:p w14:paraId="681DAC6F" w14:textId="77777777" w:rsidR="00192821" w:rsidRDefault="00192821" w:rsidP="00192821">
            <w:pPr>
              <w:spacing w:line="240" w:lineRule="auto"/>
              <w:rPr>
                <w:rFonts w:cs="Miriam"/>
              </w:rPr>
            </w:pPr>
            <w:r>
              <w:rPr>
                <w:rFonts w:cs="Miriam"/>
              </w:rPr>
              <w:t>Root Mean Square</w:t>
            </w:r>
          </w:p>
        </w:tc>
      </w:tr>
      <w:tr w:rsidR="00192821" w14:paraId="213B6F43" w14:textId="77777777" w:rsidTr="00E77F89">
        <w:tc>
          <w:tcPr>
            <w:tcW w:w="1276" w:type="dxa"/>
          </w:tcPr>
          <w:p w14:paraId="4F1BD4F3" w14:textId="77777777" w:rsidR="00192821" w:rsidRDefault="00192821" w:rsidP="00192821">
            <w:pPr>
              <w:spacing w:line="240" w:lineRule="auto"/>
              <w:rPr>
                <w:rFonts w:cs="Miriam"/>
              </w:rPr>
            </w:pPr>
            <w:r>
              <w:rPr>
                <w:rFonts w:cs="Miriam"/>
              </w:rPr>
              <w:t>RS-</w:t>
            </w:r>
          </w:p>
        </w:tc>
        <w:tc>
          <w:tcPr>
            <w:tcW w:w="5846" w:type="dxa"/>
          </w:tcPr>
          <w:p w14:paraId="79C54D82" w14:textId="77777777" w:rsidR="00192821" w:rsidRDefault="00192821" w:rsidP="00192821">
            <w:pPr>
              <w:spacing w:line="240" w:lineRule="auto"/>
              <w:rPr>
                <w:rFonts w:cs="Miriam"/>
              </w:rPr>
            </w:pPr>
            <w:r>
              <w:rPr>
                <w:rFonts w:cs="Miriam"/>
              </w:rPr>
              <w:t xml:space="preserve">Radiated Susceptibility </w:t>
            </w:r>
          </w:p>
        </w:tc>
      </w:tr>
      <w:tr w:rsidR="00192821" w14:paraId="2CAB596F" w14:textId="77777777" w:rsidTr="00E77F89">
        <w:tc>
          <w:tcPr>
            <w:tcW w:w="1276" w:type="dxa"/>
          </w:tcPr>
          <w:p w14:paraId="25CA956D" w14:textId="77777777" w:rsidR="00192821" w:rsidRDefault="00192821" w:rsidP="00192821">
            <w:pPr>
              <w:spacing w:line="240" w:lineRule="auto"/>
              <w:rPr>
                <w:rFonts w:cs="Miriam"/>
              </w:rPr>
            </w:pPr>
            <w:r>
              <w:rPr>
                <w:rFonts w:cs="Miriam"/>
              </w:rPr>
              <w:t>SRU-</w:t>
            </w:r>
          </w:p>
        </w:tc>
        <w:tc>
          <w:tcPr>
            <w:tcW w:w="5846" w:type="dxa"/>
          </w:tcPr>
          <w:p w14:paraId="67D33529" w14:textId="77777777" w:rsidR="00192821" w:rsidRDefault="00192821" w:rsidP="00192821">
            <w:pPr>
              <w:spacing w:line="240" w:lineRule="auto"/>
              <w:rPr>
                <w:rFonts w:cs="Miriam"/>
              </w:rPr>
            </w:pPr>
            <w:r>
              <w:rPr>
                <w:rFonts w:cs="Miriam"/>
              </w:rPr>
              <w:t>Shop Replaceable Unit</w:t>
            </w:r>
          </w:p>
        </w:tc>
      </w:tr>
      <w:tr w:rsidR="00192821" w14:paraId="4283CFD2" w14:textId="77777777" w:rsidTr="00E77F89">
        <w:tc>
          <w:tcPr>
            <w:tcW w:w="1276" w:type="dxa"/>
          </w:tcPr>
          <w:p w14:paraId="4492D49C" w14:textId="77777777" w:rsidR="00192821" w:rsidRDefault="00192821" w:rsidP="00192821">
            <w:pPr>
              <w:spacing w:line="240" w:lineRule="auto"/>
              <w:rPr>
                <w:rFonts w:cs="Miriam"/>
              </w:rPr>
            </w:pPr>
            <w:r>
              <w:rPr>
                <w:rFonts w:cs="Miriam"/>
              </w:rPr>
              <w:t>STANAG-</w:t>
            </w:r>
          </w:p>
        </w:tc>
        <w:tc>
          <w:tcPr>
            <w:tcW w:w="5846" w:type="dxa"/>
          </w:tcPr>
          <w:p w14:paraId="4FF343FB" w14:textId="77777777" w:rsidR="00192821" w:rsidRDefault="00192821" w:rsidP="00192821">
            <w:pPr>
              <w:spacing w:line="240" w:lineRule="auto"/>
              <w:rPr>
                <w:rFonts w:cs="Miriam"/>
              </w:rPr>
            </w:pPr>
            <w:r>
              <w:rPr>
                <w:rFonts w:cs="Miriam"/>
              </w:rPr>
              <w:t>Standard Agreement</w:t>
            </w:r>
          </w:p>
        </w:tc>
      </w:tr>
      <w:tr w:rsidR="00192821" w14:paraId="01CE7696" w14:textId="77777777" w:rsidTr="00E77F89">
        <w:tc>
          <w:tcPr>
            <w:tcW w:w="1276" w:type="dxa"/>
          </w:tcPr>
          <w:p w14:paraId="55C88ABF" w14:textId="6527D6A4" w:rsidR="00192821" w:rsidRDefault="00192821" w:rsidP="00192821">
            <w:pPr>
              <w:spacing w:line="240" w:lineRule="auto"/>
              <w:rPr>
                <w:rFonts w:cs="Miriam"/>
              </w:rPr>
            </w:pPr>
            <w:r>
              <w:rPr>
                <w:rFonts w:cs="Miriam"/>
              </w:rPr>
              <w:t>S</w:t>
            </w:r>
            <w:r w:rsidR="001825BA">
              <w:rPr>
                <w:rFonts w:cs="Miriam"/>
              </w:rPr>
              <w:t>/</w:t>
            </w:r>
            <w:r>
              <w:rPr>
                <w:rFonts w:cs="Miriam"/>
              </w:rPr>
              <w:t>W-</w:t>
            </w:r>
          </w:p>
        </w:tc>
        <w:tc>
          <w:tcPr>
            <w:tcW w:w="5846" w:type="dxa"/>
          </w:tcPr>
          <w:p w14:paraId="097FAAF7" w14:textId="77777777" w:rsidR="00192821" w:rsidRDefault="00192821" w:rsidP="00192821">
            <w:pPr>
              <w:spacing w:line="240" w:lineRule="auto"/>
              <w:rPr>
                <w:rFonts w:cs="Miriam"/>
              </w:rPr>
            </w:pPr>
            <w:r>
              <w:rPr>
                <w:rFonts w:cs="Miriam"/>
              </w:rPr>
              <w:t>Software</w:t>
            </w:r>
          </w:p>
        </w:tc>
      </w:tr>
      <w:tr w:rsidR="00192821" w14:paraId="70AED743" w14:textId="77777777" w:rsidTr="00E77F89">
        <w:tc>
          <w:tcPr>
            <w:tcW w:w="1276" w:type="dxa"/>
          </w:tcPr>
          <w:p w14:paraId="013E9C5B" w14:textId="77777777" w:rsidR="00192821" w:rsidRDefault="00192821" w:rsidP="00192821">
            <w:pPr>
              <w:spacing w:line="240" w:lineRule="auto"/>
              <w:rPr>
                <w:rFonts w:cs="Miriam"/>
              </w:rPr>
            </w:pPr>
            <w:proofErr w:type="spellStart"/>
            <w:r>
              <w:rPr>
                <w:rFonts w:cs="Miriam"/>
              </w:rPr>
              <w:t>SyRS</w:t>
            </w:r>
            <w:proofErr w:type="spellEnd"/>
            <w:r>
              <w:rPr>
                <w:rFonts w:cs="Miriam"/>
              </w:rPr>
              <w:t>-</w:t>
            </w:r>
          </w:p>
        </w:tc>
        <w:tc>
          <w:tcPr>
            <w:tcW w:w="5846" w:type="dxa"/>
          </w:tcPr>
          <w:p w14:paraId="5A00EDC7" w14:textId="77777777" w:rsidR="00192821" w:rsidRDefault="00192821" w:rsidP="00192821">
            <w:pPr>
              <w:spacing w:line="240" w:lineRule="auto"/>
              <w:rPr>
                <w:rFonts w:cs="Miriam"/>
              </w:rPr>
            </w:pPr>
            <w:r>
              <w:rPr>
                <w:rFonts w:cs="Miriam"/>
              </w:rPr>
              <w:t>System Requirements Specification</w:t>
            </w:r>
          </w:p>
        </w:tc>
      </w:tr>
      <w:tr w:rsidR="00192821" w14:paraId="2CDB9F8D" w14:textId="77777777" w:rsidTr="00E77F89">
        <w:tc>
          <w:tcPr>
            <w:tcW w:w="1276" w:type="dxa"/>
          </w:tcPr>
          <w:p w14:paraId="7E852730" w14:textId="77777777" w:rsidR="00192821" w:rsidRDefault="00192821" w:rsidP="00192821">
            <w:pPr>
              <w:spacing w:line="240" w:lineRule="auto"/>
              <w:rPr>
                <w:rFonts w:cs="Miriam"/>
              </w:rPr>
            </w:pPr>
            <w:r>
              <w:rPr>
                <w:rFonts w:cs="Miriam"/>
              </w:rPr>
              <w:t>TBC-</w:t>
            </w:r>
          </w:p>
        </w:tc>
        <w:tc>
          <w:tcPr>
            <w:tcW w:w="5846" w:type="dxa"/>
          </w:tcPr>
          <w:p w14:paraId="553D5466" w14:textId="77777777" w:rsidR="00192821" w:rsidRDefault="00192821" w:rsidP="00192821">
            <w:pPr>
              <w:spacing w:line="240" w:lineRule="auto"/>
              <w:rPr>
                <w:rFonts w:cs="Miriam"/>
              </w:rPr>
            </w:pPr>
            <w:r>
              <w:rPr>
                <w:rFonts w:cs="Miriam"/>
              </w:rPr>
              <w:t>To Be Confirmed</w:t>
            </w:r>
          </w:p>
        </w:tc>
      </w:tr>
      <w:tr w:rsidR="00192821" w14:paraId="5862B234" w14:textId="77777777" w:rsidTr="00E77F89">
        <w:tc>
          <w:tcPr>
            <w:tcW w:w="1276" w:type="dxa"/>
          </w:tcPr>
          <w:p w14:paraId="0084BD8B" w14:textId="77777777" w:rsidR="00192821" w:rsidRDefault="00192821" w:rsidP="00192821">
            <w:pPr>
              <w:spacing w:line="240" w:lineRule="auto"/>
              <w:rPr>
                <w:rFonts w:cs="Miriam"/>
              </w:rPr>
            </w:pPr>
            <w:r>
              <w:rPr>
                <w:rFonts w:cs="Miriam"/>
              </w:rPr>
              <w:t>TBD-</w:t>
            </w:r>
          </w:p>
        </w:tc>
        <w:tc>
          <w:tcPr>
            <w:tcW w:w="5846" w:type="dxa"/>
          </w:tcPr>
          <w:p w14:paraId="7F681E63" w14:textId="77777777" w:rsidR="00192821" w:rsidRDefault="00192821" w:rsidP="00192821">
            <w:pPr>
              <w:spacing w:line="240" w:lineRule="auto"/>
              <w:rPr>
                <w:rFonts w:cs="Miriam"/>
              </w:rPr>
            </w:pPr>
            <w:r>
              <w:rPr>
                <w:rFonts w:cs="Miriam"/>
              </w:rPr>
              <w:t>To Be Defined</w:t>
            </w:r>
          </w:p>
        </w:tc>
      </w:tr>
      <w:tr w:rsidR="00192821" w14:paraId="6E4388A2" w14:textId="77777777" w:rsidTr="00E77F89">
        <w:tc>
          <w:tcPr>
            <w:tcW w:w="1276" w:type="dxa"/>
          </w:tcPr>
          <w:p w14:paraId="5D5B4C08" w14:textId="77777777" w:rsidR="00192821" w:rsidRDefault="00192821" w:rsidP="00192821">
            <w:pPr>
              <w:spacing w:line="240" w:lineRule="auto"/>
              <w:rPr>
                <w:rFonts w:cs="Miriam"/>
              </w:rPr>
            </w:pPr>
            <w:r>
              <w:rPr>
                <w:rFonts w:cs="Miriam"/>
              </w:rPr>
              <w:t>TBR-</w:t>
            </w:r>
          </w:p>
        </w:tc>
        <w:tc>
          <w:tcPr>
            <w:tcW w:w="5846" w:type="dxa"/>
          </w:tcPr>
          <w:p w14:paraId="1280B244" w14:textId="77777777" w:rsidR="00192821" w:rsidRDefault="00192821" w:rsidP="00192821">
            <w:pPr>
              <w:spacing w:line="240" w:lineRule="auto"/>
              <w:rPr>
                <w:rFonts w:cs="Miriam"/>
              </w:rPr>
            </w:pPr>
            <w:r>
              <w:rPr>
                <w:rFonts w:cs="Miriam"/>
              </w:rPr>
              <w:t>To Be Reviewed</w:t>
            </w:r>
          </w:p>
        </w:tc>
      </w:tr>
      <w:tr w:rsidR="00192821" w14:paraId="286DC37F" w14:textId="77777777" w:rsidTr="00E77F89">
        <w:tc>
          <w:tcPr>
            <w:tcW w:w="1276" w:type="dxa"/>
          </w:tcPr>
          <w:p w14:paraId="2FDD95F4" w14:textId="77777777" w:rsidR="00192821" w:rsidRDefault="00192821" w:rsidP="00192821">
            <w:pPr>
              <w:spacing w:line="240" w:lineRule="auto"/>
              <w:rPr>
                <w:rFonts w:cs="Miriam"/>
              </w:rPr>
            </w:pPr>
            <w:r>
              <w:rPr>
                <w:rFonts w:cs="Miriam"/>
              </w:rPr>
              <w:t>TCU-</w:t>
            </w:r>
          </w:p>
        </w:tc>
        <w:tc>
          <w:tcPr>
            <w:tcW w:w="5846" w:type="dxa"/>
          </w:tcPr>
          <w:p w14:paraId="62CE8915" w14:textId="77777777" w:rsidR="00192821" w:rsidRDefault="00192821" w:rsidP="00192821">
            <w:pPr>
              <w:spacing w:line="240" w:lineRule="auto"/>
              <w:rPr>
                <w:rFonts w:cs="Miriam"/>
              </w:rPr>
            </w:pPr>
            <w:r>
              <w:rPr>
                <w:rFonts w:cs="Miriam"/>
              </w:rPr>
              <w:t>Temperature Control Unit</w:t>
            </w:r>
          </w:p>
        </w:tc>
      </w:tr>
      <w:tr w:rsidR="00192821" w14:paraId="79D8AD44" w14:textId="77777777" w:rsidTr="00E77F89">
        <w:tc>
          <w:tcPr>
            <w:tcW w:w="1276" w:type="dxa"/>
          </w:tcPr>
          <w:p w14:paraId="3212E6EB" w14:textId="3F1C4FD8" w:rsidR="00192821" w:rsidRDefault="001C4B44" w:rsidP="00192821">
            <w:pPr>
              <w:spacing w:line="240" w:lineRule="auto"/>
              <w:rPr>
                <w:rFonts w:cs="Miriam"/>
              </w:rPr>
            </w:pPr>
            <w:r>
              <w:rPr>
                <w:rFonts w:cs="Miriam"/>
              </w:rPr>
              <w:t>UART-</w:t>
            </w:r>
          </w:p>
        </w:tc>
        <w:tc>
          <w:tcPr>
            <w:tcW w:w="5846" w:type="dxa"/>
          </w:tcPr>
          <w:p w14:paraId="1A318C1B" w14:textId="371DA1CA" w:rsidR="00192821" w:rsidRDefault="001C4B44" w:rsidP="00192821">
            <w:pPr>
              <w:spacing w:line="240" w:lineRule="auto"/>
              <w:rPr>
                <w:rFonts w:cs="Miriam"/>
              </w:rPr>
            </w:pPr>
            <w:r>
              <w:rPr>
                <w:rFonts w:cs="Miriam"/>
              </w:rPr>
              <w:t>Universal Asynchronous Receiver Transmitter</w:t>
            </w:r>
          </w:p>
        </w:tc>
      </w:tr>
      <w:tr w:rsidR="001825BA" w14:paraId="771EDDA1" w14:textId="77777777" w:rsidTr="00E77F89">
        <w:tc>
          <w:tcPr>
            <w:tcW w:w="1276" w:type="dxa"/>
          </w:tcPr>
          <w:p w14:paraId="60E2A8EF" w14:textId="0E2326E8" w:rsidR="001825BA" w:rsidRDefault="001825BA" w:rsidP="00192821">
            <w:pPr>
              <w:spacing w:line="240" w:lineRule="auto"/>
              <w:rPr>
                <w:rFonts w:cs="Miriam"/>
              </w:rPr>
            </w:pPr>
            <w:r>
              <w:rPr>
                <w:rFonts w:cs="Miriam"/>
              </w:rPr>
              <w:t>U.V.-</w:t>
            </w:r>
          </w:p>
        </w:tc>
        <w:tc>
          <w:tcPr>
            <w:tcW w:w="5846" w:type="dxa"/>
          </w:tcPr>
          <w:p w14:paraId="7277C073" w14:textId="57B48B10" w:rsidR="001825BA" w:rsidRDefault="001825BA" w:rsidP="00192821">
            <w:pPr>
              <w:spacing w:line="240" w:lineRule="auto"/>
              <w:rPr>
                <w:rFonts w:cs="Miriam"/>
              </w:rPr>
            </w:pPr>
            <w:r>
              <w:rPr>
                <w:rFonts w:cs="Miriam"/>
              </w:rPr>
              <w:t>Under Voltage</w:t>
            </w:r>
          </w:p>
        </w:tc>
      </w:tr>
      <w:tr w:rsidR="00192821" w14:paraId="71753C6E" w14:textId="77777777" w:rsidTr="00E77F89">
        <w:tc>
          <w:tcPr>
            <w:tcW w:w="1276" w:type="dxa"/>
          </w:tcPr>
          <w:p w14:paraId="087BF228" w14:textId="77777777" w:rsidR="00192821" w:rsidRDefault="00192821" w:rsidP="00192821">
            <w:pPr>
              <w:spacing w:line="240" w:lineRule="auto"/>
              <w:rPr>
                <w:rFonts w:cs="Miriam"/>
              </w:rPr>
            </w:pPr>
            <w:r>
              <w:rPr>
                <w:rFonts w:cs="Miriam"/>
              </w:rPr>
              <w:t>VCRM-</w:t>
            </w:r>
          </w:p>
        </w:tc>
        <w:tc>
          <w:tcPr>
            <w:tcW w:w="5846" w:type="dxa"/>
          </w:tcPr>
          <w:p w14:paraId="1605A41A" w14:textId="77777777" w:rsidR="00192821" w:rsidRDefault="00192821" w:rsidP="00192821">
            <w:pPr>
              <w:spacing w:line="240" w:lineRule="auto"/>
              <w:rPr>
                <w:rFonts w:cs="Miriam"/>
              </w:rPr>
            </w:pPr>
            <w:r>
              <w:rPr>
                <w:rFonts w:cs="Miriam"/>
              </w:rPr>
              <w:t>Verification Cross Reference Matrix</w:t>
            </w:r>
          </w:p>
        </w:tc>
      </w:tr>
      <w:tr w:rsidR="001C4B44" w14:paraId="18FE2634" w14:textId="77777777" w:rsidTr="00E77F89">
        <w:tc>
          <w:tcPr>
            <w:tcW w:w="1276" w:type="dxa"/>
          </w:tcPr>
          <w:p w14:paraId="50B60C44" w14:textId="16FB407D" w:rsidR="001C4B44" w:rsidRDefault="001C4B44" w:rsidP="00192821">
            <w:pPr>
              <w:spacing w:line="240" w:lineRule="auto"/>
              <w:rPr>
                <w:rFonts w:cs="Miriam"/>
              </w:rPr>
            </w:pPr>
            <w:r>
              <w:rPr>
                <w:rFonts w:cs="Miriam"/>
              </w:rPr>
              <w:t>WD-</w:t>
            </w:r>
          </w:p>
        </w:tc>
        <w:tc>
          <w:tcPr>
            <w:tcW w:w="5846" w:type="dxa"/>
          </w:tcPr>
          <w:p w14:paraId="73016EA2" w14:textId="6D51E740" w:rsidR="001C4B44" w:rsidRDefault="001C4B44" w:rsidP="00192821">
            <w:pPr>
              <w:spacing w:line="240" w:lineRule="auto"/>
              <w:rPr>
                <w:rFonts w:cs="Miriam"/>
              </w:rPr>
            </w:pPr>
            <w:r>
              <w:rPr>
                <w:rFonts w:cs="Miriam"/>
              </w:rPr>
              <w:t>Watch Dog</w:t>
            </w:r>
          </w:p>
        </w:tc>
      </w:tr>
    </w:tbl>
    <w:p w14:paraId="5DEBF90C" w14:textId="77777777" w:rsidR="00E77F89" w:rsidRDefault="00E77F89" w:rsidP="000A6A48">
      <w:pPr>
        <w:ind w:right="684"/>
        <w:rPr>
          <w:color w:val="FF0000"/>
        </w:rPr>
      </w:pPr>
    </w:p>
    <w:p w14:paraId="16B1B050" w14:textId="77777777" w:rsidR="00E77F89" w:rsidRDefault="00E77F89">
      <w:pPr>
        <w:spacing w:line="240" w:lineRule="auto"/>
        <w:jc w:val="left"/>
        <w:rPr>
          <w:rFonts w:ascii="Arial Bold" w:hAnsi="Arial Bold" w:cs="Arial"/>
          <w:b/>
          <w:bCs/>
          <w:kern w:val="28"/>
          <w:sz w:val="36"/>
          <w:szCs w:val="36"/>
        </w:rPr>
      </w:pPr>
      <w:bookmarkStart w:id="44" w:name="_Toc11501329"/>
      <w:r>
        <w:br w:type="page"/>
      </w:r>
    </w:p>
    <w:p w14:paraId="583FEF8F" w14:textId="2AA1A7DE" w:rsidR="00E77F89" w:rsidRPr="00E77F89" w:rsidRDefault="00E77F89" w:rsidP="00E77F89">
      <w:pPr>
        <w:pStyle w:val="Heading2"/>
        <w:tabs>
          <w:tab w:val="num" w:pos="1134"/>
        </w:tabs>
      </w:pPr>
      <w:bookmarkStart w:id="45" w:name="_Toc130405506"/>
      <w:r w:rsidRPr="00E77F89">
        <w:lastRenderedPageBreak/>
        <w:t>Glossary</w:t>
      </w:r>
      <w:bookmarkEnd w:id="44"/>
      <w:bookmarkEnd w:id="45"/>
    </w:p>
    <w:p w14:paraId="27D62ECC" w14:textId="6725DA3E" w:rsidR="00E77F89" w:rsidRDefault="00E77F89" w:rsidP="00E77F89">
      <w:r w:rsidRPr="00564E94">
        <w:t xml:space="preserve">To Be Confirmed (TBC) </w:t>
      </w:r>
      <w:r>
        <w:t xml:space="preserve"> </w:t>
      </w:r>
      <w:r w:rsidRPr="00564E94">
        <w:t>– Requires further verification or agreement.</w:t>
      </w:r>
    </w:p>
    <w:p w14:paraId="5ECE0686" w14:textId="6D6CBC7E" w:rsidR="00E77F89" w:rsidRDefault="00E77F89" w:rsidP="00E77F89">
      <w:r>
        <w:t>To Be Defined (TBD)      – A requirement that has yet to be developed.</w:t>
      </w:r>
    </w:p>
    <w:p w14:paraId="20DD2849" w14:textId="1422FEF0" w:rsidR="00E77F89" w:rsidRDefault="00E77F89" w:rsidP="00E77F89">
      <w:pPr>
        <w:ind w:left="2595" w:hanging="2595"/>
      </w:pPr>
      <w:r>
        <w:t xml:space="preserve">To Be Reviewed (TBR)  – </w:t>
      </w:r>
      <w:r w:rsidRPr="00564E94">
        <w:t>A requirement that might over-constrain the design. This requirement shall be investigated during the preliminary design phase and updated if necessary</w:t>
      </w:r>
      <w:r>
        <w:t>.</w:t>
      </w:r>
    </w:p>
    <w:p w14:paraId="5F5F37AF" w14:textId="77777777" w:rsidR="00E77F89" w:rsidRPr="00564E94" w:rsidRDefault="00E77F89" w:rsidP="00E77F89">
      <w:pPr>
        <w:ind w:left="2595" w:hanging="2595"/>
      </w:pPr>
      <w:r>
        <w:t xml:space="preserve">For Future Implementation (FFI) – A requirement which is not necessary for </w:t>
      </w:r>
      <w:r w:rsidRPr="00A2188C">
        <w:t>product delivery but may require implementation in future versions. Foundations for implementation should be applied, provided that additional effort is reasonable and does not cause unnecessary risk</w:t>
      </w:r>
      <w:r>
        <w:t xml:space="preserve"> to the program.</w:t>
      </w:r>
      <w:r>
        <w:tab/>
      </w:r>
    </w:p>
    <w:p w14:paraId="5A49D242" w14:textId="47CB50EA" w:rsidR="000A6A48" w:rsidRDefault="006B0F0F" w:rsidP="000A6A48">
      <w:pPr>
        <w:ind w:right="684"/>
        <w:rPr>
          <w:color w:val="FF0000"/>
        </w:rPr>
      </w:pPr>
      <w:r>
        <w:rPr>
          <w:color w:val="FF0000"/>
        </w:rPr>
        <w:t xml:space="preserve">                                   </w:t>
      </w:r>
    </w:p>
    <w:p w14:paraId="5A49D243" w14:textId="77777777" w:rsidR="002E6C7A" w:rsidRPr="00C41F76" w:rsidRDefault="00F34D0F" w:rsidP="00C41F76">
      <w:pPr>
        <w:pStyle w:val="Heading1"/>
      </w:pPr>
      <w:bookmarkStart w:id="46" w:name="_Toc324074097"/>
      <w:bookmarkStart w:id="47" w:name="_Toc130405507"/>
      <w:r w:rsidRPr="00C41F76">
        <w:lastRenderedPageBreak/>
        <w:t>Referenced</w:t>
      </w:r>
      <w:r w:rsidR="009D73CA" w:rsidRPr="00C41F76">
        <w:t xml:space="preserve"> Documents</w:t>
      </w:r>
      <w:bookmarkEnd w:id="46"/>
      <w:bookmarkEnd w:id="47"/>
    </w:p>
    <w:p w14:paraId="5A49D25C" w14:textId="3D81542E" w:rsidR="002E6C7A" w:rsidRDefault="002E6C7A" w:rsidP="00E6726F">
      <w:pPr>
        <w:pStyle w:val="Heading2"/>
      </w:pPr>
      <w:bookmarkStart w:id="48" w:name="_Toc130405508"/>
      <w:r w:rsidRPr="00095301">
        <w:t>Elbit Systems Documents</w:t>
      </w:r>
      <w:bookmarkEnd w:id="48"/>
      <w:r w:rsidRPr="00095301">
        <w:t xml:space="preserve"> </w:t>
      </w:r>
    </w:p>
    <w:tbl>
      <w:tblPr>
        <w:tblW w:w="10490" w:type="dxa"/>
        <w:tblInd w:w="-567" w:type="dxa"/>
        <w:tblLayout w:type="fixed"/>
        <w:tblLook w:val="0000" w:firstRow="0" w:lastRow="0" w:firstColumn="0" w:lastColumn="0" w:noHBand="0" w:noVBand="0"/>
      </w:tblPr>
      <w:tblGrid>
        <w:gridCol w:w="710"/>
        <w:gridCol w:w="5812"/>
        <w:gridCol w:w="1983"/>
        <w:gridCol w:w="1247"/>
        <w:gridCol w:w="738"/>
      </w:tblGrid>
      <w:tr w:rsidR="00E6726F" w14:paraId="51D30F8B" w14:textId="77777777" w:rsidTr="0084639B">
        <w:tc>
          <w:tcPr>
            <w:tcW w:w="710" w:type="dxa"/>
            <w:tcBorders>
              <w:bottom w:val="single" w:sz="12" w:space="0" w:color="auto"/>
            </w:tcBorders>
          </w:tcPr>
          <w:p w14:paraId="6655CD3A" w14:textId="77777777" w:rsidR="00E6726F" w:rsidRDefault="00E6726F" w:rsidP="00E6726F">
            <w:pPr>
              <w:spacing w:before="40" w:after="40" w:line="240" w:lineRule="auto"/>
              <w:jc w:val="center"/>
              <w:rPr>
                <w:rFonts w:ascii="Arial" w:hAnsi="Arial" w:cs="Arial"/>
                <w:b/>
                <w:bCs/>
              </w:rPr>
            </w:pPr>
            <w:r>
              <w:rPr>
                <w:rFonts w:ascii="Arial" w:hAnsi="Arial" w:cs="Arial"/>
                <w:b/>
                <w:bCs/>
              </w:rPr>
              <w:t>No.</w:t>
            </w:r>
          </w:p>
        </w:tc>
        <w:tc>
          <w:tcPr>
            <w:tcW w:w="5812" w:type="dxa"/>
            <w:tcBorders>
              <w:bottom w:val="single" w:sz="12" w:space="0" w:color="auto"/>
            </w:tcBorders>
          </w:tcPr>
          <w:p w14:paraId="04AF1E70" w14:textId="77777777" w:rsidR="00E6726F" w:rsidRDefault="00E6726F" w:rsidP="00E6726F">
            <w:pPr>
              <w:spacing w:before="40" w:after="40" w:line="240" w:lineRule="auto"/>
              <w:jc w:val="center"/>
              <w:rPr>
                <w:rFonts w:ascii="Arial" w:hAnsi="Arial" w:cs="Arial"/>
                <w:b/>
                <w:bCs/>
              </w:rPr>
            </w:pPr>
            <w:r>
              <w:rPr>
                <w:rFonts w:ascii="Arial" w:hAnsi="Arial" w:cs="Arial"/>
                <w:b/>
                <w:bCs/>
              </w:rPr>
              <w:t>Title</w:t>
            </w:r>
          </w:p>
        </w:tc>
        <w:tc>
          <w:tcPr>
            <w:tcW w:w="1983" w:type="dxa"/>
            <w:tcBorders>
              <w:bottom w:val="single" w:sz="12" w:space="0" w:color="auto"/>
            </w:tcBorders>
          </w:tcPr>
          <w:p w14:paraId="4D2F6589" w14:textId="77777777" w:rsidR="00E6726F" w:rsidRDefault="00E6726F" w:rsidP="00E6726F">
            <w:pPr>
              <w:spacing w:before="40" w:after="40" w:line="240" w:lineRule="auto"/>
              <w:jc w:val="center"/>
              <w:rPr>
                <w:rFonts w:ascii="Arial" w:hAnsi="Arial" w:cs="Arial"/>
                <w:b/>
                <w:bCs/>
              </w:rPr>
            </w:pPr>
            <w:r>
              <w:rPr>
                <w:rFonts w:ascii="Arial" w:hAnsi="Arial" w:cs="Arial"/>
                <w:b/>
                <w:bCs/>
              </w:rPr>
              <w:t>ID</w:t>
            </w:r>
          </w:p>
        </w:tc>
        <w:tc>
          <w:tcPr>
            <w:tcW w:w="1247" w:type="dxa"/>
            <w:tcBorders>
              <w:bottom w:val="single" w:sz="12" w:space="0" w:color="auto"/>
            </w:tcBorders>
          </w:tcPr>
          <w:p w14:paraId="2E57111D" w14:textId="77777777" w:rsidR="00E6726F" w:rsidRDefault="00E6726F" w:rsidP="00E6726F">
            <w:pPr>
              <w:spacing w:before="40" w:after="40" w:line="240" w:lineRule="auto"/>
              <w:jc w:val="center"/>
              <w:rPr>
                <w:rFonts w:ascii="Arial" w:hAnsi="Arial" w:cs="Arial"/>
                <w:b/>
                <w:bCs/>
              </w:rPr>
            </w:pPr>
            <w:r>
              <w:rPr>
                <w:rFonts w:ascii="Arial" w:hAnsi="Arial" w:cs="Arial"/>
                <w:b/>
                <w:bCs/>
              </w:rPr>
              <w:t>Revision</w:t>
            </w:r>
          </w:p>
        </w:tc>
        <w:tc>
          <w:tcPr>
            <w:tcW w:w="738" w:type="dxa"/>
            <w:tcBorders>
              <w:bottom w:val="single" w:sz="12" w:space="0" w:color="auto"/>
            </w:tcBorders>
          </w:tcPr>
          <w:p w14:paraId="5D383EEE" w14:textId="77777777" w:rsidR="00E6726F" w:rsidRDefault="00E6726F" w:rsidP="00E6726F">
            <w:pPr>
              <w:spacing w:before="40" w:after="40" w:line="240" w:lineRule="auto"/>
              <w:jc w:val="center"/>
              <w:rPr>
                <w:rFonts w:ascii="Arial" w:hAnsi="Arial" w:cs="Arial"/>
                <w:b/>
                <w:bCs/>
              </w:rPr>
            </w:pPr>
            <w:r>
              <w:rPr>
                <w:rFonts w:ascii="Arial" w:hAnsi="Arial" w:cs="Arial"/>
                <w:b/>
                <w:bCs/>
              </w:rPr>
              <w:t>Date</w:t>
            </w:r>
          </w:p>
        </w:tc>
      </w:tr>
      <w:tr w:rsidR="00E6726F" w14:paraId="4A590DF8" w14:textId="77777777" w:rsidTr="0084639B">
        <w:tc>
          <w:tcPr>
            <w:tcW w:w="710" w:type="dxa"/>
          </w:tcPr>
          <w:p w14:paraId="01CF47A2" w14:textId="77777777" w:rsidR="00E6726F" w:rsidRDefault="00E6726F" w:rsidP="007D32FA">
            <w:pPr>
              <w:numPr>
                <w:ilvl w:val="0"/>
                <w:numId w:val="7"/>
              </w:numPr>
              <w:spacing w:before="20" w:after="20" w:line="240" w:lineRule="auto"/>
              <w:ind w:right="360"/>
              <w:rPr>
                <w:rFonts w:cs="Miriam"/>
              </w:rPr>
            </w:pPr>
          </w:p>
        </w:tc>
        <w:tc>
          <w:tcPr>
            <w:tcW w:w="5812" w:type="dxa"/>
          </w:tcPr>
          <w:p w14:paraId="07FBBB11" w14:textId="2D48627C" w:rsidR="00E6726F" w:rsidRPr="00D51FBC" w:rsidRDefault="00E6726F" w:rsidP="00E6726F">
            <w:pPr>
              <w:spacing w:before="20" w:after="20" w:line="240" w:lineRule="auto"/>
              <w:rPr>
                <w:rFonts w:asciiTheme="majorBidi" w:hAnsiTheme="majorBidi" w:cstheme="majorBidi"/>
                <w:color w:val="000000"/>
                <w:kern w:val="24"/>
                <w:szCs w:val="36"/>
              </w:rPr>
            </w:pPr>
            <w:r>
              <w:rPr>
                <w:rFonts w:asciiTheme="majorBidi" w:hAnsiTheme="majorBidi" w:cstheme="majorBidi"/>
                <w:color w:val="000000"/>
                <w:kern w:val="24"/>
                <w:szCs w:val="36"/>
              </w:rPr>
              <w:t xml:space="preserve">Condor-MS </w:t>
            </w:r>
            <w:proofErr w:type="spellStart"/>
            <w:r>
              <w:rPr>
                <w:rFonts w:asciiTheme="majorBidi" w:hAnsiTheme="majorBidi" w:cstheme="majorBidi"/>
                <w:color w:val="000000"/>
                <w:kern w:val="24"/>
                <w:szCs w:val="36"/>
              </w:rPr>
              <w:t>SyRS</w:t>
            </w:r>
            <w:proofErr w:type="spellEnd"/>
          </w:p>
        </w:tc>
        <w:tc>
          <w:tcPr>
            <w:tcW w:w="1983" w:type="dxa"/>
          </w:tcPr>
          <w:p w14:paraId="5F442AE8" w14:textId="5251FDB8" w:rsidR="00E6726F" w:rsidRDefault="0055500B" w:rsidP="00E6726F">
            <w:pPr>
              <w:spacing w:before="20" w:after="20" w:line="240" w:lineRule="auto"/>
            </w:pPr>
            <w:r w:rsidRPr="0055500B">
              <w:t>5495-1000-00PS</w:t>
            </w:r>
          </w:p>
        </w:tc>
        <w:tc>
          <w:tcPr>
            <w:tcW w:w="1247" w:type="dxa"/>
          </w:tcPr>
          <w:p w14:paraId="552EEBCC" w14:textId="77777777" w:rsidR="00E6726F" w:rsidRDefault="00E6726F" w:rsidP="00E6726F">
            <w:pPr>
              <w:spacing w:before="20" w:after="20" w:line="240" w:lineRule="auto"/>
              <w:rPr>
                <w:rFonts w:cs="Miriam"/>
              </w:rPr>
            </w:pPr>
          </w:p>
        </w:tc>
        <w:tc>
          <w:tcPr>
            <w:tcW w:w="738" w:type="dxa"/>
          </w:tcPr>
          <w:p w14:paraId="0418E6C0" w14:textId="77777777" w:rsidR="00E6726F" w:rsidRDefault="00E6726F" w:rsidP="00E6726F">
            <w:pPr>
              <w:spacing w:before="20" w:after="20" w:line="240" w:lineRule="auto"/>
              <w:rPr>
                <w:rFonts w:cs="Miriam"/>
              </w:rPr>
            </w:pPr>
          </w:p>
        </w:tc>
      </w:tr>
      <w:tr w:rsidR="00B74A4E" w14:paraId="476B8E00" w14:textId="77777777" w:rsidTr="0084639B">
        <w:tc>
          <w:tcPr>
            <w:tcW w:w="710" w:type="dxa"/>
          </w:tcPr>
          <w:p w14:paraId="228C093E" w14:textId="77777777" w:rsidR="00B74A4E" w:rsidRDefault="00B74A4E" w:rsidP="007D32FA">
            <w:pPr>
              <w:numPr>
                <w:ilvl w:val="0"/>
                <w:numId w:val="7"/>
              </w:numPr>
              <w:spacing w:before="20" w:after="20" w:line="240" w:lineRule="auto"/>
              <w:ind w:right="360"/>
              <w:rPr>
                <w:rFonts w:cs="Miriam"/>
              </w:rPr>
            </w:pPr>
          </w:p>
        </w:tc>
        <w:tc>
          <w:tcPr>
            <w:tcW w:w="5812" w:type="dxa"/>
          </w:tcPr>
          <w:p w14:paraId="714B6025" w14:textId="027E1B46" w:rsidR="00B74A4E" w:rsidRPr="00AA43BD" w:rsidRDefault="00B74A4E" w:rsidP="00E6726F">
            <w:pPr>
              <w:spacing w:before="20" w:after="20" w:line="240" w:lineRule="auto"/>
              <w:rPr>
                <w:rFonts w:asciiTheme="majorBidi" w:hAnsiTheme="majorBidi" w:cstheme="majorBidi"/>
                <w:color w:val="000000"/>
                <w:kern w:val="24"/>
                <w:szCs w:val="36"/>
              </w:rPr>
            </w:pPr>
            <w:r>
              <w:rPr>
                <w:rFonts w:asciiTheme="majorBidi" w:hAnsiTheme="majorBidi" w:cstheme="majorBidi"/>
                <w:color w:val="000000"/>
                <w:kern w:val="24"/>
                <w:szCs w:val="36"/>
              </w:rPr>
              <w:t>Condor-MS Interface Control Document (ICD)</w:t>
            </w:r>
          </w:p>
        </w:tc>
        <w:tc>
          <w:tcPr>
            <w:tcW w:w="1983" w:type="dxa"/>
          </w:tcPr>
          <w:p w14:paraId="73B4565C" w14:textId="5F2043BD" w:rsidR="00B74A4E" w:rsidRPr="00AA43BD" w:rsidRDefault="0055500B" w:rsidP="00E6726F">
            <w:pPr>
              <w:spacing w:before="20" w:after="20" w:line="240" w:lineRule="auto"/>
            </w:pPr>
            <w:r w:rsidRPr="0055500B">
              <w:t>5495-1000-00</w:t>
            </w:r>
            <w:r>
              <w:t>IC</w:t>
            </w:r>
          </w:p>
        </w:tc>
        <w:tc>
          <w:tcPr>
            <w:tcW w:w="1247" w:type="dxa"/>
          </w:tcPr>
          <w:p w14:paraId="68620F6A" w14:textId="77777777" w:rsidR="00B74A4E" w:rsidRDefault="00B74A4E" w:rsidP="00E6726F">
            <w:pPr>
              <w:spacing w:before="20" w:after="20" w:line="240" w:lineRule="auto"/>
              <w:rPr>
                <w:rFonts w:cs="Miriam"/>
              </w:rPr>
            </w:pPr>
          </w:p>
        </w:tc>
        <w:tc>
          <w:tcPr>
            <w:tcW w:w="738" w:type="dxa"/>
          </w:tcPr>
          <w:p w14:paraId="14F6496D" w14:textId="77777777" w:rsidR="00B74A4E" w:rsidRDefault="00B74A4E" w:rsidP="00E6726F">
            <w:pPr>
              <w:spacing w:before="20" w:after="20" w:line="240" w:lineRule="auto"/>
              <w:rPr>
                <w:rFonts w:cs="Miriam"/>
              </w:rPr>
            </w:pPr>
          </w:p>
        </w:tc>
      </w:tr>
      <w:tr w:rsidR="00E6726F" w14:paraId="3B3ACAB4" w14:textId="77777777" w:rsidTr="0084639B">
        <w:tc>
          <w:tcPr>
            <w:tcW w:w="710" w:type="dxa"/>
          </w:tcPr>
          <w:p w14:paraId="6DE749C6" w14:textId="77777777" w:rsidR="00E6726F" w:rsidRDefault="00E6726F" w:rsidP="007D32FA">
            <w:pPr>
              <w:numPr>
                <w:ilvl w:val="0"/>
                <w:numId w:val="7"/>
              </w:numPr>
              <w:spacing w:before="20" w:after="20" w:line="240" w:lineRule="auto"/>
              <w:ind w:right="360"/>
              <w:rPr>
                <w:rFonts w:cs="Miriam"/>
              </w:rPr>
            </w:pPr>
          </w:p>
        </w:tc>
        <w:tc>
          <w:tcPr>
            <w:tcW w:w="5812" w:type="dxa"/>
          </w:tcPr>
          <w:p w14:paraId="5D061389" w14:textId="77777777" w:rsidR="00E6726F" w:rsidRPr="00AA43BD" w:rsidRDefault="00E6726F" w:rsidP="00E6726F">
            <w:pPr>
              <w:spacing w:before="20" w:after="20" w:line="240" w:lineRule="auto"/>
              <w:rPr>
                <w:rFonts w:asciiTheme="majorBidi" w:hAnsiTheme="majorBidi" w:cstheme="majorBidi"/>
                <w:color w:val="000000"/>
                <w:kern w:val="24"/>
                <w:szCs w:val="36"/>
              </w:rPr>
            </w:pPr>
            <w:r w:rsidRPr="00AA43BD">
              <w:rPr>
                <w:rFonts w:asciiTheme="majorBidi" w:hAnsiTheme="majorBidi" w:cstheme="majorBidi"/>
                <w:color w:val="000000"/>
                <w:kern w:val="24"/>
                <w:szCs w:val="36"/>
              </w:rPr>
              <w:t>Acceptance Tests to Plastic Electronic Parts</w:t>
            </w:r>
          </w:p>
        </w:tc>
        <w:tc>
          <w:tcPr>
            <w:tcW w:w="1983" w:type="dxa"/>
          </w:tcPr>
          <w:p w14:paraId="4D284A1B" w14:textId="77777777" w:rsidR="00E6726F" w:rsidRDefault="00E6726F" w:rsidP="00E6726F">
            <w:pPr>
              <w:spacing w:before="20" w:after="20" w:line="240" w:lineRule="auto"/>
            </w:pPr>
            <w:r w:rsidRPr="00AA43BD">
              <w:t>EP 2304</w:t>
            </w:r>
          </w:p>
        </w:tc>
        <w:tc>
          <w:tcPr>
            <w:tcW w:w="1247" w:type="dxa"/>
          </w:tcPr>
          <w:p w14:paraId="1DAFD7C2" w14:textId="77777777" w:rsidR="00E6726F" w:rsidRDefault="00E6726F" w:rsidP="00E6726F">
            <w:pPr>
              <w:spacing w:before="20" w:after="20" w:line="240" w:lineRule="auto"/>
              <w:rPr>
                <w:rFonts w:cs="Miriam"/>
              </w:rPr>
            </w:pPr>
          </w:p>
        </w:tc>
        <w:tc>
          <w:tcPr>
            <w:tcW w:w="738" w:type="dxa"/>
          </w:tcPr>
          <w:p w14:paraId="7DF5012B" w14:textId="77777777" w:rsidR="00E6726F" w:rsidRDefault="00E6726F" w:rsidP="00E6726F">
            <w:pPr>
              <w:spacing w:before="20" w:after="20" w:line="240" w:lineRule="auto"/>
              <w:rPr>
                <w:rFonts w:cs="Miriam"/>
              </w:rPr>
            </w:pPr>
          </w:p>
        </w:tc>
      </w:tr>
      <w:tr w:rsidR="00E6726F" w14:paraId="510CCC3F" w14:textId="77777777" w:rsidTr="0084639B">
        <w:tc>
          <w:tcPr>
            <w:tcW w:w="710" w:type="dxa"/>
          </w:tcPr>
          <w:p w14:paraId="597F2D70" w14:textId="77777777" w:rsidR="00E6726F" w:rsidRDefault="00E6726F" w:rsidP="007D32FA">
            <w:pPr>
              <w:numPr>
                <w:ilvl w:val="0"/>
                <w:numId w:val="7"/>
              </w:numPr>
              <w:spacing w:before="20" w:after="20" w:line="240" w:lineRule="auto"/>
              <w:ind w:right="360"/>
              <w:rPr>
                <w:rFonts w:cs="Miriam"/>
              </w:rPr>
            </w:pPr>
          </w:p>
        </w:tc>
        <w:tc>
          <w:tcPr>
            <w:tcW w:w="5812" w:type="dxa"/>
          </w:tcPr>
          <w:p w14:paraId="7EFEF78D" w14:textId="77777777" w:rsidR="00E6726F" w:rsidRPr="00AA43BD" w:rsidRDefault="00E6726F" w:rsidP="00E6726F">
            <w:pPr>
              <w:spacing w:before="20" w:after="20" w:line="240" w:lineRule="auto"/>
              <w:rPr>
                <w:rFonts w:asciiTheme="majorBidi" w:hAnsiTheme="majorBidi" w:cstheme="majorBidi"/>
                <w:color w:val="000000"/>
                <w:kern w:val="24"/>
                <w:szCs w:val="36"/>
              </w:rPr>
            </w:pPr>
            <w:r w:rsidRPr="00AA43BD">
              <w:rPr>
                <w:rFonts w:asciiTheme="majorBidi" w:hAnsiTheme="majorBidi" w:cstheme="majorBidi"/>
                <w:color w:val="000000"/>
                <w:kern w:val="24"/>
                <w:szCs w:val="36"/>
              </w:rPr>
              <w:t>Resistors, Fixed, Chips</w:t>
            </w:r>
          </w:p>
        </w:tc>
        <w:tc>
          <w:tcPr>
            <w:tcW w:w="1983" w:type="dxa"/>
          </w:tcPr>
          <w:p w14:paraId="166BE292" w14:textId="77777777" w:rsidR="00E6726F" w:rsidRPr="00AA43BD" w:rsidRDefault="00E6726F" w:rsidP="00E6726F">
            <w:pPr>
              <w:spacing w:before="20" w:after="20" w:line="240" w:lineRule="auto"/>
            </w:pPr>
            <w:r w:rsidRPr="00AA43BD">
              <w:t>ES 1324</w:t>
            </w:r>
          </w:p>
        </w:tc>
        <w:tc>
          <w:tcPr>
            <w:tcW w:w="1247" w:type="dxa"/>
          </w:tcPr>
          <w:p w14:paraId="43DFC8BD" w14:textId="77777777" w:rsidR="00E6726F" w:rsidRDefault="00E6726F" w:rsidP="00E6726F">
            <w:pPr>
              <w:spacing w:before="20" w:after="20" w:line="240" w:lineRule="auto"/>
              <w:rPr>
                <w:rFonts w:cs="Miriam"/>
              </w:rPr>
            </w:pPr>
          </w:p>
        </w:tc>
        <w:tc>
          <w:tcPr>
            <w:tcW w:w="738" w:type="dxa"/>
          </w:tcPr>
          <w:p w14:paraId="7B24E25C" w14:textId="77777777" w:rsidR="00E6726F" w:rsidRDefault="00E6726F" w:rsidP="00E6726F">
            <w:pPr>
              <w:spacing w:before="20" w:after="20" w:line="240" w:lineRule="auto"/>
              <w:rPr>
                <w:rFonts w:cs="Miriam"/>
              </w:rPr>
            </w:pPr>
          </w:p>
        </w:tc>
      </w:tr>
      <w:tr w:rsidR="00E6726F" w14:paraId="1EDBF5FF" w14:textId="77777777" w:rsidTr="0084639B">
        <w:tc>
          <w:tcPr>
            <w:tcW w:w="710" w:type="dxa"/>
          </w:tcPr>
          <w:p w14:paraId="73046B38" w14:textId="77777777" w:rsidR="00E6726F" w:rsidRDefault="00E6726F" w:rsidP="007D32FA">
            <w:pPr>
              <w:numPr>
                <w:ilvl w:val="0"/>
                <w:numId w:val="7"/>
              </w:numPr>
              <w:spacing w:before="20" w:after="20" w:line="240" w:lineRule="auto"/>
              <w:ind w:right="360"/>
              <w:rPr>
                <w:rFonts w:cs="Miriam"/>
              </w:rPr>
            </w:pPr>
          </w:p>
        </w:tc>
        <w:tc>
          <w:tcPr>
            <w:tcW w:w="5812" w:type="dxa"/>
          </w:tcPr>
          <w:p w14:paraId="0B92377C" w14:textId="77777777" w:rsidR="00E6726F" w:rsidRPr="00AA43BD" w:rsidRDefault="00E6726F" w:rsidP="00E6726F">
            <w:pPr>
              <w:spacing w:before="20" w:after="20" w:line="240" w:lineRule="auto"/>
              <w:rPr>
                <w:rFonts w:asciiTheme="majorBidi" w:hAnsiTheme="majorBidi" w:cstheme="majorBidi"/>
                <w:color w:val="000000"/>
                <w:kern w:val="24"/>
                <w:szCs w:val="36"/>
              </w:rPr>
            </w:pPr>
            <w:r w:rsidRPr="00AA43BD">
              <w:rPr>
                <w:rFonts w:asciiTheme="majorBidi" w:hAnsiTheme="majorBidi" w:cstheme="majorBidi"/>
                <w:color w:val="000000"/>
                <w:kern w:val="24"/>
                <w:szCs w:val="36"/>
              </w:rPr>
              <w:t>Implementation of Electronic Parts (Industrial/Plastic) in Military Systems</w:t>
            </w:r>
          </w:p>
        </w:tc>
        <w:tc>
          <w:tcPr>
            <w:tcW w:w="1983" w:type="dxa"/>
          </w:tcPr>
          <w:p w14:paraId="03675882" w14:textId="77777777" w:rsidR="00E6726F" w:rsidRPr="00AA43BD" w:rsidRDefault="00E6726F" w:rsidP="00E6726F">
            <w:pPr>
              <w:spacing w:before="20" w:after="20" w:line="240" w:lineRule="auto"/>
            </w:pPr>
            <w:r w:rsidRPr="00AA43BD">
              <w:t>ES 1301-00</w:t>
            </w:r>
          </w:p>
        </w:tc>
        <w:tc>
          <w:tcPr>
            <w:tcW w:w="1247" w:type="dxa"/>
          </w:tcPr>
          <w:p w14:paraId="2EBB1924" w14:textId="77777777" w:rsidR="00E6726F" w:rsidRDefault="00E6726F" w:rsidP="00E6726F">
            <w:pPr>
              <w:spacing w:before="20" w:after="20" w:line="240" w:lineRule="auto"/>
              <w:rPr>
                <w:rFonts w:cs="Miriam"/>
              </w:rPr>
            </w:pPr>
          </w:p>
        </w:tc>
        <w:tc>
          <w:tcPr>
            <w:tcW w:w="738" w:type="dxa"/>
          </w:tcPr>
          <w:p w14:paraId="5AC05078" w14:textId="77777777" w:rsidR="00E6726F" w:rsidRDefault="00E6726F" w:rsidP="00E6726F">
            <w:pPr>
              <w:spacing w:before="20" w:after="20" w:line="240" w:lineRule="auto"/>
              <w:rPr>
                <w:rFonts w:cs="Miriam"/>
              </w:rPr>
            </w:pPr>
          </w:p>
        </w:tc>
      </w:tr>
      <w:tr w:rsidR="00E6726F" w14:paraId="362A8C84" w14:textId="77777777" w:rsidTr="0084639B">
        <w:tc>
          <w:tcPr>
            <w:tcW w:w="710" w:type="dxa"/>
          </w:tcPr>
          <w:p w14:paraId="7778E869" w14:textId="77777777" w:rsidR="00E6726F" w:rsidRDefault="00E6726F" w:rsidP="007D32FA">
            <w:pPr>
              <w:numPr>
                <w:ilvl w:val="0"/>
                <w:numId w:val="7"/>
              </w:numPr>
              <w:spacing w:before="20" w:after="20" w:line="240" w:lineRule="auto"/>
              <w:ind w:right="360"/>
              <w:rPr>
                <w:rFonts w:cs="Miriam"/>
              </w:rPr>
            </w:pPr>
          </w:p>
        </w:tc>
        <w:tc>
          <w:tcPr>
            <w:tcW w:w="5812" w:type="dxa"/>
          </w:tcPr>
          <w:p w14:paraId="74790DDC" w14:textId="77777777" w:rsidR="00E6726F" w:rsidRPr="00AA43BD" w:rsidRDefault="00E6726F" w:rsidP="00E6726F">
            <w:pPr>
              <w:spacing w:before="20" w:after="20" w:line="240" w:lineRule="auto"/>
              <w:rPr>
                <w:rFonts w:asciiTheme="majorBidi" w:hAnsiTheme="majorBidi" w:cstheme="majorBidi"/>
                <w:color w:val="000000"/>
                <w:kern w:val="24"/>
                <w:szCs w:val="36"/>
              </w:rPr>
            </w:pPr>
            <w:r w:rsidRPr="00AA43BD">
              <w:rPr>
                <w:rFonts w:asciiTheme="majorBidi" w:hAnsiTheme="majorBidi" w:cstheme="majorBidi"/>
                <w:color w:val="000000"/>
                <w:kern w:val="24"/>
                <w:szCs w:val="36"/>
              </w:rPr>
              <w:t>Capacitors, Ceramic, Chip, Multilayer</w:t>
            </w:r>
          </w:p>
        </w:tc>
        <w:tc>
          <w:tcPr>
            <w:tcW w:w="1983" w:type="dxa"/>
          </w:tcPr>
          <w:p w14:paraId="6315ABBA" w14:textId="77777777" w:rsidR="00E6726F" w:rsidRPr="00AA43BD" w:rsidRDefault="00E6726F" w:rsidP="00E6726F">
            <w:pPr>
              <w:spacing w:before="20" w:after="20" w:line="240" w:lineRule="auto"/>
            </w:pPr>
            <w:r w:rsidRPr="00AA43BD">
              <w:t>ES 1358</w:t>
            </w:r>
          </w:p>
        </w:tc>
        <w:tc>
          <w:tcPr>
            <w:tcW w:w="1247" w:type="dxa"/>
          </w:tcPr>
          <w:p w14:paraId="5169F3AF" w14:textId="77777777" w:rsidR="00E6726F" w:rsidRDefault="00E6726F" w:rsidP="00E6726F">
            <w:pPr>
              <w:spacing w:before="20" w:after="20" w:line="240" w:lineRule="auto"/>
              <w:rPr>
                <w:rFonts w:cs="Miriam"/>
              </w:rPr>
            </w:pPr>
          </w:p>
        </w:tc>
        <w:tc>
          <w:tcPr>
            <w:tcW w:w="738" w:type="dxa"/>
          </w:tcPr>
          <w:p w14:paraId="68B656BD" w14:textId="77777777" w:rsidR="00E6726F" w:rsidRDefault="00E6726F" w:rsidP="00E6726F">
            <w:pPr>
              <w:spacing w:before="20" w:after="20" w:line="240" w:lineRule="auto"/>
              <w:rPr>
                <w:rFonts w:cs="Miriam"/>
              </w:rPr>
            </w:pPr>
          </w:p>
        </w:tc>
      </w:tr>
      <w:tr w:rsidR="00E6726F" w14:paraId="07CC34DF" w14:textId="77777777" w:rsidTr="0084639B">
        <w:tc>
          <w:tcPr>
            <w:tcW w:w="710" w:type="dxa"/>
          </w:tcPr>
          <w:p w14:paraId="195D8776" w14:textId="77777777" w:rsidR="00E6726F" w:rsidRDefault="00E6726F" w:rsidP="007D32FA">
            <w:pPr>
              <w:numPr>
                <w:ilvl w:val="0"/>
                <w:numId w:val="7"/>
              </w:numPr>
              <w:spacing w:before="20" w:after="20" w:line="240" w:lineRule="auto"/>
              <w:ind w:right="360"/>
              <w:rPr>
                <w:rFonts w:cs="Miriam"/>
              </w:rPr>
            </w:pPr>
          </w:p>
        </w:tc>
        <w:tc>
          <w:tcPr>
            <w:tcW w:w="5812" w:type="dxa"/>
          </w:tcPr>
          <w:p w14:paraId="342275BC" w14:textId="77777777" w:rsidR="00E6726F" w:rsidRPr="00AA43BD" w:rsidRDefault="00E6726F" w:rsidP="00E6726F">
            <w:pPr>
              <w:spacing w:before="20" w:after="20" w:line="240" w:lineRule="auto"/>
              <w:rPr>
                <w:rFonts w:asciiTheme="majorBidi" w:hAnsiTheme="majorBidi" w:cstheme="majorBidi"/>
                <w:color w:val="000000"/>
                <w:kern w:val="24"/>
                <w:szCs w:val="36"/>
              </w:rPr>
            </w:pPr>
            <w:r w:rsidRPr="00AA43BD">
              <w:rPr>
                <w:rFonts w:asciiTheme="majorBidi" w:hAnsiTheme="majorBidi" w:cstheme="majorBidi"/>
                <w:color w:val="000000"/>
                <w:kern w:val="24"/>
                <w:szCs w:val="36"/>
              </w:rPr>
              <w:t>Capacitors, Fixed, Electrolytic (TA)</w:t>
            </w:r>
          </w:p>
        </w:tc>
        <w:tc>
          <w:tcPr>
            <w:tcW w:w="1983" w:type="dxa"/>
          </w:tcPr>
          <w:p w14:paraId="290B8C28" w14:textId="77777777" w:rsidR="00E6726F" w:rsidRPr="00AA43BD" w:rsidRDefault="00E6726F" w:rsidP="00E6726F">
            <w:pPr>
              <w:spacing w:before="20" w:after="20" w:line="240" w:lineRule="auto"/>
            </w:pPr>
            <w:r>
              <w:t>ES 1359</w:t>
            </w:r>
          </w:p>
        </w:tc>
        <w:tc>
          <w:tcPr>
            <w:tcW w:w="1247" w:type="dxa"/>
          </w:tcPr>
          <w:p w14:paraId="3B0CB2B9" w14:textId="77777777" w:rsidR="00E6726F" w:rsidRDefault="00E6726F" w:rsidP="00E6726F">
            <w:pPr>
              <w:spacing w:before="20" w:after="20" w:line="240" w:lineRule="auto"/>
              <w:rPr>
                <w:rFonts w:cs="Miriam"/>
              </w:rPr>
            </w:pPr>
          </w:p>
        </w:tc>
        <w:tc>
          <w:tcPr>
            <w:tcW w:w="738" w:type="dxa"/>
          </w:tcPr>
          <w:p w14:paraId="71313507" w14:textId="77777777" w:rsidR="00E6726F" w:rsidRDefault="00E6726F" w:rsidP="00E6726F">
            <w:pPr>
              <w:spacing w:before="20" w:after="20" w:line="240" w:lineRule="auto"/>
              <w:rPr>
                <w:rFonts w:cs="Miriam"/>
              </w:rPr>
            </w:pPr>
          </w:p>
        </w:tc>
      </w:tr>
      <w:tr w:rsidR="00E6726F" w14:paraId="2FA9DF87" w14:textId="77777777" w:rsidTr="0084639B">
        <w:tc>
          <w:tcPr>
            <w:tcW w:w="710" w:type="dxa"/>
          </w:tcPr>
          <w:p w14:paraId="40151512" w14:textId="77777777" w:rsidR="00E6726F" w:rsidRDefault="00E6726F" w:rsidP="007D32FA">
            <w:pPr>
              <w:numPr>
                <w:ilvl w:val="0"/>
                <w:numId w:val="7"/>
              </w:numPr>
              <w:spacing w:before="20" w:after="20" w:line="240" w:lineRule="auto"/>
              <w:ind w:right="360"/>
              <w:rPr>
                <w:rFonts w:cs="Miriam"/>
              </w:rPr>
            </w:pPr>
          </w:p>
        </w:tc>
        <w:tc>
          <w:tcPr>
            <w:tcW w:w="5812" w:type="dxa"/>
          </w:tcPr>
          <w:p w14:paraId="03D62703" w14:textId="4D1B698D" w:rsidR="00E6726F" w:rsidRPr="00AA43BD" w:rsidRDefault="00E6726F" w:rsidP="00E6726F">
            <w:pPr>
              <w:spacing w:before="20" w:after="20" w:line="240" w:lineRule="auto"/>
              <w:rPr>
                <w:rFonts w:asciiTheme="majorBidi" w:hAnsiTheme="majorBidi" w:cstheme="majorBidi"/>
                <w:color w:val="000000"/>
                <w:kern w:val="24"/>
                <w:szCs w:val="36"/>
              </w:rPr>
            </w:pPr>
            <w:r w:rsidRPr="00AA43BD">
              <w:rPr>
                <w:rFonts w:asciiTheme="majorBidi" w:hAnsiTheme="majorBidi" w:cstheme="majorBidi"/>
                <w:color w:val="000000"/>
                <w:kern w:val="24"/>
                <w:szCs w:val="36"/>
              </w:rPr>
              <w:t>Industrial Parts, Plastic Packages, Acce</w:t>
            </w:r>
            <w:r w:rsidR="0026743C">
              <w:rPr>
                <w:rFonts w:asciiTheme="majorBidi" w:hAnsiTheme="majorBidi" w:cstheme="majorBidi"/>
                <w:color w:val="000000"/>
                <w:kern w:val="24"/>
                <w:szCs w:val="36"/>
              </w:rPr>
              <w:t xml:space="preserve">ptance, Transport, Storage and </w:t>
            </w:r>
            <w:r w:rsidRPr="00AA43BD">
              <w:rPr>
                <w:rFonts w:asciiTheme="majorBidi" w:hAnsiTheme="majorBidi" w:cstheme="majorBidi"/>
                <w:color w:val="000000"/>
                <w:kern w:val="24"/>
                <w:szCs w:val="36"/>
              </w:rPr>
              <w:t>Assembly</w:t>
            </w:r>
          </w:p>
        </w:tc>
        <w:tc>
          <w:tcPr>
            <w:tcW w:w="1983" w:type="dxa"/>
          </w:tcPr>
          <w:p w14:paraId="49A35EE7" w14:textId="77777777" w:rsidR="00E6726F" w:rsidRPr="00AA43BD" w:rsidRDefault="00E6726F" w:rsidP="00E6726F">
            <w:pPr>
              <w:spacing w:before="20" w:after="20" w:line="240" w:lineRule="auto"/>
            </w:pPr>
            <w:r w:rsidRPr="00AA43BD">
              <w:t>GP 3200-5040-00</w:t>
            </w:r>
          </w:p>
        </w:tc>
        <w:tc>
          <w:tcPr>
            <w:tcW w:w="1247" w:type="dxa"/>
          </w:tcPr>
          <w:p w14:paraId="1B7CA255" w14:textId="77777777" w:rsidR="00E6726F" w:rsidRDefault="00E6726F" w:rsidP="00E6726F">
            <w:pPr>
              <w:spacing w:before="20" w:after="20" w:line="240" w:lineRule="auto"/>
              <w:rPr>
                <w:rFonts w:cs="Miriam"/>
              </w:rPr>
            </w:pPr>
          </w:p>
        </w:tc>
        <w:tc>
          <w:tcPr>
            <w:tcW w:w="738" w:type="dxa"/>
          </w:tcPr>
          <w:p w14:paraId="176C4543" w14:textId="77777777" w:rsidR="00E6726F" w:rsidRDefault="00E6726F" w:rsidP="00E6726F">
            <w:pPr>
              <w:spacing w:before="20" w:after="20" w:line="240" w:lineRule="auto"/>
              <w:rPr>
                <w:rFonts w:cs="Miriam"/>
              </w:rPr>
            </w:pPr>
          </w:p>
        </w:tc>
      </w:tr>
    </w:tbl>
    <w:p w14:paraId="766EACCC" w14:textId="77777777" w:rsidR="00E6726F" w:rsidRPr="00E6726F" w:rsidRDefault="00E6726F" w:rsidP="00E6726F"/>
    <w:p w14:paraId="4CCE7021" w14:textId="1CC29F7D" w:rsidR="008C7F50" w:rsidRDefault="008C7F50" w:rsidP="00E6726F">
      <w:pPr>
        <w:pStyle w:val="Heading2"/>
      </w:pPr>
      <w:bookmarkStart w:id="49" w:name="_Toc130405509"/>
      <w:r>
        <w:t xml:space="preserve">Military </w:t>
      </w:r>
      <w:r w:rsidR="00E6726F" w:rsidRPr="00095301">
        <w:t>Standards</w:t>
      </w:r>
      <w:bookmarkEnd w:id="49"/>
      <w:r w:rsidR="00E6726F" w:rsidRPr="00095301">
        <w:t xml:space="preserve"> </w:t>
      </w:r>
    </w:p>
    <w:tbl>
      <w:tblPr>
        <w:tblW w:w="10773" w:type="dxa"/>
        <w:tblInd w:w="-567" w:type="dxa"/>
        <w:tblLayout w:type="fixed"/>
        <w:tblLook w:val="0000" w:firstRow="0" w:lastRow="0" w:firstColumn="0" w:lastColumn="0" w:noHBand="0" w:noVBand="0"/>
      </w:tblPr>
      <w:tblGrid>
        <w:gridCol w:w="710"/>
        <w:gridCol w:w="5812"/>
        <w:gridCol w:w="2267"/>
        <w:gridCol w:w="1247"/>
        <w:gridCol w:w="737"/>
      </w:tblGrid>
      <w:tr w:rsidR="008C7F50" w14:paraId="41166091" w14:textId="77777777" w:rsidTr="0084639B">
        <w:tc>
          <w:tcPr>
            <w:tcW w:w="710" w:type="dxa"/>
            <w:tcBorders>
              <w:bottom w:val="single" w:sz="12" w:space="0" w:color="auto"/>
            </w:tcBorders>
          </w:tcPr>
          <w:p w14:paraId="60FC095A" w14:textId="77777777" w:rsidR="008C7F50" w:rsidRDefault="008C7F50" w:rsidP="0080324A">
            <w:pPr>
              <w:spacing w:before="40" w:after="40" w:line="240" w:lineRule="auto"/>
              <w:jc w:val="center"/>
              <w:rPr>
                <w:rFonts w:ascii="Arial" w:hAnsi="Arial" w:cs="Arial"/>
                <w:b/>
                <w:bCs/>
              </w:rPr>
            </w:pPr>
            <w:r>
              <w:rPr>
                <w:rFonts w:ascii="Arial" w:hAnsi="Arial" w:cs="Arial"/>
                <w:b/>
                <w:bCs/>
              </w:rPr>
              <w:t>No.</w:t>
            </w:r>
          </w:p>
        </w:tc>
        <w:tc>
          <w:tcPr>
            <w:tcW w:w="5812" w:type="dxa"/>
            <w:tcBorders>
              <w:bottom w:val="single" w:sz="12" w:space="0" w:color="auto"/>
            </w:tcBorders>
          </w:tcPr>
          <w:p w14:paraId="3FFF9E62" w14:textId="77777777" w:rsidR="008C7F50" w:rsidRDefault="008C7F50" w:rsidP="0080324A">
            <w:pPr>
              <w:spacing w:before="40" w:after="40" w:line="240" w:lineRule="auto"/>
              <w:jc w:val="center"/>
              <w:rPr>
                <w:rFonts w:ascii="Arial" w:hAnsi="Arial" w:cs="Arial"/>
                <w:b/>
                <w:bCs/>
              </w:rPr>
            </w:pPr>
            <w:r>
              <w:rPr>
                <w:rFonts w:ascii="Arial" w:hAnsi="Arial" w:cs="Arial"/>
                <w:b/>
                <w:bCs/>
              </w:rPr>
              <w:t>Title</w:t>
            </w:r>
          </w:p>
        </w:tc>
        <w:tc>
          <w:tcPr>
            <w:tcW w:w="2267" w:type="dxa"/>
            <w:tcBorders>
              <w:bottom w:val="single" w:sz="12" w:space="0" w:color="auto"/>
            </w:tcBorders>
          </w:tcPr>
          <w:p w14:paraId="4C6BE387" w14:textId="77777777" w:rsidR="008C7F50" w:rsidRDefault="008C7F50" w:rsidP="0080324A">
            <w:pPr>
              <w:spacing w:before="40" w:after="40" w:line="240" w:lineRule="auto"/>
              <w:jc w:val="center"/>
              <w:rPr>
                <w:rFonts w:ascii="Arial" w:hAnsi="Arial" w:cs="Arial"/>
                <w:b/>
                <w:bCs/>
              </w:rPr>
            </w:pPr>
            <w:r>
              <w:rPr>
                <w:rFonts w:ascii="Arial" w:hAnsi="Arial" w:cs="Arial"/>
                <w:b/>
                <w:bCs/>
              </w:rPr>
              <w:t>ID</w:t>
            </w:r>
          </w:p>
        </w:tc>
        <w:tc>
          <w:tcPr>
            <w:tcW w:w="1247" w:type="dxa"/>
            <w:tcBorders>
              <w:bottom w:val="single" w:sz="12" w:space="0" w:color="auto"/>
            </w:tcBorders>
          </w:tcPr>
          <w:p w14:paraId="62048849" w14:textId="77777777" w:rsidR="008C7F50" w:rsidRDefault="008C7F50" w:rsidP="0080324A">
            <w:pPr>
              <w:spacing w:before="40" w:after="40" w:line="240" w:lineRule="auto"/>
              <w:jc w:val="center"/>
              <w:rPr>
                <w:rFonts w:ascii="Arial" w:hAnsi="Arial" w:cs="Arial"/>
                <w:b/>
                <w:bCs/>
              </w:rPr>
            </w:pPr>
            <w:r>
              <w:rPr>
                <w:rFonts w:ascii="Arial" w:hAnsi="Arial" w:cs="Arial"/>
                <w:b/>
                <w:bCs/>
              </w:rPr>
              <w:t>Revision</w:t>
            </w:r>
          </w:p>
        </w:tc>
        <w:tc>
          <w:tcPr>
            <w:tcW w:w="737" w:type="dxa"/>
            <w:tcBorders>
              <w:bottom w:val="single" w:sz="12" w:space="0" w:color="auto"/>
            </w:tcBorders>
          </w:tcPr>
          <w:p w14:paraId="62ED34FB" w14:textId="77777777" w:rsidR="008C7F50" w:rsidRDefault="008C7F50" w:rsidP="0080324A">
            <w:pPr>
              <w:spacing w:before="40" w:after="40" w:line="240" w:lineRule="auto"/>
              <w:jc w:val="center"/>
              <w:rPr>
                <w:rFonts w:ascii="Arial" w:hAnsi="Arial" w:cs="Arial"/>
                <w:b/>
                <w:bCs/>
              </w:rPr>
            </w:pPr>
            <w:r>
              <w:rPr>
                <w:rFonts w:ascii="Arial" w:hAnsi="Arial" w:cs="Arial"/>
                <w:b/>
                <w:bCs/>
              </w:rPr>
              <w:t>Date</w:t>
            </w:r>
          </w:p>
        </w:tc>
      </w:tr>
      <w:tr w:rsidR="008C7F50" w14:paraId="57145743" w14:textId="77777777" w:rsidTr="0084639B">
        <w:tc>
          <w:tcPr>
            <w:tcW w:w="710" w:type="dxa"/>
            <w:tcBorders>
              <w:top w:val="single" w:sz="12" w:space="0" w:color="auto"/>
            </w:tcBorders>
          </w:tcPr>
          <w:p w14:paraId="12837D49" w14:textId="77777777" w:rsidR="008C7F50" w:rsidRDefault="008C7F50" w:rsidP="007D32FA">
            <w:pPr>
              <w:numPr>
                <w:ilvl w:val="0"/>
                <w:numId w:val="7"/>
              </w:numPr>
              <w:spacing w:before="20" w:after="20" w:line="240" w:lineRule="auto"/>
              <w:ind w:right="360"/>
              <w:rPr>
                <w:rFonts w:cs="Miriam"/>
              </w:rPr>
            </w:pPr>
          </w:p>
        </w:tc>
        <w:tc>
          <w:tcPr>
            <w:tcW w:w="5812" w:type="dxa"/>
            <w:tcBorders>
              <w:top w:val="single" w:sz="12" w:space="0" w:color="auto"/>
            </w:tcBorders>
          </w:tcPr>
          <w:p w14:paraId="596A0E7E" w14:textId="77777777" w:rsidR="008C7F50" w:rsidRPr="00D247A3" w:rsidRDefault="008C7F50" w:rsidP="0080324A">
            <w:pPr>
              <w:pStyle w:val="Explanation"/>
              <w:spacing w:before="20" w:after="20"/>
              <w:jc w:val="left"/>
              <w:rPr>
                <w:rFonts w:asciiTheme="majorBidi" w:hAnsiTheme="majorBidi" w:cstheme="majorBidi"/>
                <w:color w:val="auto"/>
                <w:sz w:val="24"/>
                <w:szCs w:val="24"/>
              </w:rPr>
            </w:pPr>
            <w:r w:rsidRPr="00D31C2C">
              <w:rPr>
                <w:rFonts w:asciiTheme="majorBidi" w:hAnsiTheme="majorBidi" w:cstheme="majorBidi"/>
                <w:color w:val="auto"/>
                <w:sz w:val="24"/>
                <w:szCs w:val="24"/>
              </w:rPr>
              <w:t>Identification Marking of Military property</w:t>
            </w:r>
          </w:p>
        </w:tc>
        <w:tc>
          <w:tcPr>
            <w:tcW w:w="2267" w:type="dxa"/>
            <w:tcBorders>
              <w:top w:val="single" w:sz="12" w:space="0" w:color="auto"/>
            </w:tcBorders>
          </w:tcPr>
          <w:p w14:paraId="54BAE1B9" w14:textId="77777777" w:rsidR="008C7F50" w:rsidRDefault="008C7F50" w:rsidP="0080324A">
            <w:pPr>
              <w:spacing w:before="20" w:after="20" w:line="240" w:lineRule="auto"/>
              <w:rPr>
                <w:rFonts w:cs="Miriam"/>
              </w:rPr>
            </w:pPr>
            <w:r>
              <w:rPr>
                <w:rFonts w:asciiTheme="majorBidi" w:hAnsiTheme="majorBidi" w:cstheme="majorBidi"/>
              </w:rPr>
              <w:t>MIL-STD-130L</w:t>
            </w:r>
          </w:p>
        </w:tc>
        <w:tc>
          <w:tcPr>
            <w:tcW w:w="1247" w:type="dxa"/>
            <w:tcBorders>
              <w:top w:val="single" w:sz="12" w:space="0" w:color="auto"/>
            </w:tcBorders>
          </w:tcPr>
          <w:p w14:paraId="207249E7" w14:textId="77777777" w:rsidR="008C7F50" w:rsidRDefault="008C7F50" w:rsidP="0080324A">
            <w:pPr>
              <w:spacing w:before="20" w:after="20" w:line="240" w:lineRule="auto"/>
              <w:rPr>
                <w:rFonts w:cs="Miriam"/>
              </w:rPr>
            </w:pPr>
          </w:p>
        </w:tc>
        <w:tc>
          <w:tcPr>
            <w:tcW w:w="737" w:type="dxa"/>
            <w:tcBorders>
              <w:top w:val="single" w:sz="12" w:space="0" w:color="auto"/>
            </w:tcBorders>
          </w:tcPr>
          <w:p w14:paraId="5B89F8A2" w14:textId="77777777" w:rsidR="008C7F50" w:rsidRDefault="008C7F50" w:rsidP="0080324A">
            <w:pPr>
              <w:spacing w:before="20" w:after="20" w:line="240" w:lineRule="auto"/>
              <w:rPr>
                <w:rFonts w:cs="Miriam"/>
              </w:rPr>
            </w:pPr>
          </w:p>
        </w:tc>
      </w:tr>
      <w:tr w:rsidR="008C7F50" w14:paraId="43E3A0B3" w14:textId="77777777" w:rsidTr="0084639B">
        <w:tc>
          <w:tcPr>
            <w:tcW w:w="710" w:type="dxa"/>
          </w:tcPr>
          <w:p w14:paraId="42647B35" w14:textId="77777777" w:rsidR="008C7F50" w:rsidRDefault="008C7F50" w:rsidP="007D32FA">
            <w:pPr>
              <w:numPr>
                <w:ilvl w:val="0"/>
                <w:numId w:val="7"/>
              </w:numPr>
              <w:spacing w:before="20" w:after="20" w:line="240" w:lineRule="auto"/>
              <w:ind w:right="360"/>
              <w:rPr>
                <w:rFonts w:cs="Miriam"/>
              </w:rPr>
            </w:pPr>
          </w:p>
        </w:tc>
        <w:tc>
          <w:tcPr>
            <w:tcW w:w="5812" w:type="dxa"/>
          </w:tcPr>
          <w:p w14:paraId="23D7803D" w14:textId="77777777" w:rsidR="008C7F50" w:rsidRPr="00D31C2C" w:rsidRDefault="008C7F50" w:rsidP="0080324A">
            <w:pPr>
              <w:pStyle w:val="Explanation"/>
              <w:spacing w:before="20" w:after="20"/>
              <w:jc w:val="left"/>
              <w:rPr>
                <w:rFonts w:asciiTheme="majorBidi" w:hAnsiTheme="majorBidi" w:cstheme="majorBidi"/>
                <w:color w:val="auto"/>
                <w:sz w:val="24"/>
                <w:szCs w:val="24"/>
                <w:rtl/>
              </w:rPr>
            </w:pPr>
            <w:r w:rsidRPr="00D31C2C">
              <w:rPr>
                <w:rFonts w:asciiTheme="majorBidi" w:hAnsiTheme="majorBidi" w:cstheme="majorBidi"/>
                <w:color w:val="auto"/>
                <w:sz w:val="24"/>
                <w:szCs w:val="24"/>
              </w:rPr>
              <w:t>Electromagnetic Interference Characteristic Requirements for Equipment</w:t>
            </w:r>
          </w:p>
        </w:tc>
        <w:tc>
          <w:tcPr>
            <w:tcW w:w="2267" w:type="dxa"/>
          </w:tcPr>
          <w:p w14:paraId="1D5F71CA" w14:textId="32FFD84B" w:rsidR="008C7F50" w:rsidRDefault="008C7F50" w:rsidP="0080324A">
            <w:pPr>
              <w:spacing w:before="20" w:after="20" w:line="240" w:lineRule="auto"/>
              <w:rPr>
                <w:rFonts w:cs="Miriam"/>
              </w:rPr>
            </w:pPr>
            <w:r w:rsidRPr="00D31C2C">
              <w:rPr>
                <w:rFonts w:cs="Miriam"/>
              </w:rPr>
              <w:t>MIL-STD-461C</w:t>
            </w:r>
            <w:r w:rsidR="00184F1D">
              <w:rPr>
                <w:rFonts w:cs="Miriam"/>
              </w:rPr>
              <w:t xml:space="preserve"> &amp; G</w:t>
            </w:r>
          </w:p>
        </w:tc>
        <w:tc>
          <w:tcPr>
            <w:tcW w:w="1247" w:type="dxa"/>
          </w:tcPr>
          <w:p w14:paraId="719D0CC0" w14:textId="77777777" w:rsidR="008C7F50" w:rsidRDefault="008C7F50" w:rsidP="0080324A">
            <w:pPr>
              <w:spacing w:before="20" w:after="20" w:line="240" w:lineRule="auto"/>
              <w:rPr>
                <w:rFonts w:cs="Miriam"/>
              </w:rPr>
            </w:pPr>
          </w:p>
        </w:tc>
        <w:tc>
          <w:tcPr>
            <w:tcW w:w="737" w:type="dxa"/>
          </w:tcPr>
          <w:p w14:paraId="30FF0EB2" w14:textId="77777777" w:rsidR="008C7F50" w:rsidRDefault="008C7F50" w:rsidP="0080324A">
            <w:pPr>
              <w:spacing w:before="20" w:after="20" w:line="240" w:lineRule="auto"/>
              <w:rPr>
                <w:rFonts w:cs="Miriam"/>
              </w:rPr>
            </w:pPr>
          </w:p>
        </w:tc>
      </w:tr>
      <w:tr w:rsidR="008C7F50" w14:paraId="43C529A5" w14:textId="77777777" w:rsidTr="0084639B">
        <w:tc>
          <w:tcPr>
            <w:tcW w:w="710" w:type="dxa"/>
          </w:tcPr>
          <w:p w14:paraId="0E98CB4C" w14:textId="77777777" w:rsidR="008C7F50" w:rsidRDefault="008C7F50" w:rsidP="007D32FA">
            <w:pPr>
              <w:numPr>
                <w:ilvl w:val="0"/>
                <w:numId w:val="7"/>
              </w:numPr>
              <w:spacing w:before="20" w:after="20" w:line="240" w:lineRule="auto"/>
              <w:ind w:right="360"/>
              <w:rPr>
                <w:rFonts w:cs="Miriam"/>
              </w:rPr>
            </w:pPr>
          </w:p>
        </w:tc>
        <w:tc>
          <w:tcPr>
            <w:tcW w:w="5812" w:type="dxa"/>
          </w:tcPr>
          <w:p w14:paraId="16BBD50A" w14:textId="77777777" w:rsidR="008C7F50" w:rsidRPr="00D31C2C" w:rsidRDefault="008C7F50" w:rsidP="0080324A">
            <w:pPr>
              <w:pStyle w:val="Explanation"/>
              <w:spacing w:before="20" w:after="20"/>
              <w:jc w:val="left"/>
              <w:rPr>
                <w:rFonts w:asciiTheme="majorBidi" w:hAnsiTheme="majorBidi" w:cstheme="majorBidi"/>
                <w:color w:val="auto"/>
                <w:sz w:val="24"/>
                <w:szCs w:val="24"/>
              </w:rPr>
            </w:pPr>
            <w:r w:rsidRPr="00D31C2C">
              <w:rPr>
                <w:rFonts w:asciiTheme="majorBidi" w:hAnsiTheme="majorBidi" w:cstheme="majorBidi"/>
                <w:color w:val="auto"/>
                <w:sz w:val="24"/>
                <w:szCs w:val="24"/>
              </w:rPr>
              <w:t>Electromagnetic environment effects requirements for systems</w:t>
            </w:r>
          </w:p>
        </w:tc>
        <w:tc>
          <w:tcPr>
            <w:tcW w:w="2267" w:type="dxa"/>
          </w:tcPr>
          <w:p w14:paraId="3EE89D7A" w14:textId="77777777" w:rsidR="008C7F50" w:rsidRDefault="008C7F50" w:rsidP="0080324A">
            <w:pPr>
              <w:spacing w:before="20" w:after="20" w:line="240" w:lineRule="auto"/>
              <w:rPr>
                <w:rFonts w:cs="Miriam"/>
              </w:rPr>
            </w:pPr>
            <w:r w:rsidRPr="00A52F6C">
              <w:rPr>
                <w:rFonts w:cs="Miriam"/>
              </w:rPr>
              <w:t>MIL-STD-464A/C</w:t>
            </w:r>
          </w:p>
        </w:tc>
        <w:tc>
          <w:tcPr>
            <w:tcW w:w="1247" w:type="dxa"/>
          </w:tcPr>
          <w:p w14:paraId="7CEE17AD" w14:textId="77777777" w:rsidR="008C7F50" w:rsidRDefault="008C7F50" w:rsidP="0080324A">
            <w:pPr>
              <w:spacing w:before="20" w:after="20" w:line="240" w:lineRule="auto"/>
              <w:rPr>
                <w:rFonts w:cs="Miriam"/>
              </w:rPr>
            </w:pPr>
          </w:p>
        </w:tc>
        <w:tc>
          <w:tcPr>
            <w:tcW w:w="737" w:type="dxa"/>
          </w:tcPr>
          <w:p w14:paraId="550F3731" w14:textId="77777777" w:rsidR="008C7F50" w:rsidRDefault="008C7F50" w:rsidP="0080324A">
            <w:pPr>
              <w:spacing w:before="20" w:after="20" w:line="240" w:lineRule="auto"/>
              <w:rPr>
                <w:rFonts w:cs="Miriam"/>
              </w:rPr>
            </w:pPr>
          </w:p>
        </w:tc>
      </w:tr>
      <w:tr w:rsidR="008C7F50" w14:paraId="279BEE4A" w14:textId="77777777" w:rsidTr="0084639B">
        <w:tc>
          <w:tcPr>
            <w:tcW w:w="710" w:type="dxa"/>
          </w:tcPr>
          <w:p w14:paraId="7DDB666B" w14:textId="77777777" w:rsidR="008C7F50" w:rsidRDefault="008C7F50" w:rsidP="007D32FA">
            <w:pPr>
              <w:numPr>
                <w:ilvl w:val="0"/>
                <w:numId w:val="7"/>
              </w:numPr>
              <w:spacing w:before="20" w:after="20" w:line="240" w:lineRule="auto"/>
              <w:ind w:right="360"/>
              <w:rPr>
                <w:rFonts w:cs="Miriam"/>
              </w:rPr>
            </w:pPr>
          </w:p>
        </w:tc>
        <w:tc>
          <w:tcPr>
            <w:tcW w:w="5812" w:type="dxa"/>
          </w:tcPr>
          <w:p w14:paraId="64F52203" w14:textId="77777777" w:rsidR="008C7F50" w:rsidRPr="00D31C2C" w:rsidRDefault="008C7F50" w:rsidP="0080324A">
            <w:pPr>
              <w:pStyle w:val="Explanation"/>
              <w:spacing w:before="20" w:after="20"/>
              <w:jc w:val="left"/>
              <w:rPr>
                <w:rFonts w:asciiTheme="majorBidi" w:hAnsiTheme="majorBidi" w:cstheme="majorBidi"/>
                <w:color w:val="auto"/>
                <w:sz w:val="24"/>
                <w:szCs w:val="24"/>
              </w:rPr>
            </w:pPr>
            <w:r>
              <w:rPr>
                <w:rFonts w:asciiTheme="majorBidi" w:hAnsiTheme="majorBidi" w:cstheme="majorBidi"/>
                <w:color w:val="auto"/>
                <w:sz w:val="24"/>
                <w:szCs w:val="24"/>
              </w:rPr>
              <w:t>Maintainability Program Requirements</w:t>
            </w:r>
          </w:p>
        </w:tc>
        <w:tc>
          <w:tcPr>
            <w:tcW w:w="2267" w:type="dxa"/>
          </w:tcPr>
          <w:p w14:paraId="2B26B2C5" w14:textId="77777777" w:rsidR="008C7F50" w:rsidRDefault="008C7F50" w:rsidP="0080324A">
            <w:pPr>
              <w:spacing w:before="20" w:after="20" w:line="240" w:lineRule="auto"/>
            </w:pPr>
            <w:r>
              <w:t>MIL-STD-470A</w:t>
            </w:r>
          </w:p>
        </w:tc>
        <w:tc>
          <w:tcPr>
            <w:tcW w:w="1247" w:type="dxa"/>
          </w:tcPr>
          <w:p w14:paraId="06A4F5B4" w14:textId="77777777" w:rsidR="008C7F50" w:rsidRDefault="008C7F50" w:rsidP="0080324A">
            <w:pPr>
              <w:spacing w:before="20" w:after="20" w:line="240" w:lineRule="auto"/>
              <w:rPr>
                <w:rFonts w:cs="Miriam"/>
              </w:rPr>
            </w:pPr>
          </w:p>
        </w:tc>
        <w:tc>
          <w:tcPr>
            <w:tcW w:w="737" w:type="dxa"/>
          </w:tcPr>
          <w:p w14:paraId="0172AE78" w14:textId="77777777" w:rsidR="008C7F50" w:rsidRDefault="008C7F50" w:rsidP="0080324A">
            <w:pPr>
              <w:spacing w:before="20" w:after="20" w:line="240" w:lineRule="auto"/>
              <w:rPr>
                <w:rFonts w:cs="Miriam"/>
              </w:rPr>
            </w:pPr>
          </w:p>
        </w:tc>
      </w:tr>
      <w:tr w:rsidR="008C7F50" w14:paraId="6211B216" w14:textId="77777777" w:rsidTr="0084639B">
        <w:tc>
          <w:tcPr>
            <w:tcW w:w="710" w:type="dxa"/>
          </w:tcPr>
          <w:p w14:paraId="2411454F" w14:textId="77777777" w:rsidR="008C7F50" w:rsidRDefault="008C7F50" w:rsidP="007D32FA">
            <w:pPr>
              <w:numPr>
                <w:ilvl w:val="0"/>
                <w:numId w:val="7"/>
              </w:numPr>
              <w:spacing w:before="20" w:after="20" w:line="240" w:lineRule="auto"/>
              <w:ind w:right="360"/>
              <w:rPr>
                <w:rFonts w:cs="Miriam"/>
              </w:rPr>
            </w:pPr>
          </w:p>
        </w:tc>
        <w:tc>
          <w:tcPr>
            <w:tcW w:w="5812" w:type="dxa"/>
          </w:tcPr>
          <w:p w14:paraId="459C9E0F" w14:textId="77777777" w:rsidR="008C7F50" w:rsidRPr="00D31C2C" w:rsidRDefault="008C7F50" w:rsidP="0080324A">
            <w:pPr>
              <w:pStyle w:val="Explanation"/>
              <w:spacing w:before="20" w:after="20"/>
              <w:jc w:val="left"/>
              <w:rPr>
                <w:rFonts w:asciiTheme="majorBidi" w:hAnsiTheme="majorBidi" w:cstheme="majorBidi"/>
                <w:color w:val="auto"/>
                <w:sz w:val="24"/>
                <w:szCs w:val="24"/>
              </w:rPr>
            </w:pPr>
            <w:r w:rsidRPr="00D31C2C">
              <w:rPr>
                <w:rFonts w:asciiTheme="majorBidi" w:hAnsiTheme="majorBidi" w:cstheme="majorBidi"/>
                <w:color w:val="auto"/>
                <w:sz w:val="24"/>
                <w:szCs w:val="24"/>
              </w:rPr>
              <w:t>Aircraft Electric Power Characteristics</w:t>
            </w:r>
          </w:p>
        </w:tc>
        <w:tc>
          <w:tcPr>
            <w:tcW w:w="2267" w:type="dxa"/>
          </w:tcPr>
          <w:p w14:paraId="24688A0B" w14:textId="2A2A0A1C" w:rsidR="008C7F50" w:rsidRDefault="008C7F50" w:rsidP="00EB34F3">
            <w:pPr>
              <w:spacing w:before="20" w:after="20" w:line="240" w:lineRule="auto"/>
            </w:pPr>
            <w:r w:rsidRPr="00D31C2C">
              <w:t>MIL-STD-</w:t>
            </w:r>
            <w:r w:rsidR="00E23EA2" w:rsidRPr="00D31C2C">
              <w:t>704</w:t>
            </w:r>
            <w:r w:rsidR="00E23EA2">
              <w:t>A</w:t>
            </w:r>
            <w:r w:rsidR="00184F1D">
              <w:t xml:space="preserve"> </w:t>
            </w:r>
            <w:r w:rsidR="00EB34F3">
              <w:t>&amp;</w:t>
            </w:r>
            <w:r w:rsidR="00184F1D">
              <w:t xml:space="preserve"> </w:t>
            </w:r>
            <w:r w:rsidR="00165275">
              <w:t>F</w:t>
            </w:r>
          </w:p>
        </w:tc>
        <w:tc>
          <w:tcPr>
            <w:tcW w:w="1247" w:type="dxa"/>
          </w:tcPr>
          <w:p w14:paraId="59848908" w14:textId="77777777" w:rsidR="008C7F50" w:rsidRDefault="008C7F50" w:rsidP="0080324A">
            <w:pPr>
              <w:spacing w:before="20" w:after="20" w:line="240" w:lineRule="auto"/>
              <w:rPr>
                <w:rFonts w:cs="Miriam"/>
              </w:rPr>
            </w:pPr>
          </w:p>
        </w:tc>
        <w:tc>
          <w:tcPr>
            <w:tcW w:w="737" w:type="dxa"/>
          </w:tcPr>
          <w:p w14:paraId="4C89EB38" w14:textId="77777777" w:rsidR="008C7F50" w:rsidRDefault="008C7F50" w:rsidP="0080324A">
            <w:pPr>
              <w:spacing w:before="20" w:after="20" w:line="240" w:lineRule="auto"/>
              <w:rPr>
                <w:rFonts w:cs="Miriam"/>
              </w:rPr>
            </w:pPr>
          </w:p>
        </w:tc>
      </w:tr>
      <w:tr w:rsidR="008C7F50" w14:paraId="5049FCEE" w14:textId="77777777" w:rsidTr="0084639B">
        <w:tc>
          <w:tcPr>
            <w:tcW w:w="710" w:type="dxa"/>
          </w:tcPr>
          <w:p w14:paraId="5BE9E1AA" w14:textId="77777777" w:rsidR="008C7F50" w:rsidRDefault="008C7F50" w:rsidP="007D32FA">
            <w:pPr>
              <w:numPr>
                <w:ilvl w:val="0"/>
                <w:numId w:val="7"/>
              </w:numPr>
              <w:spacing w:before="20" w:after="20" w:line="240" w:lineRule="auto"/>
              <w:ind w:right="360"/>
              <w:rPr>
                <w:rFonts w:cs="Miriam"/>
              </w:rPr>
            </w:pPr>
          </w:p>
        </w:tc>
        <w:tc>
          <w:tcPr>
            <w:tcW w:w="5812" w:type="dxa"/>
          </w:tcPr>
          <w:p w14:paraId="36831146" w14:textId="77777777" w:rsidR="008C7F50" w:rsidRPr="00D31C2C" w:rsidRDefault="008C7F50" w:rsidP="0080324A">
            <w:pPr>
              <w:pStyle w:val="Explanation"/>
              <w:spacing w:before="20" w:after="20"/>
              <w:jc w:val="left"/>
              <w:rPr>
                <w:rFonts w:asciiTheme="majorBidi" w:hAnsiTheme="majorBidi" w:cstheme="majorBidi"/>
                <w:color w:val="auto"/>
                <w:sz w:val="24"/>
                <w:szCs w:val="24"/>
              </w:rPr>
            </w:pPr>
            <w:r w:rsidRPr="009C2F66">
              <w:rPr>
                <w:rFonts w:asciiTheme="majorBidi" w:hAnsiTheme="majorBidi" w:cstheme="majorBidi"/>
                <w:color w:val="auto"/>
                <w:sz w:val="24"/>
                <w:szCs w:val="24"/>
              </w:rPr>
              <w:t>Environmental Test Methods</w:t>
            </w:r>
            <w:r>
              <w:rPr>
                <w:rFonts w:asciiTheme="majorBidi" w:hAnsiTheme="majorBidi" w:cstheme="majorBidi"/>
                <w:color w:val="auto"/>
                <w:sz w:val="24"/>
                <w:szCs w:val="24"/>
              </w:rPr>
              <w:t xml:space="preserve"> and Engineering Guidelines</w:t>
            </w:r>
          </w:p>
        </w:tc>
        <w:tc>
          <w:tcPr>
            <w:tcW w:w="2267" w:type="dxa"/>
          </w:tcPr>
          <w:p w14:paraId="5D3A6E17" w14:textId="7519860D" w:rsidR="008C7F50" w:rsidRPr="00E035FD" w:rsidRDefault="008D6A5D" w:rsidP="0080324A">
            <w:pPr>
              <w:spacing w:before="20" w:after="20" w:line="240" w:lineRule="auto"/>
            </w:pPr>
            <w:r>
              <w:t>MIL-STD-810</w:t>
            </w:r>
            <w:r w:rsidR="008C7F50" w:rsidRPr="00E035FD">
              <w:t>G</w:t>
            </w:r>
          </w:p>
        </w:tc>
        <w:tc>
          <w:tcPr>
            <w:tcW w:w="1247" w:type="dxa"/>
          </w:tcPr>
          <w:p w14:paraId="259E4305" w14:textId="77777777" w:rsidR="008C7F50" w:rsidRPr="00E035FD" w:rsidRDefault="008C7F50" w:rsidP="0080324A">
            <w:pPr>
              <w:spacing w:before="20" w:after="20" w:line="240" w:lineRule="auto"/>
              <w:rPr>
                <w:rFonts w:cs="Miriam"/>
              </w:rPr>
            </w:pPr>
          </w:p>
        </w:tc>
        <w:tc>
          <w:tcPr>
            <w:tcW w:w="737" w:type="dxa"/>
          </w:tcPr>
          <w:p w14:paraId="437DE86A" w14:textId="77777777" w:rsidR="008C7F50" w:rsidRDefault="008C7F50" w:rsidP="0080324A">
            <w:pPr>
              <w:spacing w:before="20" w:after="20" w:line="240" w:lineRule="auto"/>
              <w:rPr>
                <w:rFonts w:cs="Miriam"/>
              </w:rPr>
            </w:pPr>
          </w:p>
        </w:tc>
      </w:tr>
      <w:tr w:rsidR="008C7F50" w14:paraId="3BCC75B9" w14:textId="77777777" w:rsidTr="0084639B">
        <w:tc>
          <w:tcPr>
            <w:tcW w:w="710" w:type="dxa"/>
          </w:tcPr>
          <w:p w14:paraId="417908CF" w14:textId="77777777" w:rsidR="008C7F50" w:rsidRDefault="008C7F50" w:rsidP="007D32FA">
            <w:pPr>
              <w:numPr>
                <w:ilvl w:val="0"/>
                <w:numId w:val="7"/>
              </w:numPr>
              <w:spacing w:before="20" w:after="20" w:line="240" w:lineRule="auto"/>
              <w:ind w:right="360"/>
              <w:rPr>
                <w:rFonts w:cs="Miriam"/>
              </w:rPr>
            </w:pPr>
          </w:p>
        </w:tc>
        <w:tc>
          <w:tcPr>
            <w:tcW w:w="5812" w:type="dxa"/>
          </w:tcPr>
          <w:p w14:paraId="5B53B893" w14:textId="77777777" w:rsidR="008C7F50" w:rsidRPr="00D31C2C" w:rsidRDefault="008C7F50" w:rsidP="0080324A">
            <w:pPr>
              <w:pStyle w:val="Explanation"/>
              <w:spacing w:before="20" w:after="20"/>
              <w:jc w:val="left"/>
              <w:rPr>
                <w:rFonts w:asciiTheme="majorBidi" w:hAnsiTheme="majorBidi" w:cstheme="majorBidi"/>
                <w:color w:val="auto"/>
                <w:sz w:val="24"/>
                <w:szCs w:val="24"/>
              </w:rPr>
            </w:pPr>
            <w:r>
              <w:rPr>
                <w:rFonts w:asciiTheme="majorBidi" w:hAnsiTheme="majorBidi" w:cstheme="majorBidi"/>
                <w:color w:val="auto"/>
                <w:sz w:val="24"/>
                <w:szCs w:val="24"/>
              </w:rPr>
              <w:t xml:space="preserve">Standard Practice for System Safety </w:t>
            </w:r>
          </w:p>
        </w:tc>
        <w:tc>
          <w:tcPr>
            <w:tcW w:w="2267" w:type="dxa"/>
          </w:tcPr>
          <w:p w14:paraId="35DCD544" w14:textId="40DE92F8" w:rsidR="008C7F50" w:rsidRPr="00D31C2C" w:rsidRDefault="008C7F50" w:rsidP="00A52F6C">
            <w:pPr>
              <w:spacing w:before="20" w:after="20" w:line="240" w:lineRule="auto"/>
            </w:pPr>
            <w:r>
              <w:t>MIL-STD-882</w:t>
            </w:r>
            <w:r w:rsidR="00A52F6C">
              <w:t>E</w:t>
            </w:r>
          </w:p>
        </w:tc>
        <w:tc>
          <w:tcPr>
            <w:tcW w:w="1247" w:type="dxa"/>
          </w:tcPr>
          <w:p w14:paraId="73EE60D3" w14:textId="77777777" w:rsidR="008C7F50" w:rsidRDefault="008C7F50" w:rsidP="0080324A">
            <w:pPr>
              <w:spacing w:before="20" w:after="20" w:line="240" w:lineRule="auto"/>
              <w:rPr>
                <w:rFonts w:cs="Miriam"/>
              </w:rPr>
            </w:pPr>
          </w:p>
        </w:tc>
        <w:tc>
          <w:tcPr>
            <w:tcW w:w="737" w:type="dxa"/>
          </w:tcPr>
          <w:p w14:paraId="1B0577AA" w14:textId="77777777" w:rsidR="008C7F50" w:rsidRDefault="008C7F50" w:rsidP="0080324A">
            <w:pPr>
              <w:spacing w:before="20" w:after="20" w:line="240" w:lineRule="auto"/>
              <w:rPr>
                <w:rFonts w:cs="Miriam"/>
              </w:rPr>
            </w:pPr>
          </w:p>
        </w:tc>
      </w:tr>
      <w:tr w:rsidR="008C7F50" w14:paraId="193D11E9" w14:textId="77777777" w:rsidTr="0084639B">
        <w:tc>
          <w:tcPr>
            <w:tcW w:w="710" w:type="dxa"/>
          </w:tcPr>
          <w:p w14:paraId="2DCD0031" w14:textId="77777777" w:rsidR="008C7F50" w:rsidRDefault="008C7F50" w:rsidP="007D32FA">
            <w:pPr>
              <w:numPr>
                <w:ilvl w:val="0"/>
                <w:numId w:val="7"/>
              </w:numPr>
              <w:spacing w:before="20" w:after="20" w:line="240" w:lineRule="auto"/>
              <w:ind w:right="360"/>
              <w:rPr>
                <w:rFonts w:cs="Miriam"/>
              </w:rPr>
            </w:pPr>
          </w:p>
        </w:tc>
        <w:tc>
          <w:tcPr>
            <w:tcW w:w="5812" w:type="dxa"/>
          </w:tcPr>
          <w:p w14:paraId="2C8D244E" w14:textId="77777777" w:rsidR="008C7F50" w:rsidRPr="00D31C2C" w:rsidRDefault="008C7F50" w:rsidP="0080324A">
            <w:pPr>
              <w:pStyle w:val="Explanation"/>
              <w:spacing w:before="20" w:after="20"/>
              <w:jc w:val="left"/>
              <w:rPr>
                <w:rFonts w:asciiTheme="majorBidi" w:hAnsiTheme="majorBidi" w:cstheme="majorBidi"/>
                <w:color w:val="auto"/>
                <w:sz w:val="24"/>
                <w:szCs w:val="24"/>
              </w:rPr>
            </w:pPr>
            <w:r>
              <w:rPr>
                <w:rFonts w:asciiTheme="majorBidi" w:hAnsiTheme="majorBidi" w:cstheme="majorBidi"/>
                <w:color w:val="auto"/>
                <w:sz w:val="24"/>
                <w:szCs w:val="24"/>
              </w:rPr>
              <w:t>Test Methods and Procedures for Microelectronics</w:t>
            </w:r>
          </w:p>
        </w:tc>
        <w:tc>
          <w:tcPr>
            <w:tcW w:w="2267" w:type="dxa"/>
          </w:tcPr>
          <w:p w14:paraId="3DB68945" w14:textId="77777777" w:rsidR="008C7F50" w:rsidRPr="00D31C2C" w:rsidRDefault="008C7F50" w:rsidP="0080324A">
            <w:pPr>
              <w:spacing w:before="20" w:after="20" w:line="240" w:lineRule="auto"/>
            </w:pPr>
            <w:r>
              <w:t>MIL-STD-883F</w:t>
            </w:r>
          </w:p>
        </w:tc>
        <w:tc>
          <w:tcPr>
            <w:tcW w:w="1247" w:type="dxa"/>
          </w:tcPr>
          <w:p w14:paraId="1EBCFA1B" w14:textId="77777777" w:rsidR="008C7F50" w:rsidRDefault="008C7F50" w:rsidP="0080324A">
            <w:pPr>
              <w:spacing w:before="20" w:after="20" w:line="240" w:lineRule="auto"/>
              <w:rPr>
                <w:rFonts w:cs="Miriam"/>
              </w:rPr>
            </w:pPr>
          </w:p>
        </w:tc>
        <w:tc>
          <w:tcPr>
            <w:tcW w:w="737" w:type="dxa"/>
          </w:tcPr>
          <w:p w14:paraId="52D38FB6" w14:textId="77777777" w:rsidR="008C7F50" w:rsidRDefault="008C7F50" w:rsidP="0080324A">
            <w:pPr>
              <w:spacing w:before="20" w:after="20" w:line="240" w:lineRule="auto"/>
              <w:rPr>
                <w:rFonts w:cs="Miriam"/>
              </w:rPr>
            </w:pPr>
          </w:p>
        </w:tc>
      </w:tr>
      <w:tr w:rsidR="008C7F50" w14:paraId="1C5A4FE2" w14:textId="77777777" w:rsidTr="0084639B">
        <w:tc>
          <w:tcPr>
            <w:tcW w:w="710" w:type="dxa"/>
          </w:tcPr>
          <w:p w14:paraId="56E4D47C" w14:textId="77777777" w:rsidR="008C7F50" w:rsidRDefault="008C7F50" w:rsidP="007D32FA">
            <w:pPr>
              <w:numPr>
                <w:ilvl w:val="0"/>
                <w:numId w:val="7"/>
              </w:numPr>
              <w:spacing w:before="20" w:after="20" w:line="240" w:lineRule="auto"/>
              <w:ind w:right="360"/>
              <w:rPr>
                <w:rFonts w:cs="Miriam"/>
              </w:rPr>
            </w:pPr>
          </w:p>
        </w:tc>
        <w:tc>
          <w:tcPr>
            <w:tcW w:w="5812" w:type="dxa"/>
          </w:tcPr>
          <w:p w14:paraId="23B885C5" w14:textId="77777777" w:rsidR="008C7F50" w:rsidRPr="00D31C2C" w:rsidRDefault="008C7F50" w:rsidP="0080324A">
            <w:pPr>
              <w:pStyle w:val="Explanation"/>
              <w:spacing w:before="20" w:after="20"/>
              <w:jc w:val="left"/>
              <w:rPr>
                <w:rFonts w:asciiTheme="majorBidi" w:hAnsiTheme="majorBidi" w:cstheme="majorBidi"/>
                <w:color w:val="auto"/>
                <w:sz w:val="24"/>
                <w:szCs w:val="24"/>
              </w:rPr>
            </w:pPr>
            <w:r w:rsidRPr="009C2F66">
              <w:rPr>
                <w:rFonts w:asciiTheme="majorBidi" w:hAnsiTheme="majorBidi" w:cstheme="majorBidi"/>
                <w:color w:val="auto"/>
                <w:sz w:val="24"/>
                <w:szCs w:val="24"/>
              </w:rPr>
              <w:t>Human Engineering Design Criteria for Military Systems, Equipment and Facilities</w:t>
            </w:r>
          </w:p>
        </w:tc>
        <w:tc>
          <w:tcPr>
            <w:tcW w:w="2267" w:type="dxa"/>
          </w:tcPr>
          <w:p w14:paraId="78F09F8B" w14:textId="6C17F90D" w:rsidR="008C7F50" w:rsidRPr="00D31C2C" w:rsidRDefault="008C7F50" w:rsidP="00A52F6C">
            <w:pPr>
              <w:spacing w:before="20" w:after="20" w:line="240" w:lineRule="auto"/>
            </w:pPr>
            <w:r w:rsidRPr="009C2F66">
              <w:t>MIL-STD-1472</w:t>
            </w:r>
            <w:r w:rsidR="00A52F6C">
              <w:t>G</w:t>
            </w:r>
          </w:p>
        </w:tc>
        <w:tc>
          <w:tcPr>
            <w:tcW w:w="1247" w:type="dxa"/>
          </w:tcPr>
          <w:p w14:paraId="4225948D" w14:textId="77777777" w:rsidR="008C7F50" w:rsidRDefault="008C7F50" w:rsidP="0080324A">
            <w:pPr>
              <w:spacing w:before="20" w:after="20" w:line="240" w:lineRule="auto"/>
              <w:rPr>
                <w:rFonts w:cs="Miriam"/>
              </w:rPr>
            </w:pPr>
          </w:p>
        </w:tc>
        <w:tc>
          <w:tcPr>
            <w:tcW w:w="737" w:type="dxa"/>
          </w:tcPr>
          <w:p w14:paraId="36C0C535" w14:textId="77777777" w:rsidR="008C7F50" w:rsidRDefault="008C7F50" w:rsidP="0080324A">
            <w:pPr>
              <w:spacing w:before="20" w:after="20" w:line="240" w:lineRule="auto"/>
              <w:rPr>
                <w:rFonts w:cs="Miriam"/>
              </w:rPr>
            </w:pPr>
          </w:p>
        </w:tc>
      </w:tr>
      <w:tr w:rsidR="008C7F50" w14:paraId="75BB2D69" w14:textId="77777777" w:rsidTr="0084639B">
        <w:tc>
          <w:tcPr>
            <w:tcW w:w="710" w:type="dxa"/>
          </w:tcPr>
          <w:p w14:paraId="4FB74B78" w14:textId="77777777" w:rsidR="008C7F50" w:rsidRDefault="008C7F50" w:rsidP="007D32FA">
            <w:pPr>
              <w:numPr>
                <w:ilvl w:val="0"/>
                <w:numId w:val="7"/>
              </w:numPr>
              <w:spacing w:before="20" w:after="20" w:line="240" w:lineRule="auto"/>
              <w:ind w:right="360"/>
              <w:rPr>
                <w:rFonts w:cs="Miriam"/>
              </w:rPr>
            </w:pPr>
          </w:p>
        </w:tc>
        <w:tc>
          <w:tcPr>
            <w:tcW w:w="5812" w:type="dxa"/>
          </w:tcPr>
          <w:p w14:paraId="45D7278A" w14:textId="77777777" w:rsidR="008C7F50" w:rsidRPr="00D31C2C" w:rsidRDefault="008C7F50" w:rsidP="0080324A">
            <w:pPr>
              <w:pStyle w:val="Explanation"/>
              <w:spacing w:before="20" w:after="20"/>
              <w:jc w:val="left"/>
              <w:rPr>
                <w:rFonts w:asciiTheme="majorBidi" w:hAnsiTheme="majorBidi" w:cstheme="majorBidi"/>
                <w:color w:val="auto"/>
                <w:sz w:val="24"/>
                <w:szCs w:val="24"/>
              </w:rPr>
            </w:pPr>
            <w:r w:rsidRPr="009C2F66">
              <w:rPr>
                <w:rFonts w:asciiTheme="majorBidi" w:hAnsiTheme="majorBidi" w:cstheme="majorBidi"/>
                <w:color w:val="auto"/>
                <w:sz w:val="24"/>
                <w:szCs w:val="24"/>
              </w:rPr>
              <w:t>Noise Limits for military Material (metric)</w:t>
            </w:r>
          </w:p>
        </w:tc>
        <w:tc>
          <w:tcPr>
            <w:tcW w:w="2267" w:type="dxa"/>
          </w:tcPr>
          <w:p w14:paraId="6A14B704" w14:textId="77777777" w:rsidR="008C7F50" w:rsidRPr="00D31C2C" w:rsidRDefault="008C7F50" w:rsidP="0080324A">
            <w:pPr>
              <w:spacing w:before="20" w:after="20" w:line="240" w:lineRule="auto"/>
            </w:pPr>
            <w:r w:rsidRPr="009C2F66">
              <w:t>MIL-STD-1474</w:t>
            </w:r>
            <w:r>
              <w:t>D</w:t>
            </w:r>
          </w:p>
        </w:tc>
        <w:tc>
          <w:tcPr>
            <w:tcW w:w="1247" w:type="dxa"/>
          </w:tcPr>
          <w:p w14:paraId="37BE0525" w14:textId="77777777" w:rsidR="008C7F50" w:rsidRDefault="008C7F50" w:rsidP="0080324A">
            <w:pPr>
              <w:spacing w:before="20" w:after="20" w:line="240" w:lineRule="auto"/>
              <w:rPr>
                <w:rFonts w:cs="Miriam"/>
              </w:rPr>
            </w:pPr>
          </w:p>
        </w:tc>
        <w:tc>
          <w:tcPr>
            <w:tcW w:w="737" w:type="dxa"/>
          </w:tcPr>
          <w:p w14:paraId="0FD83D7A" w14:textId="77777777" w:rsidR="008C7F50" w:rsidRDefault="008C7F50" w:rsidP="0080324A">
            <w:pPr>
              <w:spacing w:before="20" w:after="20" w:line="240" w:lineRule="auto"/>
              <w:rPr>
                <w:rFonts w:cs="Miriam"/>
              </w:rPr>
            </w:pPr>
          </w:p>
        </w:tc>
      </w:tr>
      <w:tr w:rsidR="008D6A5D" w14:paraId="44333B93" w14:textId="77777777" w:rsidTr="0084639B">
        <w:tc>
          <w:tcPr>
            <w:tcW w:w="710" w:type="dxa"/>
          </w:tcPr>
          <w:p w14:paraId="49D10CA7" w14:textId="77777777" w:rsidR="008D6A5D" w:rsidRDefault="008D6A5D" w:rsidP="007D32FA">
            <w:pPr>
              <w:numPr>
                <w:ilvl w:val="0"/>
                <w:numId w:val="7"/>
              </w:numPr>
              <w:spacing w:before="20" w:after="20" w:line="240" w:lineRule="auto"/>
              <w:ind w:right="360"/>
              <w:rPr>
                <w:rFonts w:cs="Miriam"/>
              </w:rPr>
            </w:pPr>
          </w:p>
        </w:tc>
        <w:tc>
          <w:tcPr>
            <w:tcW w:w="5812" w:type="dxa"/>
          </w:tcPr>
          <w:p w14:paraId="73DF3084" w14:textId="4E1459C8" w:rsidR="008D6A5D" w:rsidRPr="009C2F66" w:rsidRDefault="008D6A5D" w:rsidP="0080324A">
            <w:pPr>
              <w:pStyle w:val="Explanation"/>
              <w:spacing w:before="20" w:after="20"/>
              <w:jc w:val="left"/>
              <w:rPr>
                <w:rFonts w:asciiTheme="majorBidi" w:hAnsiTheme="majorBidi" w:cstheme="majorBidi"/>
                <w:color w:val="auto"/>
                <w:sz w:val="24"/>
                <w:szCs w:val="24"/>
              </w:rPr>
            </w:pPr>
            <w:r w:rsidRPr="008D6A5D">
              <w:rPr>
                <w:rFonts w:asciiTheme="majorBidi" w:hAnsiTheme="majorBidi" w:cstheme="majorBidi"/>
                <w:color w:val="auto"/>
                <w:sz w:val="24"/>
                <w:szCs w:val="24"/>
              </w:rPr>
              <w:t>Reliability Program for Systems and Equipment Development and Production</w:t>
            </w:r>
          </w:p>
        </w:tc>
        <w:tc>
          <w:tcPr>
            <w:tcW w:w="2267" w:type="dxa"/>
          </w:tcPr>
          <w:p w14:paraId="54552D97" w14:textId="77BAED3B" w:rsidR="008D6A5D" w:rsidRPr="009C2F66" w:rsidRDefault="008D6A5D" w:rsidP="0080324A">
            <w:pPr>
              <w:spacing w:before="20" w:after="20" w:line="240" w:lineRule="auto"/>
            </w:pPr>
            <w:r w:rsidRPr="008D6A5D">
              <w:t>MIL-STD-785</w:t>
            </w:r>
          </w:p>
        </w:tc>
        <w:tc>
          <w:tcPr>
            <w:tcW w:w="1247" w:type="dxa"/>
          </w:tcPr>
          <w:p w14:paraId="62C2DA96" w14:textId="77777777" w:rsidR="008D6A5D" w:rsidRDefault="008D6A5D" w:rsidP="0080324A">
            <w:pPr>
              <w:spacing w:before="20" w:after="20" w:line="240" w:lineRule="auto"/>
              <w:rPr>
                <w:rFonts w:cs="Miriam"/>
              </w:rPr>
            </w:pPr>
          </w:p>
        </w:tc>
        <w:tc>
          <w:tcPr>
            <w:tcW w:w="737" w:type="dxa"/>
          </w:tcPr>
          <w:p w14:paraId="68489970" w14:textId="77777777" w:rsidR="008D6A5D" w:rsidRDefault="008D6A5D" w:rsidP="0080324A">
            <w:pPr>
              <w:spacing w:before="20" w:after="20" w:line="240" w:lineRule="auto"/>
              <w:rPr>
                <w:rFonts w:cs="Miriam"/>
              </w:rPr>
            </w:pPr>
          </w:p>
        </w:tc>
      </w:tr>
      <w:tr w:rsidR="008C7F50" w14:paraId="37EE894D" w14:textId="77777777" w:rsidTr="0084639B">
        <w:tc>
          <w:tcPr>
            <w:tcW w:w="710" w:type="dxa"/>
          </w:tcPr>
          <w:p w14:paraId="28CA08E9" w14:textId="77777777" w:rsidR="008C7F50" w:rsidRDefault="008C7F50" w:rsidP="007D32FA">
            <w:pPr>
              <w:numPr>
                <w:ilvl w:val="0"/>
                <w:numId w:val="7"/>
              </w:numPr>
              <w:spacing w:before="20" w:after="20" w:line="240" w:lineRule="auto"/>
              <w:ind w:right="360"/>
              <w:rPr>
                <w:rFonts w:cs="Miriam"/>
              </w:rPr>
            </w:pPr>
          </w:p>
        </w:tc>
        <w:tc>
          <w:tcPr>
            <w:tcW w:w="5812" w:type="dxa"/>
          </w:tcPr>
          <w:p w14:paraId="69C49E8B" w14:textId="77777777" w:rsidR="008C7F50" w:rsidRPr="00D31C2C" w:rsidRDefault="008C7F50" w:rsidP="0080324A">
            <w:pPr>
              <w:pStyle w:val="Explanation"/>
              <w:spacing w:before="20" w:after="20"/>
              <w:jc w:val="left"/>
              <w:rPr>
                <w:rFonts w:asciiTheme="majorBidi" w:hAnsiTheme="majorBidi" w:cstheme="majorBidi"/>
                <w:color w:val="auto"/>
                <w:sz w:val="24"/>
                <w:szCs w:val="24"/>
              </w:rPr>
            </w:pPr>
            <w:r w:rsidRPr="009C2F66">
              <w:rPr>
                <w:rFonts w:asciiTheme="majorBidi" w:hAnsiTheme="majorBidi" w:cstheme="majorBidi"/>
                <w:color w:val="auto"/>
                <w:sz w:val="24"/>
                <w:szCs w:val="24"/>
              </w:rPr>
              <w:t>Digital Time Division Command/Response Multiplex Data Bus</w:t>
            </w:r>
          </w:p>
        </w:tc>
        <w:tc>
          <w:tcPr>
            <w:tcW w:w="2267" w:type="dxa"/>
          </w:tcPr>
          <w:p w14:paraId="37033AC6" w14:textId="77777777" w:rsidR="008C7F50" w:rsidRPr="00D31C2C" w:rsidRDefault="008C7F50" w:rsidP="0080324A">
            <w:pPr>
              <w:spacing w:before="20" w:after="20" w:line="240" w:lineRule="auto"/>
            </w:pPr>
            <w:r w:rsidRPr="009C2F66">
              <w:t>MIL-STD-1553B</w:t>
            </w:r>
          </w:p>
        </w:tc>
        <w:tc>
          <w:tcPr>
            <w:tcW w:w="1247" w:type="dxa"/>
          </w:tcPr>
          <w:p w14:paraId="11F29693" w14:textId="77777777" w:rsidR="008C7F50" w:rsidRDefault="008C7F50" w:rsidP="0080324A">
            <w:pPr>
              <w:spacing w:before="20" w:after="20" w:line="240" w:lineRule="auto"/>
              <w:rPr>
                <w:rFonts w:cs="Miriam"/>
              </w:rPr>
            </w:pPr>
          </w:p>
        </w:tc>
        <w:tc>
          <w:tcPr>
            <w:tcW w:w="737" w:type="dxa"/>
          </w:tcPr>
          <w:p w14:paraId="2287344F" w14:textId="77777777" w:rsidR="008C7F50" w:rsidRDefault="008C7F50" w:rsidP="0080324A">
            <w:pPr>
              <w:spacing w:before="20" w:after="20" w:line="240" w:lineRule="auto"/>
              <w:rPr>
                <w:rFonts w:cs="Miriam"/>
              </w:rPr>
            </w:pPr>
          </w:p>
        </w:tc>
      </w:tr>
    </w:tbl>
    <w:p w14:paraId="716D4225" w14:textId="77777777" w:rsidR="008C7F50" w:rsidRPr="008C7F50" w:rsidRDefault="008C7F50" w:rsidP="008C7F50"/>
    <w:p w14:paraId="5B6A9B5C" w14:textId="77777777" w:rsidR="00B74A4E" w:rsidRDefault="00B74A4E">
      <w:pPr>
        <w:spacing w:line="240" w:lineRule="auto"/>
        <w:jc w:val="left"/>
        <w:rPr>
          <w:rFonts w:ascii="Arial Bold" w:hAnsi="Arial Bold" w:cs="Arial"/>
          <w:b/>
          <w:bCs/>
          <w:kern w:val="28"/>
          <w:sz w:val="36"/>
          <w:szCs w:val="36"/>
        </w:rPr>
      </w:pPr>
      <w:r>
        <w:br w:type="page"/>
      </w:r>
    </w:p>
    <w:p w14:paraId="3A48862F" w14:textId="75305CF2" w:rsidR="00E6726F" w:rsidRDefault="008C7F50" w:rsidP="00E6726F">
      <w:pPr>
        <w:pStyle w:val="Heading2"/>
      </w:pPr>
      <w:bookmarkStart w:id="50" w:name="_Toc130405510"/>
      <w:r>
        <w:lastRenderedPageBreak/>
        <w:t>Military Specifications</w:t>
      </w:r>
      <w:bookmarkEnd w:id="50"/>
    </w:p>
    <w:tbl>
      <w:tblPr>
        <w:tblW w:w="10773" w:type="dxa"/>
        <w:tblInd w:w="-567" w:type="dxa"/>
        <w:tblLayout w:type="fixed"/>
        <w:tblLook w:val="0000" w:firstRow="0" w:lastRow="0" w:firstColumn="0" w:lastColumn="0" w:noHBand="0" w:noVBand="0"/>
      </w:tblPr>
      <w:tblGrid>
        <w:gridCol w:w="710"/>
        <w:gridCol w:w="5812"/>
        <w:gridCol w:w="2267"/>
        <w:gridCol w:w="1247"/>
        <w:gridCol w:w="737"/>
      </w:tblGrid>
      <w:tr w:rsidR="008C7F50" w14:paraId="6147C1BF" w14:textId="77777777" w:rsidTr="0084639B">
        <w:tc>
          <w:tcPr>
            <w:tcW w:w="710" w:type="dxa"/>
            <w:tcBorders>
              <w:bottom w:val="single" w:sz="12" w:space="0" w:color="auto"/>
            </w:tcBorders>
          </w:tcPr>
          <w:p w14:paraId="638DDADA" w14:textId="77777777" w:rsidR="008C7F50" w:rsidRDefault="008C7F50" w:rsidP="0080324A">
            <w:pPr>
              <w:spacing w:before="40" w:after="40" w:line="240" w:lineRule="auto"/>
              <w:jc w:val="center"/>
              <w:rPr>
                <w:rFonts w:ascii="Arial" w:hAnsi="Arial" w:cs="Arial"/>
                <w:b/>
                <w:bCs/>
              </w:rPr>
            </w:pPr>
            <w:r>
              <w:rPr>
                <w:rFonts w:ascii="Arial" w:hAnsi="Arial" w:cs="Arial"/>
                <w:b/>
                <w:bCs/>
              </w:rPr>
              <w:t>No.</w:t>
            </w:r>
          </w:p>
        </w:tc>
        <w:tc>
          <w:tcPr>
            <w:tcW w:w="5812" w:type="dxa"/>
            <w:tcBorders>
              <w:bottom w:val="single" w:sz="12" w:space="0" w:color="auto"/>
            </w:tcBorders>
          </w:tcPr>
          <w:p w14:paraId="5411B935" w14:textId="77777777" w:rsidR="008C7F50" w:rsidRDefault="008C7F50" w:rsidP="0080324A">
            <w:pPr>
              <w:spacing w:before="40" w:after="40" w:line="240" w:lineRule="auto"/>
              <w:jc w:val="center"/>
              <w:rPr>
                <w:rFonts w:ascii="Arial" w:hAnsi="Arial" w:cs="Arial"/>
                <w:b/>
                <w:bCs/>
              </w:rPr>
            </w:pPr>
            <w:r>
              <w:rPr>
                <w:rFonts w:ascii="Arial" w:hAnsi="Arial" w:cs="Arial"/>
                <w:b/>
                <w:bCs/>
              </w:rPr>
              <w:t>Title</w:t>
            </w:r>
          </w:p>
        </w:tc>
        <w:tc>
          <w:tcPr>
            <w:tcW w:w="2267" w:type="dxa"/>
            <w:tcBorders>
              <w:bottom w:val="single" w:sz="12" w:space="0" w:color="auto"/>
            </w:tcBorders>
          </w:tcPr>
          <w:p w14:paraId="46FB0231" w14:textId="77777777" w:rsidR="008C7F50" w:rsidRDefault="008C7F50" w:rsidP="0080324A">
            <w:pPr>
              <w:spacing w:before="40" w:after="40" w:line="240" w:lineRule="auto"/>
              <w:jc w:val="center"/>
              <w:rPr>
                <w:rFonts w:ascii="Arial" w:hAnsi="Arial" w:cs="Arial"/>
                <w:b/>
                <w:bCs/>
              </w:rPr>
            </w:pPr>
            <w:r>
              <w:rPr>
                <w:rFonts w:ascii="Arial" w:hAnsi="Arial" w:cs="Arial"/>
                <w:b/>
                <w:bCs/>
              </w:rPr>
              <w:t>ID</w:t>
            </w:r>
          </w:p>
        </w:tc>
        <w:tc>
          <w:tcPr>
            <w:tcW w:w="1247" w:type="dxa"/>
            <w:tcBorders>
              <w:bottom w:val="single" w:sz="12" w:space="0" w:color="auto"/>
            </w:tcBorders>
          </w:tcPr>
          <w:p w14:paraId="268FE6C5" w14:textId="77777777" w:rsidR="008C7F50" w:rsidRDefault="008C7F50" w:rsidP="0080324A">
            <w:pPr>
              <w:spacing w:before="40" w:after="40" w:line="240" w:lineRule="auto"/>
              <w:jc w:val="center"/>
              <w:rPr>
                <w:rFonts w:ascii="Arial" w:hAnsi="Arial" w:cs="Arial"/>
                <w:b/>
                <w:bCs/>
              </w:rPr>
            </w:pPr>
            <w:r>
              <w:rPr>
                <w:rFonts w:ascii="Arial" w:hAnsi="Arial" w:cs="Arial"/>
                <w:b/>
                <w:bCs/>
              </w:rPr>
              <w:t>Revision</w:t>
            </w:r>
          </w:p>
        </w:tc>
        <w:tc>
          <w:tcPr>
            <w:tcW w:w="737" w:type="dxa"/>
            <w:tcBorders>
              <w:bottom w:val="single" w:sz="12" w:space="0" w:color="auto"/>
            </w:tcBorders>
          </w:tcPr>
          <w:p w14:paraId="7994ECA7" w14:textId="77777777" w:rsidR="008C7F50" w:rsidRDefault="008C7F50" w:rsidP="0080324A">
            <w:pPr>
              <w:spacing w:before="40" w:after="40" w:line="240" w:lineRule="auto"/>
              <w:jc w:val="center"/>
              <w:rPr>
                <w:rFonts w:ascii="Arial" w:hAnsi="Arial" w:cs="Arial"/>
                <w:b/>
                <w:bCs/>
              </w:rPr>
            </w:pPr>
            <w:r>
              <w:rPr>
                <w:rFonts w:ascii="Arial" w:hAnsi="Arial" w:cs="Arial"/>
                <w:b/>
                <w:bCs/>
              </w:rPr>
              <w:t>Date</w:t>
            </w:r>
          </w:p>
        </w:tc>
      </w:tr>
      <w:tr w:rsidR="008C7F50" w14:paraId="24146799" w14:textId="77777777" w:rsidTr="0084639B">
        <w:tc>
          <w:tcPr>
            <w:tcW w:w="710" w:type="dxa"/>
            <w:tcBorders>
              <w:top w:val="single" w:sz="12" w:space="0" w:color="auto"/>
            </w:tcBorders>
          </w:tcPr>
          <w:p w14:paraId="18E098A0" w14:textId="77777777" w:rsidR="008C7F50" w:rsidRDefault="008C7F50" w:rsidP="007D32FA">
            <w:pPr>
              <w:numPr>
                <w:ilvl w:val="0"/>
                <w:numId w:val="7"/>
              </w:numPr>
              <w:spacing w:before="20" w:after="20" w:line="240" w:lineRule="auto"/>
              <w:ind w:right="360"/>
              <w:rPr>
                <w:rFonts w:cs="Miriam"/>
              </w:rPr>
            </w:pPr>
          </w:p>
        </w:tc>
        <w:tc>
          <w:tcPr>
            <w:tcW w:w="5812" w:type="dxa"/>
            <w:tcBorders>
              <w:top w:val="single" w:sz="12" w:space="0" w:color="auto"/>
            </w:tcBorders>
          </w:tcPr>
          <w:p w14:paraId="7B4BFC9A" w14:textId="77777777" w:rsidR="008C7F50" w:rsidRPr="00D247A3" w:rsidRDefault="008C7F50" w:rsidP="0080324A">
            <w:pPr>
              <w:pStyle w:val="Explanation"/>
              <w:spacing w:before="20" w:after="20"/>
              <w:jc w:val="left"/>
              <w:rPr>
                <w:rFonts w:asciiTheme="majorBidi" w:hAnsiTheme="majorBidi" w:cstheme="majorBidi"/>
                <w:color w:val="auto"/>
                <w:sz w:val="24"/>
                <w:szCs w:val="24"/>
              </w:rPr>
            </w:pPr>
            <w:r w:rsidRPr="009C2F66">
              <w:rPr>
                <w:rFonts w:asciiTheme="majorBidi" w:hAnsiTheme="majorBidi" w:cstheme="majorBidi"/>
                <w:color w:val="auto"/>
                <w:sz w:val="24"/>
                <w:szCs w:val="24"/>
              </w:rPr>
              <w:t>Airborne Stores, Suspension Equipment and Aircraft-Stores Interfaces, General Design Criteria for</w:t>
            </w:r>
          </w:p>
        </w:tc>
        <w:tc>
          <w:tcPr>
            <w:tcW w:w="2267" w:type="dxa"/>
            <w:tcBorders>
              <w:top w:val="single" w:sz="12" w:space="0" w:color="auto"/>
            </w:tcBorders>
          </w:tcPr>
          <w:p w14:paraId="2D268EEA" w14:textId="77777777" w:rsidR="008C7F50" w:rsidRDefault="008C7F50" w:rsidP="0080324A">
            <w:pPr>
              <w:spacing w:before="20" w:after="20" w:line="240" w:lineRule="auto"/>
              <w:rPr>
                <w:rFonts w:cs="Miriam"/>
              </w:rPr>
            </w:pPr>
            <w:r w:rsidRPr="009C2F66">
              <w:rPr>
                <w:rFonts w:cs="Miriam"/>
              </w:rPr>
              <w:t>MIL-A-8591H</w:t>
            </w:r>
          </w:p>
        </w:tc>
        <w:tc>
          <w:tcPr>
            <w:tcW w:w="1247" w:type="dxa"/>
            <w:tcBorders>
              <w:top w:val="single" w:sz="12" w:space="0" w:color="auto"/>
            </w:tcBorders>
          </w:tcPr>
          <w:p w14:paraId="3B45814C" w14:textId="77777777" w:rsidR="008C7F50" w:rsidRDefault="008C7F50" w:rsidP="0080324A">
            <w:pPr>
              <w:spacing w:before="20" w:after="20" w:line="240" w:lineRule="auto"/>
              <w:rPr>
                <w:rFonts w:cs="Miriam"/>
              </w:rPr>
            </w:pPr>
          </w:p>
        </w:tc>
        <w:tc>
          <w:tcPr>
            <w:tcW w:w="737" w:type="dxa"/>
            <w:tcBorders>
              <w:top w:val="single" w:sz="12" w:space="0" w:color="auto"/>
            </w:tcBorders>
          </w:tcPr>
          <w:p w14:paraId="747E15BA" w14:textId="77777777" w:rsidR="008C7F50" w:rsidRDefault="008C7F50" w:rsidP="0080324A">
            <w:pPr>
              <w:spacing w:before="20" w:after="20" w:line="240" w:lineRule="auto"/>
              <w:rPr>
                <w:rFonts w:cs="Miriam"/>
              </w:rPr>
            </w:pPr>
          </w:p>
        </w:tc>
      </w:tr>
      <w:tr w:rsidR="008C7F50" w14:paraId="49EF02E3" w14:textId="77777777" w:rsidTr="0084639B">
        <w:tc>
          <w:tcPr>
            <w:tcW w:w="710" w:type="dxa"/>
          </w:tcPr>
          <w:p w14:paraId="3DD72921" w14:textId="77777777" w:rsidR="008C7F50" w:rsidRDefault="008C7F50" w:rsidP="007D32FA">
            <w:pPr>
              <w:numPr>
                <w:ilvl w:val="0"/>
                <w:numId w:val="7"/>
              </w:numPr>
              <w:spacing w:before="20" w:after="20" w:line="240" w:lineRule="auto"/>
              <w:ind w:right="360"/>
              <w:rPr>
                <w:rFonts w:cs="Miriam"/>
              </w:rPr>
            </w:pPr>
          </w:p>
        </w:tc>
        <w:tc>
          <w:tcPr>
            <w:tcW w:w="5812" w:type="dxa"/>
          </w:tcPr>
          <w:p w14:paraId="0251BAF2" w14:textId="77777777" w:rsidR="008C7F50" w:rsidRPr="00D31C2C" w:rsidRDefault="008C7F50" w:rsidP="0080324A">
            <w:pPr>
              <w:pStyle w:val="Explanation"/>
              <w:spacing w:before="20" w:after="20"/>
              <w:jc w:val="left"/>
              <w:rPr>
                <w:rFonts w:asciiTheme="majorBidi" w:hAnsiTheme="majorBidi" w:cstheme="majorBidi"/>
                <w:color w:val="auto"/>
                <w:sz w:val="24"/>
                <w:szCs w:val="24"/>
                <w:rtl/>
              </w:rPr>
            </w:pPr>
            <w:r>
              <w:rPr>
                <w:rFonts w:asciiTheme="majorBidi" w:hAnsiTheme="majorBidi" w:cstheme="majorBidi"/>
                <w:color w:val="auto"/>
                <w:sz w:val="24"/>
                <w:szCs w:val="24"/>
              </w:rPr>
              <w:t>Bonding, Electrical and Lightening Protec, for Aerospace Systems</w:t>
            </w:r>
          </w:p>
        </w:tc>
        <w:tc>
          <w:tcPr>
            <w:tcW w:w="2267" w:type="dxa"/>
          </w:tcPr>
          <w:p w14:paraId="147D953B" w14:textId="511DFC3D" w:rsidR="008C7F50" w:rsidRDefault="008C7F50" w:rsidP="0080324A">
            <w:pPr>
              <w:spacing w:before="20" w:after="20" w:line="240" w:lineRule="auto"/>
              <w:rPr>
                <w:rFonts w:cs="Miriam"/>
              </w:rPr>
            </w:pPr>
            <w:r>
              <w:rPr>
                <w:rFonts w:cs="Miriam"/>
              </w:rPr>
              <w:t>MIL-B-5087</w:t>
            </w:r>
            <w:r w:rsidR="00A52F6C">
              <w:rPr>
                <w:rFonts w:cs="Miriam"/>
              </w:rPr>
              <w:t>B</w:t>
            </w:r>
          </w:p>
        </w:tc>
        <w:tc>
          <w:tcPr>
            <w:tcW w:w="1247" w:type="dxa"/>
          </w:tcPr>
          <w:p w14:paraId="30D2BE92" w14:textId="77777777" w:rsidR="008C7F50" w:rsidRDefault="008C7F50" w:rsidP="0080324A">
            <w:pPr>
              <w:spacing w:before="20" w:after="20" w:line="240" w:lineRule="auto"/>
              <w:rPr>
                <w:rFonts w:cs="Miriam"/>
              </w:rPr>
            </w:pPr>
          </w:p>
        </w:tc>
        <w:tc>
          <w:tcPr>
            <w:tcW w:w="737" w:type="dxa"/>
          </w:tcPr>
          <w:p w14:paraId="1FE5B21F" w14:textId="77777777" w:rsidR="008C7F50" w:rsidRDefault="008C7F50" w:rsidP="0080324A">
            <w:pPr>
              <w:spacing w:before="20" w:after="20" w:line="240" w:lineRule="auto"/>
              <w:rPr>
                <w:rFonts w:cs="Miriam"/>
              </w:rPr>
            </w:pPr>
          </w:p>
        </w:tc>
      </w:tr>
      <w:tr w:rsidR="008C7F50" w14:paraId="50184C13" w14:textId="77777777" w:rsidTr="0084639B">
        <w:tc>
          <w:tcPr>
            <w:tcW w:w="710" w:type="dxa"/>
          </w:tcPr>
          <w:p w14:paraId="2522197B" w14:textId="77777777" w:rsidR="008C7F50" w:rsidRDefault="008C7F50" w:rsidP="007D32FA">
            <w:pPr>
              <w:numPr>
                <w:ilvl w:val="0"/>
                <w:numId w:val="7"/>
              </w:numPr>
              <w:spacing w:before="20" w:after="20" w:line="240" w:lineRule="auto"/>
              <w:ind w:right="360"/>
              <w:rPr>
                <w:rFonts w:cs="Miriam"/>
              </w:rPr>
            </w:pPr>
          </w:p>
        </w:tc>
        <w:tc>
          <w:tcPr>
            <w:tcW w:w="5812" w:type="dxa"/>
          </w:tcPr>
          <w:p w14:paraId="2838385C" w14:textId="77777777" w:rsidR="008C7F50" w:rsidRPr="00D31C2C" w:rsidRDefault="008C7F50" w:rsidP="0080324A">
            <w:pPr>
              <w:pStyle w:val="Explanation"/>
              <w:spacing w:before="20" w:after="20"/>
              <w:jc w:val="left"/>
              <w:rPr>
                <w:rFonts w:asciiTheme="majorBidi" w:hAnsiTheme="majorBidi" w:cstheme="majorBidi"/>
                <w:color w:val="auto"/>
                <w:sz w:val="24"/>
                <w:szCs w:val="24"/>
              </w:rPr>
            </w:pPr>
            <w:r>
              <w:rPr>
                <w:rFonts w:asciiTheme="majorBidi" w:hAnsiTheme="majorBidi" w:cstheme="majorBidi"/>
                <w:color w:val="auto"/>
                <w:sz w:val="24"/>
                <w:szCs w:val="24"/>
              </w:rPr>
              <w:t>Printed Circuit Board / Printed Wiring Board, General Specification for</w:t>
            </w:r>
          </w:p>
        </w:tc>
        <w:tc>
          <w:tcPr>
            <w:tcW w:w="2267" w:type="dxa"/>
          </w:tcPr>
          <w:p w14:paraId="0FD6EF80" w14:textId="77777777" w:rsidR="008C7F50" w:rsidRPr="00D31C2C" w:rsidRDefault="008C7F50" w:rsidP="0080324A">
            <w:pPr>
              <w:spacing w:before="20" w:after="20" w:line="240" w:lineRule="auto"/>
            </w:pPr>
            <w:r>
              <w:t>MIL-PRF-31032</w:t>
            </w:r>
          </w:p>
        </w:tc>
        <w:tc>
          <w:tcPr>
            <w:tcW w:w="1247" w:type="dxa"/>
          </w:tcPr>
          <w:p w14:paraId="43AEBF51" w14:textId="77777777" w:rsidR="008C7F50" w:rsidRDefault="008C7F50" w:rsidP="0080324A">
            <w:pPr>
              <w:spacing w:before="20" w:after="20" w:line="240" w:lineRule="auto"/>
              <w:rPr>
                <w:rFonts w:cs="Miriam"/>
              </w:rPr>
            </w:pPr>
          </w:p>
        </w:tc>
        <w:tc>
          <w:tcPr>
            <w:tcW w:w="737" w:type="dxa"/>
          </w:tcPr>
          <w:p w14:paraId="21EE5AA6" w14:textId="77777777" w:rsidR="008C7F50" w:rsidRDefault="008C7F50" w:rsidP="0080324A">
            <w:pPr>
              <w:spacing w:before="20" w:after="20" w:line="240" w:lineRule="auto"/>
              <w:rPr>
                <w:rFonts w:cs="Miriam"/>
              </w:rPr>
            </w:pPr>
          </w:p>
        </w:tc>
      </w:tr>
      <w:tr w:rsidR="008C7F50" w14:paraId="3A9B65C0" w14:textId="77777777" w:rsidTr="0084639B">
        <w:tc>
          <w:tcPr>
            <w:tcW w:w="710" w:type="dxa"/>
          </w:tcPr>
          <w:p w14:paraId="4F2B5077" w14:textId="77777777" w:rsidR="008C7F50" w:rsidRDefault="008C7F50" w:rsidP="007D32FA">
            <w:pPr>
              <w:numPr>
                <w:ilvl w:val="0"/>
                <w:numId w:val="7"/>
              </w:numPr>
              <w:spacing w:before="20" w:after="20" w:line="240" w:lineRule="auto"/>
              <w:ind w:right="360"/>
              <w:rPr>
                <w:rFonts w:cs="Miriam"/>
              </w:rPr>
            </w:pPr>
          </w:p>
        </w:tc>
        <w:tc>
          <w:tcPr>
            <w:tcW w:w="5812" w:type="dxa"/>
          </w:tcPr>
          <w:p w14:paraId="4BBABDB8" w14:textId="77777777" w:rsidR="008C7F50" w:rsidRPr="00D31C2C" w:rsidRDefault="008C7F50" w:rsidP="0080324A">
            <w:pPr>
              <w:pStyle w:val="Explanation"/>
              <w:spacing w:before="20" w:after="20"/>
              <w:jc w:val="left"/>
              <w:rPr>
                <w:rFonts w:asciiTheme="majorBidi" w:hAnsiTheme="majorBidi" w:cstheme="majorBidi"/>
                <w:color w:val="auto"/>
                <w:sz w:val="24"/>
                <w:szCs w:val="24"/>
              </w:rPr>
            </w:pPr>
            <w:r>
              <w:rPr>
                <w:rFonts w:asciiTheme="majorBidi" w:hAnsiTheme="majorBidi" w:cstheme="majorBidi"/>
                <w:color w:val="auto"/>
                <w:sz w:val="24"/>
                <w:szCs w:val="24"/>
              </w:rPr>
              <w:t>Coating: Polyurethane, Aircraft and Support Equipment</w:t>
            </w:r>
          </w:p>
        </w:tc>
        <w:tc>
          <w:tcPr>
            <w:tcW w:w="2267" w:type="dxa"/>
          </w:tcPr>
          <w:p w14:paraId="560D298A" w14:textId="77777777" w:rsidR="008C7F50" w:rsidRPr="00D31C2C" w:rsidRDefault="008C7F50" w:rsidP="0080324A">
            <w:pPr>
              <w:spacing w:before="20" w:after="20" w:line="240" w:lineRule="auto"/>
            </w:pPr>
            <w:r>
              <w:t>MIL-PRF-85285D</w:t>
            </w:r>
          </w:p>
        </w:tc>
        <w:tc>
          <w:tcPr>
            <w:tcW w:w="1247" w:type="dxa"/>
          </w:tcPr>
          <w:p w14:paraId="51FF69F9" w14:textId="77777777" w:rsidR="008C7F50" w:rsidRDefault="008C7F50" w:rsidP="0080324A">
            <w:pPr>
              <w:spacing w:before="20" w:after="20" w:line="240" w:lineRule="auto"/>
              <w:rPr>
                <w:rFonts w:cs="Miriam"/>
              </w:rPr>
            </w:pPr>
          </w:p>
        </w:tc>
        <w:tc>
          <w:tcPr>
            <w:tcW w:w="737" w:type="dxa"/>
          </w:tcPr>
          <w:p w14:paraId="4E91634D" w14:textId="77777777" w:rsidR="008C7F50" w:rsidRDefault="008C7F50" w:rsidP="0080324A">
            <w:pPr>
              <w:spacing w:before="20" w:after="20" w:line="240" w:lineRule="auto"/>
              <w:rPr>
                <w:rFonts w:cs="Miriam"/>
              </w:rPr>
            </w:pPr>
          </w:p>
        </w:tc>
      </w:tr>
      <w:tr w:rsidR="008C7F50" w14:paraId="41F9CD50" w14:textId="77777777" w:rsidTr="0084639B">
        <w:tc>
          <w:tcPr>
            <w:tcW w:w="710" w:type="dxa"/>
          </w:tcPr>
          <w:p w14:paraId="769B5C5A" w14:textId="77777777" w:rsidR="008C7F50" w:rsidRDefault="008C7F50" w:rsidP="007D32FA">
            <w:pPr>
              <w:numPr>
                <w:ilvl w:val="0"/>
                <w:numId w:val="7"/>
              </w:numPr>
              <w:spacing w:before="20" w:after="20" w:line="240" w:lineRule="auto"/>
              <w:ind w:right="360"/>
              <w:rPr>
                <w:rFonts w:cs="Miriam"/>
              </w:rPr>
            </w:pPr>
          </w:p>
        </w:tc>
        <w:tc>
          <w:tcPr>
            <w:tcW w:w="5812" w:type="dxa"/>
          </w:tcPr>
          <w:p w14:paraId="4132CE39" w14:textId="77777777" w:rsidR="008C7F50" w:rsidRPr="00D31C2C" w:rsidRDefault="008C7F50" w:rsidP="0080324A">
            <w:pPr>
              <w:pStyle w:val="Explanation"/>
              <w:spacing w:before="20" w:after="20"/>
              <w:jc w:val="left"/>
              <w:rPr>
                <w:rFonts w:asciiTheme="majorBidi" w:hAnsiTheme="majorBidi" w:cstheme="majorBidi"/>
                <w:color w:val="auto"/>
                <w:sz w:val="24"/>
                <w:szCs w:val="24"/>
              </w:rPr>
            </w:pPr>
            <w:r>
              <w:rPr>
                <w:rFonts w:asciiTheme="majorBidi" w:hAnsiTheme="majorBidi" w:cstheme="majorBidi"/>
                <w:color w:val="auto"/>
                <w:sz w:val="24"/>
                <w:szCs w:val="24"/>
              </w:rPr>
              <w:t>Semiconductors Devices, General Specification for</w:t>
            </w:r>
          </w:p>
        </w:tc>
        <w:tc>
          <w:tcPr>
            <w:tcW w:w="2267" w:type="dxa"/>
          </w:tcPr>
          <w:p w14:paraId="551E3F57" w14:textId="77777777" w:rsidR="008C7F50" w:rsidRPr="00D31C2C" w:rsidRDefault="008C7F50" w:rsidP="0080324A">
            <w:pPr>
              <w:spacing w:before="20" w:after="20" w:line="240" w:lineRule="auto"/>
            </w:pPr>
            <w:r>
              <w:t>MIL-PRF-19500M</w:t>
            </w:r>
          </w:p>
        </w:tc>
        <w:tc>
          <w:tcPr>
            <w:tcW w:w="1247" w:type="dxa"/>
          </w:tcPr>
          <w:p w14:paraId="0470D642" w14:textId="77777777" w:rsidR="008C7F50" w:rsidRDefault="008C7F50" w:rsidP="0080324A">
            <w:pPr>
              <w:spacing w:before="20" w:after="20" w:line="240" w:lineRule="auto"/>
              <w:rPr>
                <w:rFonts w:cs="Miriam"/>
              </w:rPr>
            </w:pPr>
          </w:p>
        </w:tc>
        <w:tc>
          <w:tcPr>
            <w:tcW w:w="737" w:type="dxa"/>
          </w:tcPr>
          <w:p w14:paraId="77D859CC" w14:textId="77777777" w:rsidR="008C7F50" w:rsidRDefault="008C7F50" w:rsidP="0080324A">
            <w:pPr>
              <w:spacing w:before="20" w:after="20" w:line="240" w:lineRule="auto"/>
              <w:rPr>
                <w:rFonts w:cs="Miriam"/>
              </w:rPr>
            </w:pPr>
          </w:p>
        </w:tc>
      </w:tr>
      <w:tr w:rsidR="008C7F50" w14:paraId="409B2976" w14:textId="77777777" w:rsidTr="0084639B">
        <w:tc>
          <w:tcPr>
            <w:tcW w:w="710" w:type="dxa"/>
          </w:tcPr>
          <w:p w14:paraId="2746469D" w14:textId="77777777" w:rsidR="008C7F50" w:rsidRDefault="008C7F50" w:rsidP="007D32FA">
            <w:pPr>
              <w:numPr>
                <w:ilvl w:val="0"/>
                <w:numId w:val="7"/>
              </w:numPr>
              <w:spacing w:before="20" w:after="20" w:line="240" w:lineRule="auto"/>
              <w:ind w:right="360"/>
              <w:rPr>
                <w:rFonts w:cs="Miriam"/>
              </w:rPr>
            </w:pPr>
          </w:p>
        </w:tc>
        <w:tc>
          <w:tcPr>
            <w:tcW w:w="5812" w:type="dxa"/>
          </w:tcPr>
          <w:p w14:paraId="4E0FB2A0" w14:textId="77777777" w:rsidR="008C7F50" w:rsidRPr="00D31C2C" w:rsidRDefault="008C7F50" w:rsidP="0080324A">
            <w:pPr>
              <w:pStyle w:val="Explanation"/>
              <w:spacing w:before="20" w:after="20"/>
              <w:jc w:val="left"/>
              <w:rPr>
                <w:rFonts w:asciiTheme="majorBidi" w:hAnsiTheme="majorBidi" w:cstheme="majorBidi"/>
                <w:color w:val="auto"/>
                <w:sz w:val="24"/>
                <w:szCs w:val="24"/>
              </w:rPr>
            </w:pPr>
            <w:r>
              <w:rPr>
                <w:rFonts w:asciiTheme="majorBidi" w:hAnsiTheme="majorBidi" w:cstheme="majorBidi"/>
                <w:color w:val="auto"/>
                <w:sz w:val="24"/>
                <w:szCs w:val="24"/>
              </w:rPr>
              <w:t xml:space="preserve">Wire, Electric, Crosslinked, </w:t>
            </w:r>
            <w:proofErr w:type="spellStart"/>
            <w:r>
              <w:rPr>
                <w:rFonts w:asciiTheme="majorBidi" w:hAnsiTheme="majorBidi" w:cstheme="majorBidi"/>
                <w:color w:val="auto"/>
                <w:sz w:val="24"/>
                <w:szCs w:val="24"/>
              </w:rPr>
              <w:t>Polyalkene</w:t>
            </w:r>
            <w:proofErr w:type="spellEnd"/>
            <w:r>
              <w:rPr>
                <w:rFonts w:asciiTheme="majorBidi" w:hAnsiTheme="majorBidi" w:cstheme="majorBidi"/>
                <w:color w:val="auto"/>
                <w:sz w:val="24"/>
                <w:szCs w:val="24"/>
              </w:rPr>
              <w:t>, insulated, …</w:t>
            </w:r>
          </w:p>
        </w:tc>
        <w:tc>
          <w:tcPr>
            <w:tcW w:w="2267" w:type="dxa"/>
          </w:tcPr>
          <w:p w14:paraId="4B4489CD" w14:textId="77777777" w:rsidR="008C7F50" w:rsidRPr="00D31C2C" w:rsidRDefault="008C7F50" w:rsidP="0080324A">
            <w:pPr>
              <w:spacing w:before="20" w:after="20" w:line="240" w:lineRule="auto"/>
            </w:pPr>
            <w:r>
              <w:t>MIL-W-81044B</w:t>
            </w:r>
          </w:p>
        </w:tc>
        <w:tc>
          <w:tcPr>
            <w:tcW w:w="1247" w:type="dxa"/>
          </w:tcPr>
          <w:p w14:paraId="1F6769F9" w14:textId="77777777" w:rsidR="008C7F50" w:rsidRDefault="008C7F50" w:rsidP="0080324A">
            <w:pPr>
              <w:spacing w:before="20" w:after="20" w:line="240" w:lineRule="auto"/>
              <w:rPr>
                <w:rFonts w:cs="Miriam"/>
              </w:rPr>
            </w:pPr>
          </w:p>
        </w:tc>
        <w:tc>
          <w:tcPr>
            <w:tcW w:w="737" w:type="dxa"/>
          </w:tcPr>
          <w:p w14:paraId="5D592988" w14:textId="77777777" w:rsidR="008C7F50" w:rsidRDefault="008C7F50" w:rsidP="0080324A">
            <w:pPr>
              <w:spacing w:before="20" w:after="20" w:line="240" w:lineRule="auto"/>
              <w:rPr>
                <w:rFonts w:cs="Miriam"/>
              </w:rPr>
            </w:pPr>
          </w:p>
        </w:tc>
      </w:tr>
      <w:tr w:rsidR="008D6A5D" w14:paraId="3FA12B65" w14:textId="77777777" w:rsidTr="0084639B">
        <w:tc>
          <w:tcPr>
            <w:tcW w:w="710" w:type="dxa"/>
          </w:tcPr>
          <w:p w14:paraId="55BE1EB5" w14:textId="77777777" w:rsidR="008D6A5D" w:rsidRDefault="008D6A5D" w:rsidP="007D32FA">
            <w:pPr>
              <w:numPr>
                <w:ilvl w:val="0"/>
                <w:numId w:val="7"/>
              </w:numPr>
              <w:spacing w:before="20" w:after="20" w:line="240" w:lineRule="auto"/>
              <w:ind w:right="360"/>
              <w:rPr>
                <w:rFonts w:cs="Miriam"/>
              </w:rPr>
            </w:pPr>
          </w:p>
        </w:tc>
        <w:tc>
          <w:tcPr>
            <w:tcW w:w="5812" w:type="dxa"/>
          </w:tcPr>
          <w:p w14:paraId="79ACE642" w14:textId="7FEA231D" w:rsidR="008D6A5D" w:rsidRDefault="008D6A5D" w:rsidP="0080324A">
            <w:pPr>
              <w:pStyle w:val="Explanation"/>
              <w:spacing w:before="20" w:after="20"/>
              <w:jc w:val="left"/>
              <w:rPr>
                <w:rFonts w:asciiTheme="majorBidi" w:hAnsiTheme="majorBidi" w:cstheme="majorBidi"/>
                <w:color w:val="auto"/>
                <w:sz w:val="24"/>
                <w:szCs w:val="24"/>
              </w:rPr>
            </w:pPr>
            <w:r w:rsidRPr="008D6A5D">
              <w:rPr>
                <w:rFonts w:asciiTheme="majorBidi" w:hAnsiTheme="majorBidi" w:cstheme="majorBidi"/>
                <w:color w:val="auto"/>
                <w:sz w:val="24"/>
                <w:szCs w:val="24"/>
              </w:rPr>
              <w:t>Insulating Compound, Electrical</w:t>
            </w:r>
          </w:p>
        </w:tc>
        <w:tc>
          <w:tcPr>
            <w:tcW w:w="2267" w:type="dxa"/>
          </w:tcPr>
          <w:p w14:paraId="790A7061" w14:textId="7C1AB7ED" w:rsidR="008D6A5D" w:rsidRDefault="008D6A5D" w:rsidP="0080324A">
            <w:pPr>
              <w:spacing w:before="20" w:after="20" w:line="240" w:lineRule="auto"/>
            </w:pPr>
            <w:r w:rsidRPr="008D6A5D">
              <w:t>MIL-I-46058C</w:t>
            </w:r>
          </w:p>
        </w:tc>
        <w:tc>
          <w:tcPr>
            <w:tcW w:w="1247" w:type="dxa"/>
          </w:tcPr>
          <w:p w14:paraId="20862390" w14:textId="77777777" w:rsidR="008D6A5D" w:rsidRDefault="008D6A5D" w:rsidP="0080324A">
            <w:pPr>
              <w:spacing w:before="20" w:after="20" w:line="240" w:lineRule="auto"/>
              <w:rPr>
                <w:rFonts w:cs="Miriam"/>
              </w:rPr>
            </w:pPr>
          </w:p>
        </w:tc>
        <w:tc>
          <w:tcPr>
            <w:tcW w:w="737" w:type="dxa"/>
          </w:tcPr>
          <w:p w14:paraId="550F1B8F" w14:textId="77777777" w:rsidR="008D6A5D" w:rsidRDefault="008D6A5D" w:rsidP="0080324A">
            <w:pPr>
              <w:spacing w:before="20" w:after="20" w:line="240" w:lineRule="auto"/>
              <w:rPr>
                <w:rFonts w:cs="Miriam"/>
              </w:rPr>
            </w:pPr>
          </w:p>
        </w:tc>
      </w:tr>
      <w:tr w:rsidR="008D6A5D" w14:paraId="0CB5A144" w14:textId="77777777" w:rsidTr="0084639B">
        <w:tc>
          <w:tcPr>
            <w:tcW w:w="710" w:type="dxa"/>
          </w:tcPr>
          <w:p w14:paraId="29ECDEAF" w14:textId="77777777" w:rsidR="008D6A5D" w:rsidRDefault="008D6A5D" w:rsidP="007D32FA">
            <w:pPr>
              <w:numPr>
                <w:ilvl w:val="0"/>
                <w:numId w:val="7"/>
              </w:numPr>
              <w:spacing w:before="20" w:after="20" w:line="240" w:lineRule="auto"/>
              <w:ind w:right="360"/>
              <w:rPr>
                <w:rFonts w:cs="Miriam"/>
              </w:rPr>
            </w:pPr>
          </w:p>
        </w:tc>
        <w:tc>
          <w:tcPr>
            <w:tcW w:w="5812" w:type="dxa"/>
          </w:tcPr>
          <w:p w14:paraId="7F27B5F7" w14:textId="6B7463EB" w:rsidR="008D6A5D" w:rsidRPr="008D6A5D" w:rsidRDefault="008D6A5D" w:rsidP="0080324A">
            <w:pPr>
              <w:pStyle w:val="Explanation"/>
              <w:spacing w:before="20" w:after="20"/>
              <w:jc w:val="left"/>
              <w:rPr>
                <w:rFonts w:asciiTheme="majorBidi" w:hAnsiTheme="majorBidi" w:cstheme="majorBidi"/>
                <w:color w:val="auto"/>
                <w:sz w:val="24"/>
                <w:szCs w:val="24"/>
              </w:rPr>
            </w:pPr>
            <w:r w:rsidRPr="008D6A5D">
              <w:rPr>
                <w:rFonts w:asciiTheme="majorBidi" w:hAnsiTheme="majorBidi" w:cstheme="majorBidi"/>
                <w:color w:val="auto"/>
                <w:sz w:val="24"/>
                <w:szCs w:val="24"/>
              </w:rPr>
              <w:t>Electromagnetic Compatibility Requirements, Systems</w:t>
            </w:r>
          </w:p>
        </w:tc>
        <w:tc>
          <w:tcPr>
            <w:tcW w:w="2267" w:type="dxa"/>
          </w:tcPr>
          <w:p w14:paraId="317CAF21" w14:textId="207C2763" w:rsidR="008D6A5D" w:rsidRPr="008D6A5D" w:rsidRDefault="008D6A5D" w:rsidP="0080324A">
            <w:pPr>
              <w:spacing w:before="20" w:after="20" w:line="240" w:lineRule="auto"/>
            </w:pPr>
            <w:r w:rsidRPr="008D6A5D">
              <w:t>MIL-E-6015D</w:t>
            </w:r>
          </w:p>
        </w:tc>
        <w:tc>
          <w:tcPr>
            <w:tcW w:w="1247" w:type="dxa"/>
          </w:tcPr>
          <w:p w14:paraId="17575C22" w14:textId="77777777" w:rsidR="008D6A5D" w:rsidRDefault="008D6A5D" w:rsidP="0080324A">
            <w:pPr>
              <w:spacing w:before="20" w:after="20" w:line="240" w:lineRule="auto"/>
              <w:rPr>
                <w:rFonts w:cs="Miriam"/>
              </w:rPr>
            </w:pPr>
          </w:p>
        </w:tc>
        <w:tc>
          <w:tcPr>
            <w:tcW w:w="737" w:type="dxa"/>
          </w:tcPr>
          <w:p w14:paraId="0D764159" w14:textId="77777777" w:rsidR="008D6A5D" w:rsidRDefault="008D6A5D" w:rsidP="0080324A">
            <w:pPr>
              <w:spacing w:before="20" w:after="20" w:line="240" w:lineRule="auto"/>
              <w:rPr>
                <w:rFonts w:cs="Miriam"/>
              </w:rPr>
            </w:pPr>
          </w:p>
        </w:tc>
      </w:tr>
    </w:tbl>
    <w:p w14:paraId="55026A7A" w14:textId="77777777" w:rsidR="008C7F50" w:rsidRPr="008C7F50" w:rsidRDefault="008C7F50" w:rsidP="008C7F50"/>
    <w:p w14:paraId="5A49D25D" w14:textId="6E869144" w:rsidR="002E6C7A" w:rsidRDefault="008C7F50" w:rsidP="00DB5E33">
      <w:pPr>
        <w:pStyle w:val="Heading2"/>
      </w:pPr>
      <w:bookmarkStart w:id="51" w:name="_Toc130405511"/>
      <w:r>
        <w:t>Military Handbook</w:t>
      </w:r>
      <w:bookmarkEnd w:id="51"/>
    </w:p>
    <w:tbl>
      <w:tblPr>
        <w:tblW w:w="10773" w:type="dxa"/>
        <w:tblInd w:w="-567" w:type="dxa"/>
        <w:tblLayout w:type="fixed"/>
        <w:tblLook w:val="0000" w:firstRow="0" w:lastRow="0" w:firstColumn="0" w:lastColumn="0" w:noHBand="0" w:noVBand="0"/>
      </w:tblPr>
      <w:tblGrid>
        <w:gridCol w:w="710"/>
        <w:gridCol w:w="5812"/>
        <w:gridCol w:w="2125"/>
        <w:gridCol w:w="1276"/>
        <w:gridCol w:w="850"/>
      </w:tblGrid>
      <w:tr w:rsidR="008C7F50" w14:paraId="352310A1" w14:textId="77777777" w:rsidTr="0084639B">
        <w:tc>
          <w:tcPr>
            <w:tcW w:w="710" w:type="dxa"/>
            <w:tcBorders>
              <w:bottom w:val="single" w:sz="12" w:space="0" w:color="auto"/>
            </w:tcBorders>
          </w:tcPr>
          <w:p w14:paraId="2C886C02" w14:textId="77777777" w:rsidR="008C7F50" w:rsidRDefault="008C7F50" w:rsidP="0080324A">
            <w:pPr>
              <w:spacing w:before="40" w:after="40" w:line="240" w:lineRule="auto"/>
              <w:jc w:val="center"/>
              <w:rPr>
                <w:rFonts w:ascii="Arial" w:hAnsi="Arial" w:cs="Arial"/>
                <w:b/>
                <w:bCs/>
              </w:rPr>
            </w:pPr>
            <w:r>
              <w:rPr>
                <w:rFonts w:ascii="Arial" w:hAnsi="Arial" w:cs="Arial"/>
                <w:b/>
                <w:bCs/>
              </w:rPr>
              <w:t>No.</w:t>
            </w:r>
          </w:p>
        </w:tc>
        <w:tc>
          <w:tcPr>
            <w:tcW w:w="5812" w:type="dxa"/>
            <w:tcBorders>
              <w:bottom w:val="single" w:sz="12" w:space="0" w:color="auto"/>
            </w:tcBorders>
          </w:tcPr>
          <w:p w14:paraId="08A44A84" w14:textId="77777777" w:rsidR="008C7F50" w:rsidRDefault="008C7F50" w:rsidP="0080324A">
            <w:pPr>
              <w:spacing w:before="40" w:after="40" w:line="240" w:lineRule="auto"/>
              <w:jc w:val="center"/>
              <w:rPr>
                <w:rFonts w:ascii="Arial" w:hAnsi="Arial" w:cs="Arial"/>
                <w:b/>
                <w:bCs/>
              </w:rPr>
            </w:pPr>
            <w:r>
              <w:rPr>
                <w:rFonts w:ascii="Arial" w:hAnsi="Arial" w:cs="Arial"/>
                <w:b/>
                <w:bCs/>
              </w:rPr>
              <w:t>Title</w:t>
            </w:r>
          </w:p>
        </w:tc>
        <w:tc>
          <w:tcPr>
            <w:tcW w:w="2125" w:type="dxa"/>
            <w:tcBorders>
              <w:bottom w:val="single" w:sz="12" w:space="0" w:color="auto"/>
            </w:tcBorders>
          </w:tcPr>
          <w:p w14:paraId="21CB6FDD" w14:textId="77777777" w:rsidR="008C7F50" w:rsidRDefault="008C7F50" w:rsidP="0080324A">
            <w:pPr>
              <w:spacing w:before="40" w:after="40" w:line="240" w:lineRule="auto"/>
              <w:jc w:val="center"/>
              <w:rPr>
                <w:rFonts w:ascii="Arial" w:hAnsi="Arial" w:cs="Arial"/>
                <w:b/>
                <w:bCs/>
              </w:rPr>
            </w:pPr>
            <w:r>
              <w:rPr>
                <w:rFonts w:ascii="Arial" w:hAnsi="Arial" w:cs="Arial"/>
                <w:b/>
                <w:bCs/>
              </w:rPr>
              <w:t>ID</w:t>
            </w:r>
          </w:p>
        </w:tc>
        <w:tc>
          <w:tcPr>
            <w:tcW w:w="1276" w:type="dxa"/>
            <w:tcBorders>
              <w:bottom w:val="single" w:sz="12" w:space="0" w:color="auto"/>
            </w:tcBorders>
          </w:tcPr>
          <w:p w14:paraId="148F36D2" w14:textId="77777777" w:rsidR="008C7F50" w:rsidRDefault="008C7F50" w:rsidP="0080324A">
            <w:pPr>
              <w:spacing w:before="40" w:after="40" w:line="240" w:lineRule="auto"/>
              <w:jc w:val="center"/>
              <w:rPr>
                <w:rFonts w:ascii="Arial" w:hAnsi="Arial" w:cs="Arial"/>
                <w:b/>
                <w:bCs/>
              </w:rPr>
            </w:pPr>
            <w:r>
              <w:rPr>
                <w:rFonts w:ascii="Arial" w:hAnsi="Arial" w:cs="Arial"/>
                <w:b/>
                <w:bCs/>
              </w:rPr>
              <w:t>Revision</w:t>
            </w:r>
          </w:p>
        </w:tc>
        <w:tc>
          <w:tcPr>
            <w:tcW w:w="850" w:type="dxa"/>
            <w:tcBorders>
              <w:bottom w:val="single" w:sz="12" w:space="0" w:color="auto"/>
            </w:tcBorders>
          </w:tcPr>
          <w:p w14:paraId="5536DF58" w14:textId="77777777" w:rsidR="008C7F50" w:rsidRDefault="008C7F50" w:rsidP="0080324A">
            <w:pPr>
              <w:spacing w:before="40" w:after="40" w:line="240" w:lineRule="auto"/>
              <w:jc w:val="center"/>
              <w:rPr>
                <w:rFonts w:ascii="Arial" w:hAnsi="Arial" w:cs="Arial"/>
                <w:b/>
                <w:bCs/>
              </w:rPr>
            </w:pPr>
            <w:r>
              <w:rPr>
                <w:rFonts w:ascii="Arial" w:hAnsi="Arial" w:cs="Arial"/>
                <w:b/>
                <w:bCs/>
              </w:rPr>
              <w:t>Date</w:t>
            </w:r>
          </w:p>
        </w:tc>
      </w:tr>
      <w:tr w:rsidR="008C7F50" w14:paraId="797CA781" w14:textId="77777777" w:rsidTr="0084639B">
        <w:tc>
          <w:tcPr>
            <w:tcW w:w="710" w:type="dxa"/>
            <w:tcBorders>
              <w:top w:val="single" w:sz="12" w:space="0" w:color="auto"/>
            </w:tcBorders>
          </w:tcPr>
          <w:p w14:paraId="1D41CC47" w14:textId="77777777" w:rsidR="008C7F50" w:rsidRDefault="008C7F50" w:rsidP="007D32FA">
            <w:pPr>
              <w:numPr>
                <w:ilvl w:val="0"/>
                <w:numId w:val="7"/>
              </w:numPr>
              <w:spacing w:before="20" w:after="20" w:line="240" w:lineRule="auto"/>
              <w:ind w:right="360"/>
              <w:rPr>
                <w:rFonts w:cs="Miriam"/>
              </w:rPr>
            </w:pPr>
          </w:p>
        </w:tc>
        <w:tc>
          <w:tcPr>
            <w:tcW w:w="5812" w:type="dxa"/>
            <w:tcBorders>
              <w:top w:val="single" w:sz="12" w:space="0" w:color="auto"/>
            </w:tcBorders>
          </w:tcPr>
          <w:p w14:paraId="004686D4" w14:textId="77777777" w:rsidR="008C7F50" w:rsidRPr="00D247A3" w:rsidRDefault="008C7F50" w:rsidP="0080324A">
            <w:pPr>
              <w:pStyle w:val="Explanation"/>
              <w:spacing w:before="20" w:after="20"/>
              <w:jc w:val="left"/>
              <w:rPr>
                <w:rFonts w:asciiTheme="majorBidi" w:hAnsiTheme="majorBidi" w:cstheme="majorBidi"/>
                <w:color w:val="auto"/>
                <w:sz w:val="24"/>
                <w:szCs w:val="24"/>
              </w:rPr>
            </w:pPr>
            <w:r w:rsidRPr="00AA43BD">
              <w:rPr>
                <w:rFonts w:asciiTheme="majorBidi" w:hAnsiTheme="majorBidi" w:cstheme="majorBidi"/>
                <w:color w:val="auto"/>
                <w:sz w:val="24"/>
                <w:szCs w:val="24"/>
              </w:rPr>
              <w:t>Reliability Prediction of Electronic Equipment</w:t>
            </w:r>
          </w:p>
        </w:tc>
        <w:tc>
          <w:tcPr>
            <w:tcW w:w="2125" w:type="dxa"/>
            <w:tcBorders>
              <w:top w:val="single" w:sz="12" w:space="0" w:color="auto"/>
            </w:tcBorders>
          </w:tcPr>
          <w:p w14:paraId="2CAF2DFC" w14:textId="77777777" w:rsidR="008C7F50" w:rsidRDefault="008C7F50" w:rsidP="0080324A">
            <w:pPr>
              <w:spacing w:before="20" w:after="20" w:line="240" w:lineRule="auto"/>
              <w:rPr>
                <w:rFonts w:cs="Miriam"/>
              </w:rPr>
            </w:pPr>
            <w:r w:rsidRPr="00AA43BD">
              <w:rPr>
                <w:rFonts w:cs="Miriam"/>
              </w:rPr>
              <w:t>MIL-HDBK-217F</w:t>
            </w:r>
            <w:r w:rsidRPr="00010BD0">
              <w:rPr>
                <w:rFonts w:cs="Miriam"/>
              </w:rPr>
              <w:t>/Notice 2</w:t>
            </w:r>
          </w:p>
        </w:tc>
        <w:tc>
          <w:tcPr>
            <w:tcW w:w="1276" w:type="dxa"/>
            <w:tcBorders>
              <w:top w:val="single" w:sz="12" w:space="0" w:color="auto"/>
            </w:tcBorders>
          </w:tcPr>
          <w:p w14:paraId="5783F483" w14:textId="77777777" w:rsidR="008C7F50" w:rsidRDefault="008C7F50" w:rsidP="0080324A">
            <w:pPr>
              <w:spacing w:before="20" w:after="20" w:line="240" w:lineRule="auto"/>
              <w:rPr>
                <w:rFonts w:cs="Miriam"/>
              </w:rPr>
            </w:pPr>
          </w:p>
        </w:tc>
        <w:tc>
          <w:tcPr>
            <w:tcW w:w="850" w:type="dxa"/>
            <w:tcBorders>
              <w:top w:val="single" w:sz="12" w:space="0" w:color="auto"/>
            </w:tcBorders>
          </w:tcPr>
          <w:p w14:paraId="7C483741" w14:textId="77777777" w:rsidR="008C7F50" w:rsidRDefault="008C7F50" w:rsidP="0080324A">
            <w:pPr>
              <w:spacing w:before="20" w:after="20" w:line="240" w:lineRule="auto"/>
              <w:rPr>
                <w:rFonts w:cs="Miriam"/>
              </w:rPr>
            </w:pPr>
          </w:p>
        </w:tc>
      </w:tr>
      <w:tr w:rsidR="008C7F50" w14:paraId="66A75858" w14:textId="77777777" w:rsidTr="0084639B">
        <w:tc>
          <w:tcPr>
            <w:tcW w:w="710" w:type="dxa"/>
          </w:tcPr>
          <w:p w14:paraId="3E32F979" w14:textId="77777777" w:rsidR="008C7F50" w:rsidRDefault="008C7F50" w:rsidP="007D32FA">
            <w:pPr>
              <w:numPr>
                <w:ilvl w:val="0"/>
                <w:numId w:val="7"/>
              </w:numPr>
              <w:spacing w:before="20" w:after="20" w:line="240" w:lineRule="auto"/>
              <w:ind w:right="360"/>
              <w:rPr>
                <w:rFonts w:cs="Miriam"/>
              </w:rPr>
            </w:pPr>
          </w:p>
        </w:tc>
        <w:tc>
          <w:tcPr>
            <w:tcW w:w="5812" w:type="dxa"/>
          </w:tcPr>
          <w:p w14:paraId="4499694E" w14:textId="77777777" w:rsidR="008C7F50" w:rsidRPr="00D31C2C" w:rsidRDefault="008C7F50" w:rsidP="0080324A">
            <w:pPr>
              <w:pStyle w:val="Explanation"/>
              <w:spacing w:before="20" w:after="20"/>
              <w:jc w:val="left"/>
              <w:rPr>
                <w:rFonts w:asciiTheme="majorBidi" w:hAnsiTheme="majorBidi" w:cstheme="majorBidi"/>
                <w:color w:val="auto"/>
                <w:sz w:val="24"/>
                <w:szCs w:val="24"/>
                <w:rtl/>
              </w:rPr>
            </w:pPr>
            <w:r w:rsidRPr="00A20D54">
              <w:rPr>
                <w:rFonts w:asciiTheme="majorBidi" w:hAnsiTheme="majorBidi" w:cstheme="majorBidi"/>
                <w:color w:val="auto"/>
                <w:sz w:val="24"/>
                <w:szCs w:val="24"/>
              </w:rPr>
              <w:t>General Guidelines for Electronic Equipment</w:t>
            </w:r>
          </w:p>
        </w:tc>
        <w:tc>
          <w:tcPr>
            <w:tcW w:w="2125" w:type="dxa"/>
          </w:tcPr>
          <w:p w14:paraId="4C69A0B7" w14:textId="77777777" w:rsidR="008C7F50" w:rsidRDefault="008C7F50" w:rsidP="0080324A">
            <w:pPr>
              <w:spacing w:before="20" w:after="20" w:line="240" w:lineRule="auto"/>
              <w:rPr>
                <w:rFonts w:cs="Miriam"/>
              </w:rPr>
            </w:pPr>
            <w:r w:rsidRPr="00AA43BD">
              <w:rPr>
                <w:rFonts w:cs="Miriam"/>
              </w:rPr>
              <w:t>MIL-HDBK-454</w:t>
            </w:r>
            <w:r>
              <w:rPr>
                <w:rFonts w:cs="Miriam"/>
              </w:rPr>
              <w:t>A</w:t>
            </w:r>
          </w:p>
        </w:tc>
        <w:tc>
          <w:tcPr>
            <w:tcW w:w="1276" w:type="dxa"/>
          </w:tcPr>
          <w:p w14:paraId="0B475BFC" w14:textId="77777777" w:rsidR="008C7F50" w:rsidRDefault="008C7F50" w:rsidP="0080324A">
            <w:pPr>
              <w:spacing w:before="20" w:after="20" w:line="240" w:lineRule="auto"/>
              <w:rPr>
                <w:rFonts w:cs="Miriam"/>
              </w:rPr>
            </w:pPr>
          </w:p>
        </w:tc>
        <w:tc>
          <w:tcPr>
            <w:tcW w:w="850" w:type="dxa"/>
          </w:tcPr>
          <w:p w14:paraId="4BA07B4F" w14:textId="77777777" w:rsidR="008C7F50" w:rsidRDefault="008C7F50" w:rsidP="0080324A">
            <w:pPr>
              <w:spacing w:before="20" w:after="20" w:line="240" w:lineRule="auto"/>
              <w:rPr>
                <w:rFonts w:cs="Miriam"/>
              </w:rPr>
            </w:pPr>
          </w:p>
        </w:tc>
      </w:tr>
      <w:tr w:rsidR="008C7F50" w14:paraId="22B56E0C" w14:textId="77777777" w:rsidTr="0084639B">
        <w:tc>
          <w:tcPr>
            <w:tcW w:w="710" w:type="dxa"/>
          </w:tcPr>
          <w:p w14:paraId="3CF50F38" w14:textId="77777777" w:rsidR="008C7F50" w:rsidRDefault="008C7F50" w:rsidP="007D32FA">
            <w:pPr>
              <w:numPr>
                <w:ilvl w:val="0"/>
                <w:numId w:val="7"/>
              </w:numPr>
              <w:spacing w:before="20" w:after="20" w:line="240" w:lineRule="auto"/>
              <w:ind w:right="360"/>
              <w:rPr>
                <w:rFonts w:cs="Miriam"/>
              </w:rPr>
            </w:pPr>
          </w:p>
        </w:tc>
        <w:tc>
          <w:tcPr>
            <w:tcW w:w="5812" w:type="dxa"/>
          </w:tcPr>
          <w:p w14:paraId="2055BCB9" w14:textId="77777777" w:rsidR="008C7F50" w:rsidRPr="00D31C2C" w:rsidRDefault="008C7F50" w:rsidP="0080324A">
            <w:pPr>
              <w:pStyle w:val="Explanation"/>
              <w:spacing w:before="20" w:after="20"/>
              <w:jc w:val="left"/>
              <w:rPr>
                <w:rFonts w:asciiTheme="majorBidi" w:hAnsiTheme="majorBidi" w:cstheme="majorBidi"/>
                <w:color w:val="auto"/>
                <w:sz w:val="24"/>
                <w:szCs w:val="24"/>
              </w:rPr>
            </w:pPr>
            <w:r w:rsidRPr="00AA43BD">
              <w:rPr>
                <w:rFonts w:asciiTheme="majorBidi" w:hAnsiTheme="majorBidi" w:cstheme="majorBidi"/>
                <w:color w:val="auto"/>
                <w:sz w:val="24"/>
                <w:szCs w:val="24"/>
              </w:rPr>
              <w:t>Electronic Equipment, Aircraft, General Specification for</w:t>
            </w:r>
          </w:p>
        </w:tc>
        <w:tc>
          <w:tcPr>
            <w:tcW w:w="2125" w:type="dxa"/>
          </w:tcPr>
          <w:p w14:paraId="1435D5D5" w14:textId="77777777" w:rsidR="008C7F50" w:rsidRDefault="008C7F50" w:rsidP="0080324A">
            <w:pPr>
              <w:spacing w:before="20" w:after="20" w:line="240" w:lineRule="auto"/>
              <w:rPr>
                <w:rFonts w:cs="Miriam"/>
              </w:rPr>
            </w:pPr>
            <w:r w:rsidRPr="00AA43BD">
              <w:rPr>
                <w:rFonts w:cs="Miriam"/>
              </w:rPr>
              <w:t>MIL-HDBK-5400</w:t>
            </w:r>
          </w:p>
        </w:tc>
        <w:tc>
          <w:tcPr>
            <w:tcW w:w="1276" w:type="dxa"/>
          </w:tcPr>
          <w:p w14:paraId="705910F0" w14:textId="77777777" w:rsidR="008C7F50" w:rsidRDefault="008C7F50" w:rsidP="0080324A">
            <w:pPr>
              <w:spacing w:before="20" w:after="20" w:line="240" w:lineRule="auto"/>
              <w:rPr>
                <w:rFonts w:cs="Miriam"/>
              </w:rPr>
            </w:pPr>
          </w:p>
        </w:tc>
        <w:tc>
          <w:tcPr>
            <w:tcW w:w="850" w:type="dxa"/>
          </w:tcPr>
          <w:p w14:paraId="23EBA8BF" w14:textId="77777777" w:rsidR="008C7F50" w:rsidRDefault="008C7F50" w:rsidP="0080324A">
            <w:pPr>
              <w:spacing w:before="20" w:after="20" w:line="240" w:lineRule="auto"/>
              <w:rPr>
                <w:rFonts w:cs="Miriam"/>
              </w:rPr>
            </w:pPr>
          </w:p>
        </w:tc>
      </w:tr>
      <w:tr w:rsidR="008C7F50" w14:paraId="4EED9F5E" w14:textId="77777777" w:rsidTr="0084639B">
        <w:tc>
          <w:tcPr>
            <w:tcW w:w="710" w:type="dxa"/>
          </w:tcPr>
          <w:p w14:paraId="254B80DA" w14:textId="77777777" w:rsidR="008C7F50" w:rsidRDefault="008C7F50" w:rsidP="007D32FA">
            <w:pPr>
              <w:numPr>
                <w:ilvl w:val="0"/>
                <w:numId w:val="7"/>
              </w:numPr>
              <w:spacing w:before="20" w:after="20" w:line="240" w:lineRule="auto"/>
              <w:ind w:right="360"/>
              <w:rPr>
                <w:rFonts w:cs="Miriam"/>
              </w:rPr>
            </w:pPr>
          </w:p>
        </w:tc>
        <w:tc>
          <w:tcPr>
            <w:tcW w:w="5812" w:type="dxa"/>
          </w:tcPr>
          <w:p w14:paraId="5C9AF167" w14:textId="77777777" w:rsidR="008C7F50" w:rsidRPr="00AA43BD" w:rsidRDefault="008C7F50" w:rsidP="0080324A">
            <w:pPr>
              <w:pStyle w:val="Explanation"/>
              <w:spacing w:before="20" w:after="20"/>
              <w:jc w:val="left"/>
              <w:rPr>
                <w:rFonts w:asciiTheme="majorBidi" w:hAnsiTheme="majorBidi" w:cstheme="majorBidi"/>
                <w:color w:val="auto"/>
                <w:sz w:val="24"/>
                <w:szCs w:val="24"/>
              </w:rPr>
            </w:pPr>
            <w:r w:rsidRPr="00AA43BD">
              <w:rPr>
                <w:rFonts w:asciiTheme="majorBidi" w:hAnsiTheme="majorBidi" w:cstheme="majorBidi"/>
                <w:color w:val="auto"/>
                <w:sz w:val="24"/>
                <w:szCs w:val="24"/>
              </w:rPr>
              <w:t>Human Engineering Requirements for Military Systems, Equipment and Facilities</w:t>
            </w:r>
          </w:p>
        </w:tc>
        <w:tc>
          <w:tcPr>
            <w:tcW w:w="2125" w:type="dxa"/>
          </w:tcPr>
          <w:p w14:paraId="3F2BDDD3" w14:textId="77777777" w:rsidR="008C7F50" w:rsidRPr="00AA43BD" w:rsidRDefault="008C7F50" w:rsidP="0080324A">
            <w:pPr>
              <w:spacing w:before="20" w:after="20" w:line="240" w:lineRule="auto"/>
              <w:rPr>
                <w:rFonts w:cs="Miriam"/>
              </w:rPr>
            </w:pPr>
            <w:r w:rsidRPr="00AA43BD">
              <w:rPr>
                <w:rFonts w:cs="Miriam"/>
              </w:rPr>
              <w:t>MIL-HDBK-46855</w:t>
            </w:r>
            <w:r>
              <w:rPr>
                <w:rFonts w:cs="Miriam"/>
              </w:rPr>
              <w:t>A</w:t>
            </w:r>
          </w:p>
        </w:tc>
        <w:tc>
          <w:tcPr>
            <w:tcW w:w="1276" w:type="dxa"/>
          </w:tcPr>
          <w:p w14:paraId="10E9C697" w14:textId="77777777" w:rsidR="008C7F50" w:rsidRDefault="008C7F50" w:rsidP="0080324A">
            <w:pPr>
              <w:spacing w:before="20" w:after="20" w:line="240" w:lineRule="auto"/>
              <w:rPr>
                <w:rFonts w:cs="Miriam"/>
              </w:rPr>
            </w:pPr>
          </w:p>
        </w:tc>
        <w:tc>
          <w:tcPr>
            <w:tcW w:w="850" w:type="dxa"/>
          </w:tcPr>
          <w:p w14:paraId="737447A6" w14:textId="77777777" w:rsidR="008C7F50" w:rsidRDefault="008C7F50" w:rsidP="0080324A">
            <w:pPr>
              <w:spacing w:before="20" w:after="20" w:line="240" w:lineRule="auto"/>
              <w:rPr>
                <w:rFonts w:cs="Miriam"/>
              </w:rPr>
            </w:pPr>
          </w:p>
        </w:tc>
      </w:tr>
    </w:tbl>
    <w:p w14:paraId="3B7FC242" w14:textId="5F604625" w:rsidR="008C7F50" w:rsidRDefault="008C7F50" w:rsidP="008C7F50"/>
    <w:p w14:paraId="6DE9A810" w14:textId="567BE95B" w:rsidR="008C7F50" w:rsidRDefault="008C7F50" w:rsidP="008C7F50">
      <w:pPr>
        <w:pStyle w:val="Heading2"/>
      </w:pPr>
      <w:bookmarkStart w:id="52" w:name="_Toc130405512"/>
      <w:r>
        <w:t>Others</w:t>
      </w:r>
      <w:bookmarkEnd w:id="52"/>
    </w:p>
    <w:tbl>
      <w:tblPr>
        <w:tblW w:w="10773" w:type="dxa"/>
        <w:tblInd w:w="-567" w:type="dxa"/>
        <w:tblLayout w:type="fixed"/>
        <w:tblLook w:val="0000" w:firstRow="0" w:lastRow="0" w:firstColumn="0" w:lastColumn="0" w:noHBand="0" w:noVBand="0"/>
      </w:tblPr>
      <w:tblGrid>
        <w:gridCol w:w="710"/>
        <w:gridCol w:w="5812"/>
        <w:gridCol w:w="2125"/>
        <w:gridCol w:w="1389"/>
        <w:gridCol w:w="737"/>
      </w:tblGrid>
      <w:tr w:rsidR="008C7F50" w14:paraId="5A148724" w14:textId="77777777" w:rsidTr="005D54A8">
        <w:tc>
          <w:tcPr>
            <w:tcW w:w="710" w:type="dxa"/>
            <w:tcBorders>
              <w:bottom w:val="single" w:sz="12" w:space="0" w:color="auto"/>
            </w:tcBorders>
          </w:tcPr>
          <w:p w14:paraId="515BEBBA" w14:textId="77777777" w:rsidR="008C7F50" w:rsidRDefault="008C7F50" w:rsidP="0080324A">
            <w:pPr>
              <w:spacing w:before="40" w:after="40" w:line="240" w:lineRule="auto"/>
              <w:jc w:val="center"/>
              <w:rPr>
                <w:rFonts w:ascii="Arial" w:hAnsi="Arial" w:cs="Arial"/>
                <w:b/>
                <w:bCs/>
              </w:rPr>
            </w:pPr>
            <w:r>
              <w:rPr>
                <w:rFonts w:ascii="Arial" w:hAnsi="Arial" w:cs="Arial"/>
                <w:b/>
                <w:bCs/>
              </w:rPr>
              <w:t>No.</w:t>
            </w:r>
          </w:p>
        </w:tc>
        <w:tc>
          <w:tcPr>
            <w:tcW w:w="5812" w:type="dxa"/>
            <w:tcBorders>
              <w:bottom w:val="single" w:sz="12" w:space="0" w:color="auto"/>
            </w:tcBorders>
          </w:tcPr>
          <w:p w14:paraId="4E6F0F6B" w14:textId="77777777" w:rsidR="008C7F50" w:rsidRDefault="008C7F50" w:rsidP="0080324A">
            <w:pPr>
              <w:spacing w:before="40" w:after="40" w:line="240" w:lineRule="auto"/>
              <w:jc w:val="center"/>
              <w:rPr>
                <w:rFonts w:ascii="Arial" w:hAnsi="Arial" w:cs="Arial"/>
                <w:b/>
                <w:bCs/>
              </w:rPr>
            </w:pPr>
            <w:r>
              <w:rPr>
                <w:rFonts w:ascii="Arial" w:hAnsi="Arial" w:cs="Arial"/>
                <w:b/>
                <w:bCs/>
              </w:rPr>
              <w:t>Title</w:t>
            </w:r>
          </w:p>
        </w:tc>
        <w:tc>
          <w:tcPr>
            <w:tcW w:w="2125" w:type="dxa"/>
            <w:tcBorders>
              <w:bottom w:val="single" w:sz="12" w:space="0" w:color="auto"/>
            </w:tcBorders>
          </w:tcPr>
          <w:p w14:paraId="15AF5557" w14:textId="77777777" w:rsidR="008C7F50" w:rsidRDefault="008C7F50" w:rsidP="0080324A">
            <w:pPr>
              <w:spacing w:before="40" w:after="40" w:line="240" w:lineRule="auto"/>
              <w:jc w:val="center"/>
              <w:rPr>
                <w:rFonts w:ascii="Arial" w:hAnsi="Arial" w:cs="Arial"/>
                <w:b/>
                <w:bCs/>
              </w:rPr>
            </w:pPr>
            <w:r>
              <w:rPr>
                <w:rFonts w:ascii="Arial" w:hAnsi="Arial" w:cs="Arial"/>
                <w:b/>
                <w:bCs/>
              </w:rPr>
              <w:t>ID</w:t>
            </w:r>
          </w:p>
        </w:tc>
        <w:tc>
          <w:tcPr>
            <w:tcW w:w="1389" w:type="dxa"/>
            <w:tcBorders>
              <w:bottom w:val="single" w:sz="12" w:space="0" w:color="auto"/>
            </w:tcBorders>
          </w:tcPr>
          <w:p w14:paraId="02699971" w14:textId="77777777" w:rsidR="008C7F50" w:rsidRDefault="008C7F50" w:rsidP="0080324A">
            <w:pPr>
              <w:spacing w:before="40" w:after="40" w:line="240" w:lineRule="auto"/>
              <w:jc w:val="center"/>
              <w:rPr>
                <w:rFonts w:ascii="Arial" w:hAnsi="Arial" w:cs="Arial"/>
                <w:b/>
                <w:bCs/>
              </w:rPr>
            </w:pPr>
            <w:r>
              <w:rPr>
                <w:rFonts w:ascii="Arial" w:hAnsi="Arial" w:cs="Arial"/>
                <w:b/>
                <w:bCs/>
              </w:rPr>
              <w:t>Revision</w:t>
            </w:r>
          </w:p>
        </w:tc>
        <w:tc>
          <w:tcPr>
            <w:tcW w:w="737" w:type="dxa"/>
            <w:tcBorders>
              <w:bottom w:val="single" w:sz="12" w:space="0" w:color="auto"/>
            </w:tcBorders>
          </w:tcPr>
          <w:p w14:paraId="28302552" w14:textId="77777777" w:rsidR="008C7F50" w:rsidRDefault="008C7F50" w:rsidP="0080324A">
            <w:pPr>
              <w:spacing w:before="40" w:after="40" w:line="240" w:lineRule="auto"/>
              <w:jc w:val="center"/>
              <w:rPr>
                <w:rFonts w:ascii="Arial" w:hAnsi="Arial" w:cs="Arial"/>
                <w:b/>
                <w:bCs/>
              </w:rPr>
            </w:pPr>
            <w:r>
              <w:rPr>
                <w:rFonts w:ascii="Arial" w:hAnsi="Arial" w:cs="Arial"/>
                <w:b/>
                <w:bCs/>
              </w:rPr>
              <w:t>Date</w:t>
            </w:r>
          </w:p>
        </w:tc>
      </w:tr>
      <w:tr w:rsidR="00171D9A" w14:paraId="7C487C71" w14:textId="77777777" w:rsidTr="005D54A8">
        <w:tc>
          <w:tcPr>
            <w:tcW w:w="710" w:type="dxa"/>
            <w:tcBorders>
              <w:top w:val="single" w:sz="12" w:space="0" w:color="auto"/>
            </w:tcBorders>
          </w:tcPr>
          <w:p w14:paraId="60916471" w14:textId="77777777" w:rsidR="00171D9A" w:rsidRDefault="00171D9A" w:rsidP="007D32FA">
            <w:pPr>
              <w:numPr>
                <w:ilvl w:val="0"/>
                <w:numId w:val="7"/>
              </w:numPr>
              <w:spacing w:before="20" w:after="20" w:line="240" w:lineRule="auto"/>
              <w:ind w:right="360"/>
              <w:rPr>
                <w:rFonts w:cs="Miriam"/>
              </w:rPr>
            </w:pPr>
          </w:p>
        </w:tc>
        <w:tc>
          <w:tcPr>
            <w:tcW w:w="5812" w:type="dxa"/>
            <w:tcBorders>
              <w:top w:val="single" w:sz="12" w:space="0" w:color="auto"/>
            </w:tcBorders>
          </w:tcPr>
          <w:p w14:paraId="17BF7640" w14:textId="77777777" w:rsidR="00171D9A" w:rsidRPr="00171D9A" w:rsidRDefault="00171D9A" w:rsidP="00171D9A">
            <w:pPr>
              <w:pStyle w:val="Explanation"/>
              <w:spacing w:before="20" w:after="20"/>
              <w:jc w:val="left"/>
              <w:rPr>
                <w:rFonts w:asciiTheme="majorBidi" w:hAnsiTheme="majorBidi" w:cstheme="majorBidi"/>
                <w:color w:val="auto"/>
                <w:sz w:val="24"/>
                <w:szCs w:val="24"/>
              </w:rPr>
            </w:pPr>
            <w:r w:rsidRPr="00171D9A">
              <w:rPr>
                <w:rFonts w:asciiTheme="majorBidi" w:hAnsiTheme="majorBidi" w:cstheme="majorBidi"/>
                <w:color w:val="auto"/>
                <w:sz w:val="24"/>
                <w:szCs w:val="24"/>
              </w:rPr>
              <w:t xml:space="preserve">Electrical Characteristics of Balanced Voltage Digital </w:t>
            </w:r>
          </w:p>
          <w:p w14:paraId="44C72043" w14:textId="2728273B" w:rsidR="00171D9A" w:rsidRPr="00D247A3" w:rsidRDefault="00171D9A" w:rsidP="00171D9A">
            <w:pPr>
              <w:pStyle w:val="Explanation"/>
              <w:spacing w:before="20" w:after="20"/>
              <w:jc w:val="left"/>
              <w:rPr>
                <w:rFonts w:asciiTheme="majorBidi" w:hAnsiTheme="majorBidi" w:cstheme="majorBidi"/>
                <w:color w:val="auto"/>
                <w:sz w:val="24"/>
                <w:szCs w:val="24"/>
              </w:rPr>
            </w:pPr>
            <w:r w:rsidRPr="00171D9A">
              <w:rPr>
                <w:rFonts w:asciiTheme="majorBidi" w:hAnsiTheme="majorBidi" w:cstheme="majorBidi"/>
                <w:color w:val="auto"/>
                <w:sz w:val="24"/>
                <w:szCs w:val="24"/>
              </w:rPr>
              <w:t>Interface Circuit (Ansi/TIA/EIA-422-B-94) (May, 1994)</w:t>
            </w:r>
          </w:p>
        </w:tc>
        <w:tc>
          <w:tcPr>
            <w:tcW w:w="2125" w:type="dxa"/>
            <w:tcBorders>
              <w:top w:val="single" w:sz="12" w:space="0" w:color="auto"/>
            </w:tcBorders>
          </w:tcPr>
          <w:p w14:paraId="262D82AF" w14:textId="3CAFBFEE" w:rsidR="00171D9A" w:rsidRDefault="00171D9A" w:rsidP="00171D9A">
            <w:pPr>
              <w:spacing w:before="20" w:after="20" w:line="240" w:lineRule="auto"/>
              <w:rPr>
                <w:rFonts w:cs="Miriam"/>
              </w:rPr>
            </w:pPr>
            <w:r w:rsidRPr="00294C4B">
              <w:rPr>
                <w:rFonts w:ascii="Arial" w:hAnsi="Arial" w:cs="Arial"/>
                <w:sz w:val="22"/>
                <w:szCs w:val="22"/>
              </w:rPr>
              <w:t>TIA/EIA-422-B</w:t>
            </w:r>
          </w:p>
        </w:tc>
        <w:tc>
          <w:tcPr>
            <w:tcW w:w="1389" w:type="dxa"/>
            <w:tcBorders>
              <w:top w:val="single" w:sz="12" w:space="0" w:color="auto"/>
            </w:tcBorders>
          </w:tcPr>
          <w:p w14:paraId="3AFB2CF8" w14:textId="77777777" w:rsidR="00171D9A" w:rsidRDefault="00171D9A" w:rsidP="00171D9A">
            <w:pPr>
              <w:spacing w:before="20" w:after="20" w:line="240" w:lineRule="auto"/>
              <w:rPr>
                <w:rFonts w:cs="Miriam"/>
              </w:rPr>
            </w:pPr>
          </w:p>
        </w:tc>
        <w:tc>
          <w:tcPr>
            <w:tcW w:w="737" w:type="dxa"/>
            <w:tcBorders>
              <w:top w:val="single" w:sz="12" w:space="0" w:color="auto"/>
            </w:tcBorders>
          </w:tcPr>
          <w:p w14:paraId="50F9052D" w14:textId="77777777" w:rsidR="00171D9A" w:rsidRDefault="00171D9A" w:rsidP="00171D9A">
            <w:pPr>
              <w:spacing w:before="20" w:after="20" w:line="240" w:lineRule="auto"/>
              <w:rPr>
                <w:rFonts w:cs="Miriam"/>
              </w:rPr>
            </w:pPr>
          </w:p>
        </w:tc>
      </w:tr>
      <w:tr w:rsidR="00171D9A" w14:paraId="77425C7E" w14:textId="77777777" w:rsidTr="005D54A8">
        <w:tc>
          <w:tcPr>
            <w:tcW w:w="710" w:type="dxa"/>
          </w:tcPr>
          <w:p w14:paraId="5078E7C5" w14:textId="77777777" w:rsidR="00171D9A" w:rsidRDefault="00171D9A" w:rsidP="007D32FA">
            <w:pPr>
              <w:numPr>
                <w:ilvl w:val="0"/>
                <w:numId w:val="7"/>
              </w:numPr>
              <w:spacing w:before="20" w:after="20" w:line="240" w:lineRule="auto"/>
              <w:ind w:right="360"/>
              <w:rPr>
                <w:rFonts w:cs="Miriam"/>
              </w:rPr>
            </w:pPr>
          </w:p>
        </w:tc>
        <w:tc>
          <w:tcPr>
            <w:tcW w:w="5812" w:type="dxa"/>
          </w:tcPr>
          <w:p w14:paraId="49605E7C" w14:textId="21B3931A" w:rsidR="00171D9A" w:rsidRPr="006108BC" w:rsidRDefault="00171D9A" w:rsidP="00171D9A">
            <w:pPr>
              <w:pStyle w:val="Explanation"/>
              <w:spacing w:before="20" w:after="20"/>
              <w:jc w:val="left"/>
              <w:rPr>
                <w:rFonts w:asciiTheme="majorBidi" w:hAnsiTheme="majorBidi" w:cstheme="majorBidi"/>
                <w:color w:val="auto"/>
                <w:sz w:val="24"/>
                <w:szCs w:val="24"/>
              </w:rPr>
            </w:pPr>
            <w:r w:rsidRPr="00171D9A">
              <w:rPr>
                <w:rFonts w:asciiTheme="majorBidi" w:hAnsiTheme="majorBidi" w:cstheme="majorBidi"/>
                <w:color w:val="auto"/>
                <w:sz w:val="24"/>
                <w:szCs w:val="24"/>
              </w:rPr>
              <w:t>VME Bus Standard</w:t>
            </w:r>
          </w:p>
        </w:tc>
        <w:tc>
          <w:tcPr>
            <w:tcW w:w="2125" w:type="dxa"/>
          </w:tcPr>
          <w:p w14:paraId="1115A6CC" w14:textId="16F9DF04" w:rsidR="00171D9A" w:rsidRPr="006108BC" w:rsidRDefault="00171D9A" w:rsidP="00171D9A">
            <w:pPr>
              <w:spacing w:before="20" w:after="20" w:line="240" w:lineRule="auto"/>
              <w:rPr>
                <w:rFonts w:cs="Miriam"/>
              </w:rPr>
            </w:pPr>
            <w:r w:rsidRPr="00294C4B">
              <w:rPr>
                <w:rFonts w:ascii="Arial" w:hAnsi="Arial" w:cs="Arial"/>
                <w:sz w:val="22"/>
                <w:szCs w:val="22"/>
              </w:rPr>
              <w:t>IEEE-1014</w:t>
            </w:r>
          </w:p>
        </w:tc>
        <w:tc>
          <w:tcPr>
            <w:tcW w:w="1389" w:type="dxa"/>
          </w:tcPr>
          <w:p w14:paraId="06AC9B3B" w14:textId="77777777" w:rsidR="00171D9A" w:rsidRDefault="00171D9A" w:rsidP="00171D9A">
            <w:pPr>
              <w:spacing w:before="20" w:after="20" w:line="240" w:lineRule="auto"/>
              <w:rPr>
                <w:rFonts w:cs="Miriam"/>
              </w:rPr>
            </w:pPr>
          </w:p>
        </w:tc>
        <w:tc>
          <w:tcPr>
            <w:tcW w:w="737" w:type="dxa"/>
          </w:tcPr>
          <w:p w14:paraId="26CBE5FA" w14:textId="77777777" w:rsidR="00171D9A" w:rsidRDefault="00171D9A" w:rsidP="00171D9A">
            <w:pPr>
              <w:spacing w:before="20" w:after="20" w:line="240" w:lineRule="auto"/>
              <w:rPr>
                <w:rFonts w:cs="Miriam"/>
              </w:rPr>
            </w:pPr>
          </w:p>
        </w:tc>
      </w:tr>
      <w:tr w:rsidR="00171D9A" w14:paraId="3F797FD7" w14:textId="77777777" w:rsidTr="005D54A8">
        <w:tc>
          <w:tcPr>
            <w:tcW w:w="710" w:type="dxa"/>
          </w:tcPr>
          <w:p w14:paraId="0603857F" w14:textId="77777777" w:rsidR="00171D9A" w:rsidRDefault="00171D9A" w:rsidP="007D32FA">
            <w:pPr>
              <w:numPr>
                <w:ilvl w:val="0"/>
                <w:numId w:val="7"/>
              </w:numPr>
              <w:spacing w:before="20" w:after="20" w:line="240" w:lineRule="auto"/>
              <w:ind w:right="360"/>
              <w:rPr>
                <w:rFonts w:cs="Miriam"/>
              </w:rPr>
            </w:pPr>
          </w:p>
        </w:tc>
        <w:tc>
          <w:tcPr>
            <w:tcW w:w="5812" w:type="dxa"/>
          </w:tcPr>
          <w:p w14:paraId="5024FA54" w14:textId="011F132F" w:rsidR="00171D9A" w:rsidRPr="006108BC" w:rsidRDefault="00171D9A" w:rsidP="00171D9A">
            <w:pPr>
              <w:pStyle w:val="Explanation"/>
              <w:spacing w:before="20" w:after="20"/>
              <w:jc w:val="left"/>
              <w:rPr>
                <w:rFonts w:asciiTheme="majorBidi" w:hAnsiTheme="majorBidi" w:cstheme="majorBidi"/>
                <w:color w:val="auto"/>
                <w:sz w:val="24"/>
                <w:szCs w:val="24"/>
              </w:rPr>
            </w:pPr>
            <w:r w:rsidRPr="00171D9A">
              <w:rPr>
                <w:rFonts w:asciiTheme="majorBidi" w:hAnsiTheme="majorBidi" w:cstheme="majorBidi"/>
                <w:color w:val="auto"/>
                <w:sz w:val="24"/>
                <w:szCs w:val="24"/>
              </w:rPr>
              <w:t>Mechanical Core specification for conduction cooled Euro-cards.</w:t>
            </w:r>
          </w:p>
        </w:tc>
        <w:tc>
          <w:tcPr>
            <w:tcW w:w="2125" w:type="dxa"/>
          </w:tcPr>
          <w:p w14:paraId="35A45443" w14:textId="0AED68E2" w:rsidR="00171D9A" w:rsidRPr="006108BC" w:rsidRDefault="00171D9A" w:rsidP="00171D9A">
            <w:pPr>
              <w:spacing w:before="20" w:after="20" w:line="240" w:lineRule="auto"/>
              <w:rPr>
                <w:rFonts w:cs="Miriam"/>
              </w:rPr>
            </w:pPr>
            <w:r w:rsidRPr="00294C4B">
              <w:rPr>
                <w:rFonts w:ascii="Arial" w:hAnsi="Arial" w:cs="Arial"/>
                <w:sz w:val="22"/>
                <w:szCs w:val="22"/>
              </w:rPr>
              <w:t>IEEE 1101.2-1992</w:t>
            </w:r>
          </w:p>
        </w:tc>
        <w:tc>
          <w:tcPr>
            <w:tcW w:w="1389" w:type="dxa"/>
          </w:tcPr>
          <w:p w14:paraId="7C416FD1" w14:textId="77777777" w:rsidR="00171D9A" w:rsidRDefault="00171D9A" w:rsidP="00171D9A">
            <w:pPr>
              <w:spacing w:before="20" w:after="20" w:line="240" w:lineRule="auto"/>
              <w:rPr>
                <w:rFonts w:cs="Miriam"/>
              </w:rPr>
            </w:pPr>
          </w:p>
        </w:tc>
        <w:tc>
          <w:tcPr>
            <w:tcW w:w="737" w:type="dxa"/>
          </w:tcPr>
          <w:p w14:paraId="756BB130" w14:textId="77777777" w:rsidR="00171D9A" w:rsidRDefault="00171D9A" w:rsidP="00171D9A">
            <w:pPr>
              <w:spacing w:before="20" w:after="20" w:line="240" w:lineRule="auto"/>
              <w:rPr>
                <w:rFonts w:cs="Miriam"/>
              </w:rPr>
            </w:pPr>
          </w:p>
        </w:tc>
      </w:tr>
      <w:tr w:rsidR="00171D9A" w14:paraId="6D6F5955" w14:textId="77777777" w:rsidTr="005D54A8">
        <w:tc>
          <w:tcPr>
            <w:tcW w:w="710" w:type="dxa"/>
          </w:tcPr>
          <w:p w14:paraId="6C5F2861" w14:textId="77777777" w:rsidR="00171D9A" w:rsidRDefault="00171D9A" w:rsidP="007D32FA">
            <w:pPr>
              <w:numPr>
                <w:ilvl w:val="0"/>
                <w:numId w:val="7"/>
              </w:numPr>
              <w:spacing w:before="20" w:after="20" w:line="240" w:lineRule="auto"/>
              <w:ind w:right="360"/>
              <w:rPr>
                <w:rFonts w:cs="Miriam"/>
              </w:rPr>
            </w:pPr>
          </w:p>
        </w:tc>
        <w:tc>
          <w:tcPr>
            <w:tcW w:w="5812" w:type="dxa"/>
          </w:tcPr>
          <w:p w14:paraId="199D0096" w14:textId="7C0F1E47" w:rsidR="00171D9A" w:rsidRPr="00B74A4E" w:rsidRDefault="00171D9A" w:rsidP="00B74A4E">
            <w:pPr>
              <w:pStyle w:val="Explanation"/>
              <w:spacing w:before="20" w:after="20"/>
              <w:jc w:val="left"/>
              <w:rPr>
                <w:rFonts w:asciiTheme="majorBidi" w:hAnsiTheme="majorBidi" w:cstheme="majorBidi"/>
                <w:color w:val="auto"/>
                <w:sz w:val="24"/>
                <w:szCs w:val="24"/>
              </w:rPr>
            </w:pPr>
            <w:r w:rsidRPr="00B74A4E">
              <w:rPr>
                <w:rFonts w:asciiTheme="majorBidi" w:hAnsiTheme="majorBidi" w:cstheme="majorBidi"/>
                <w:color w:val="auto"/>
                <w:sz w:val="24"/>
                <w:szCs w:val="24"/>
              </w:rPr>
              <w:t>Serial Communications (Ethernet)</w:t>
            </w:r>
          </w:p>
        </w:tc>
        <w:tc>
          <w:tcPr>
            <w:tcW w:w="2125" w:type="dxa"/>
          </w:tcPr>
          <w:p w14:paraId="372C2AF9" w14:textId="50DD6411" w:rsidR="00171D9A" w:rsidRPr="006108BC" w:rsidRDefault="00171D9A" w:rsidP="00171D9A">
            <w:pPr>
              <w:spacing w:before="20" w:after="20" w:line="240" w:lineRule="auto"/>
              <w:rPr>
                <w:rFonts w:cs="Miriam"/>
              </w:rPr>
            </w:pPr>
            <w:r w:rsidRPr="00294C4B">
              <w:rPr>
                <w:rFonts w:ascii="Arial" w:hAnsi="Arial" w:cs="Arial"/>
                <w:sz w:val="22"/>
                <w:szCs w:val="22"/>
              </w:rPr>
              <w:t>IEEE 802.3</w:t>
            </w:r>
          </w:p>
        </w:tc>
        <w:tc>
          <w:tcPr>
            <w:tcW w:w="1389" w:type="dxa"/>
          </w:tcPr>
          <w:p w14:paraId="347959F1" w14:textId="77777777" w:rsidR="00171D9A" w:rsidRDefault="00171D9A" w:rsidP="00171D9A">
            <w:pPr>
              <w:spacing w:before="20" w:after="20" w:line="240" w:lineRule="auto"/>
              <w:rPr>
                <w:rFonts w:cs="Miriam"/>
              </w:rPr>
            </w:pPr>
          </w:p>
        </w:tc>
        <w:tc>
          <w:tcPr>
            <w:tcW w:w="737" w:type="dxa"/>
          </w:tcPr>
          <w:p w14:paraId="2E7C30F8" w14:textId="77777777" w:rsidR="00171D9A" w:rsidRDefault="00171D9A" w:rsidP="00171D9A">
            <w:pPr>
              <w:spacing w:before="20" w:after="20" w:line="240" w:lineRule="auto"/>
              <w:rPr>
                <w:rFonts w:cs="Miriam"/>
              </w:rPr>
            </w:pPr>
          </w:p>
        </w:tc>
      </w:tr>
      <w:tr w:rsidR="00171D9A" w14:paraId="4863E788" w14:textId="77777777" w:rsidTr="005D54A8">
        <w:tc>
          <w:tcPr>
            <w:tcW w:w="710" w:type="dxa"/>
          </w:tcPr>
          <w:p w14:paraId="1D1F0298" w14:textId="77777777" w:rsidR="00171D9A" w:rsidRDefault="00171D9A" w:rsidP="007D32FA">
            <w:pPr>
              <w:numPr>
                <w:ilvl w:val="0"/>
                <w:numId w:val="7"/>
              </w:numPr>
              <w:spacing w:before="20" w:after="20" w:line="240" w:lineRule="auto"/>
              <w:ind w:right="360"/>
              <w:rPr>
                <w:rFonts w:cs="Miriam"/>
              </w:rPr>
            </w:pPr>
          </w:p>
        </w:tc>
        <w:tc>
          <w:tcPr>
            <w:tcW w:w="5812" w:type="dxa"/>
          </w:tcPr>
          <w:p w14:paraId="49B3554A" w14:textId="47ADAF4E" w:rsidR="00171D9A" w:rsidRPr="006108BC" w:rsidRDefault="00171D9A" w:rsidP="00171D9A">
            <w:pPr>
              <w:pStyle w:val="Explanation"/>
              <w:spacing w:before="20" w:after="20"/>
              <w:jc w:val="left"/>
              <w:rPr>
                <w:rFonts w:asciiTheme="majorBidi" w:hAnsiTheme="majorBidi" w:cstheme="majorBidi"/>
                <w:color w:val="auto"/>
                <w:sz w:val="24"/>
                <w:szCs w:val="24"/>
              </w:rPr>
            </w:pPr>
            <w:r w:rsidRPr="006108BC">
              <w:rPr>
                <w:rFonts w:asciiTheme="majorBidi" w:hAnsiTheme="majorBidi" w:cstheme="majorBidi"/>
                <w:color w:val="auto"/>
                <w:sz w:val="24"/>
                <w:szCs w:val="24"/>
              </w:rPr>
              <w:t>Plate, Identification</w:t>
            </w:r>
          </w:p>
        </w:tc>
        <w:tc>
          <w:tcPr>
            <w:tcW w:w="2125" w:type="dxa"/>
          </w:tcPr>
          <w:p w14:paraId="7FDBCA13" w14:textId="6D2B142E" w:rsidR="00171D9A" w:rsidRPr="006108BC" w:rsidRDefault="00171D9A" w:rsidP="00171D9A">
            <w:pPr>
              <w:spacing w:before="20" w:after="20" w:line="240" w:lineRule="auto"/>
              <w:rPr>
                <w:rFonts w:cs="Miriam"/>
              </w:rPr>
            </w:pPr>
            <w:r w:rsidRPr="006108BC">
              <w:rPr>
                <w:rFonts w:cs="Miriam"/>
              </w:rPr>
              <w:t>A-A-50271</w:t>
            </w:r>
          </w:p>
        </w:tc>
        <w:tc>
          <w:tcPr>
            <w:tcW w:w="1389" w:type="dxa"/>
          </w:tcPr>
          <w:p w14:paraId="2DE44512" w14:textId="77777777" w:rsidR="00171D9A" w:rsidRDefault="00171D9A" w:rsidP="00171D9A">
            <w:pPr>
              <w:spacing w:before="20" w:after="20" w:line="240" w:lineRule="auto"/>
              <w:rPr>
                <w:rFonts w:cs="Miriam"/>
              </w:rPr>
            </w:pPr>
          </w:p>
        </w:tc>
        <w:tc>
          <w:tcPr>
            <w:tcW w:w="737" w:type="dxa"/>
          </w:tcPr>
          <w:p w14:paraId="293A9B48" w14:textId="77777777" w:rsidR="00171D9A" w:rsidRDefault="00171D9A" w:rsidP="00171D9A">
            <w:pPr>
              <w:spacing w:before="20" w:after="20" w:line="240" w:lineRule="auto"/>
              <w:rPr>
                <w:rFonts w:cs="Miriam"/>
              </w:rPr>
            </w:pPr>
          </w:p>
        </w:tc>
      </w:tr>
      <w:tr w:rsidR="00171D9A" w14:paraId="7D4EE0C7" w14:textId="77777777" w:rsidTr="005D54A8">
        <w:tc>
          <w:tcPr>
            <w:tcW w:w="710" w:type="dxa"/>
          </w:tcPr>
          <w:p w14:paraId="03DAE6E0" w14:textId="77777777" w:rsidR="00171D9A" w:rsidRDefault="00171D9A" w:rsidP="007D32FA">
            <w:pPr>
              <w:numPr>
                <w:ilvl w:val="0"/>
                <w:numId w:val="7"/>
              </w:numPr>
              <w:spacing w:before="20" w:after="20" w:line="240" w:lineRule="auto"/>
              <w:ind w:right="360"/>
              <w:rPr>
                <w:rFonts w:cs="Miriam"/>
              </w:rPr>
            </w:pPr>
          </w:p>
        </w:tc>
        <w:tc>
          <w:tcPr>
            <w:tcW w:w="5812" w:type="dxa"/>
          </w:tcPr>
          <w:p w14:paraId="7FD7E188" w14:textId="77777777" w:rsidR="00171D9A" w:rsidRPr="00D31C2C" w:rsidRDefault="00171D9A" w:rsidP="00171D9A">
            <w:pPr>
              <w:pStyle w:val="Explanation"/>
              <w:spacing w:before="20" w:after="20"/>
              <w:jc w:val="left"/>
              <w:rPr>
                <w:rFonts w:asciiTheme="majorBidi" w:hAnsiTheme="majorBidi" w:cstheme="majorBidi"/>
                <w:color w:val="auto"/>
                <w:sz w:val="24"/>
                <w:szCs w:val="24"/>
                <w:rtl/>
              </w:rPr>
            </w:pPr>
            <w:r w:rsidRPr="006108BC">
              <w:rPr>
                <w:rFonts w:asciiTheme="majorBidi" w:hAnsiTheme="majorBidi" w:cstheme="majorBidi"/>
                <w:color w:val="auto"/>
                <w:sz w:val="24"/>
                <w:szCs w:val="24"/>
              </w:rPr>
              <w:t>Laboratories, Calibration, and Measuring and Test Equipment</w:t>
            </w:r>
          </w:p>
        </w:tc>
        <w:tc>
          <w:tcPr>
            <w:tcW w:w="2125" w:type="dxa"/>
          </w:tcPr>
          <w:p w14:paraId="17F42D86" w14:textId="77777777" w:rsidR="00171D9A" w:rsidRDefault="00171D9A" w:rsidP="00171D9A">
            <w:pPr>
              <w:spacing w:before="20" w:after="20" w:line="240" w:lineRule="auto"/>
              <w:rPr>
                <w:rFonts w:cs="Miriam"/>
              </w:rPr>
            </w:pPr>
            <w:r w:rsidRPr="006108BC">
              <w:rPr>
                <w:rFonts w:cs="Miriam"/>
              </w:rPr>
              <w:t>NCSL Z540.1</w:t>
            </w:r>
          </w:p>
        </w:tc>
        <w:tc>
          <w:tcPr>
            <w:tcW w:w="1389" w:type="dxa"/>
          </w:tcPr>
          <w:p w14:paraId="0D831EC3" w14:textId="77777777" w:rsidR="00171D9A" w:rsidRDefault="00171D9A" w:rsidP="00171D9A">
            <w:pPr>
              <w:spacing w:before="20" w:after="20" w:line="240" w:lineRule="auto"/>
              <w:rPr>
                <w:rFonts w:cs="Miriam"/>
              </w:rPr>
            </w:pPr>
          </w:p>
        </w:tc>
        <w:tc>
          <w:tcPr>
            <w:tcW w:w="737" w:type="dxa"/>
          </w:tcPr>
          <w:p w14:paraId="7A3FD157" w14:textId="77777777" w:rsidR="00171D9A" w:rsidRDefault="00171D9A" w:rsidP="00171D9A">
            <w:pPr>
              <w:spacing w:before="20" w:after="20" w:line="240" w:lineRule="auto"/>
              <w:rPr>
                <w:rFonts w:cs="Miriam"/>
              </w:rPr>
            </w:pPr>
          </w:p>
        </w:tc>
      </w:tr>
      <w:tr w:rsidR="00171D9A" w14:paraId="1C70B818" w14:textId="77777777" w:rsidTr="005D54A8">
        <w:tc>
          <w:tcPr>
            <w:tcW w:w="710" w:type="dxa"/>
          </w:tcPr>
          <w:p w14:paraId="1D8EB90F" w14:textId="77777777" w:rsidR="00171D9A" w:rsidRDefault="00171D9A" w:rsidP="007D32FA">
            <w:pPr>
              <w:numPr>
                <w:ilvl w:val="0"/>
                <w:numId w:val="7"/>
              </w:numPr>
              <w:spacing w:before="20" w:after="20" w:line="240" w:lineRule="auto"/>
              <w:ind w:right="360"/>
              <w:rPr>
                <w:rFonts w:cs="Miriam"/>
              </w:rPr>
            </w:pPr>
          </w:p>
        </w:tc>
        <w:tc>
          <w:tcPr>
            <w:tcW w:w="5812" w:type="dxa"/>
          </w:tcPr>
          <w:p w14:paraId="075E2921" w14:textId="77777777" w:rsidR="00171D9A" w:rsidRPr="00D31C2C" w:rsidRDefault="00171D9A" w:rsidP="00171D9A">
            <w:pPr>
              <w:pStyle w:val="Explanation"/>
              <w:spacing w:before="20" w:after="20"/>
              <w:jc w:val="left"/>
              <w:rPr>
                <w:rFonts w:asciiTheme="majorBidi" w:hAnsiTheme="majorBidi" w:cstheme="majorBidi"/>
                <w:color w:val="auto"/>
                <w:sz w:val="24"/>
                <w:szCs w:val="24"/>
              </w:rPr>
            </w:pPr>
            <w:r w:rsidRPr="006108BC">
              <w:rPr>
                <w:rFonts w:asciiTheme="majorBidi" w:hAnsiTheme="majorBidi" w:cstheme="majorBidi"/>
                <w:color w:val="auto"/>
                <w:sz w:val="24"/>
                <w:szCs w:val="24"/>
              </w:rPr>
              <w:t>Colors Used in Government Procurement</w:t>
            </w:r>
          </w:p>
        </w:tc>
        <w:tc>
          <w:tcPr>
            <w:tcW w:w="2125" w:type="dxa"/>
          </w:tcPr>
          <w:p w14:paraId="425C7EB3" w14:textId="77777777" w:rsidR="00171D9A" w:rsidRDefault="00171D9A" w:rsidP="00171D9A">
            <w:pPr>
              <w:spacing w:before="20" w:after="20" w:line="240" w:lineRule="auto"/>
              <w:rPr>
                <w:rFonts w:cs="Miriam"/>
              </w:rPr>
            </w:pPr>
            <w:r w:rsidRPr="006108BC">
              <w:rPr>
                <w:rFonts w:cs="Miriam"/>
              </w:rPr>
              <w:t>FED-STD-595A</w:t>
            </w:r>
          </w:p>
        </w:tc>
        <w:tc>
          <w:tcPr>
            <w:tcW w:w="1389" w:type="dxa"/>
          </w:tcPr>
          <w:p w14:paraId="71757D34" w14:textId="77777777" w:rsidR="00171D9A" w:rsidRDefault="00171D9A" w:rsidP="00171D9A">
            <w:pPr>
              <w:spacing w:before="20" w:after="20" w:line="240" w:lineRule="auto"/>
              <w:rPr>
                <w:rFonts w:cs="Miriam"/>
              </w:rPr>
            </w:pPr>
          </w:p>
        </w:tc>
        <w:tc>
          <w:tcPr>
            <w:tcW w:w="737" w:type="dxa"/>
          </w:tcPr>
          <w:p w14:paraId="43512E79" w14:textId="77777777" w:rsidR="00171D9A" w:rsidRDefault="00171D9A" w:rsidP="00171D9A">
            <w:pPr>
              <w:spacing w:before="20" w:after="20" w:line="240" w:lineRule="auto"/>
              <w:rPr>
                <w:rFonts w:cs="Miriam"/>
              </w:rPr>
            </w:pPr>
          </w:p>
        </w:tc>
      </w:tr>
      <w:tr w:rsidR="00171D9A" w14:paraId="55153224" w14:textId="77777777" w:rsidTr="005D54A8">
        <w:tc>
          <w:tcPr>
            <w:tcW w:w="710" w:type="dxa"/>
          </w:tcPr>
          <w:p w14:paraId="2B5325EB" w14:textId="77777777" w:rsidR="00171D9A" w:rsidRDefault="00171D9A" w:rsidP="007D32FA">
            <w:pPr>
              <w:numPr>
                <w:ilvl w:val="0"/>
                <w:numId w:val="7"/>
              </w:numPr>
              <w:spacing w:before="20" w:after="20" w:line="240" w:lineRule="auto"/>
              <w:ind w:right="360"/>
              <w:rPr>
                <w:rFonts w:cs="Miriam"/>
              </w:rPr>
            </w:pPr>
          </w:p>
        </w:tc>
        <w:tc>
          <w:tcPr>
            <w:tcW w:w="5812" w:type="dxa"/>
          </w:tcPr>
          <w:p w14:paraId="2FE280DD" w14:textId="77777777" w:rsidR="00171D9A" w:rsidRPr="00D31C2C" w:rsidRDefault="00171D9A" w:rsidP="00171D9A">
            <w:pPr>
              <w:pStyle w:val="Explanation"/>
              <w:spacing w:before="20" w:after="20"/>
              <w:jc w:val="left"/>
              <w:rPr>
                <w:rFonts w:asciiTheme="majorBidi" w:hAnsiTheme="majorBidi" w:cstheme="majorBidi"/>
                <w:color w:val="auto"/>
                <w:sz w:val="24"/>
                <w:szCs w:val="24"/>
              </w:rPr>
            </w:pPr>
            <w:r w:rsidRPr="006108BC">
              <w:rPr>
                <w:rFonts w:asciiTheme="majorBidi" w:hAnsiTheme="majorBidi" w:cstheme="majorBidi"/>
                <w:color w:val="auto"/>
                <w:sz w:val="24"/>
                <w:szCs w:val="24"/>
              </w:rPr>
              <w:t>Wiring Aerospace Vehicle</w:t>
            </w:r>
          </w:p>
        </w:tc>
        <w:tc>
          <w:tcPr>
            <w:tcW w:w="2125" w:type="dxa"/>
          </w:tcPr>
          <w:p w14:paraId="1F76659F" w14:textId="77777777" w:rsidR="00171D9A" w:rsidRDefault="00171D9A" w:rsidP="00171D9A">
            <w:pPr>
              <w:spacing w:before="20" w:after="20" w:line="240" w:lineRule="auto"/>
              <w:rPr>
                <w:rFonts w:cs="Miriam"/>
              </w:rPr>
            </w:pPr>
            <w:r w:rsidRPr="006108BC">
              <w:rPr>
                <w:rFonts w:cs="Miriam"/>
              </w:rPr>
              <w:t>SAE-AS50881</w:t>
            </w:r>
          </w:p>
        </w:tc>
        <w:tc>
          <w:tcPr>
            <w:tcW w:w="1389" w:type="dxa"/>
          </w:tcPr>
          <w:p w14:paraId="1C25353E" w14:textId="77777777" w:rsidR="00171D9A" w:rsidRDefault="00171D9A" w:rsidP="00171D9A">
            <w:pPr>
              <w:spacing w:before="20" w:after="20" w:line="240" w:lineRule="auto"/>
              <w:rPr>
                <w:rFonts w:cs="Miriam"/>
              </w:rPr>
            </w:pPr>
          </w:p>
        </w:tc>
        <w:tc>
          <w:tcPr>
            <w:tcW w:w="737" w:type="dxa"/>
          </w:tcPr>
          <w:p w14:paraId="5A785301" w14:textId="77777777" w:rsidR="00171D9A" w:rsidRDefault="00171D9A" w:rsidP="00171D9A">
            <w:pPr>
              <w:spacing w:before="20" w:after="20" w:line="240" w:lineRule="auto"/>
              <w:rPr>
                <w:rFonts w:cs="Miriam"/>
              </w:rPr>
            </w:pPr>
          </w:p>
        </w:tc>
      </w:tr>
      <w:tr w:rsidR="00171D9A" w14:paraId="2A97B2E0" w14:textId="77777777" w:rsidTr="005D54A8">
        <w:tc>
          <w:tcPr>
            <w:tcW w:w="710" w:type="dxa"/>
          </w:tcPr>
          <w:p w14:paraId="293174AF" w14:textId="77777777" w:rsidR="00171D9A" w:rsidRDefault="00171D9A" w:rsidP="007D32FA">
            <w:pPr>
              <w:numPr>
                <w:ilvl w:val="0"/>
                <w:numId w:val="7"/>
              </w:numPr>
              <w:spacing w:before="20" w:after="20" w:line="240" w:lineRule="auto"/>
              <w:ind w:right="360"/>
              <w:rPr>
                <w:rFonts w:cs="Miriam"/>
              </w:rPr>
            </w:pPr>
          </w:p>
        </w:tc>
        <w:tc>
          <w:tcPr>
            <w:tcW w:w="5812" w:type="dxa"/>
          </w:tcPr>
          <w:p w14:paraId="69561CBD" w14:textId="77777777" w:rsidR="00171D9A" w:rsidRPr="00D31C2C" w:rsidRDefault="00171D9A" w:rsidP="00171D9A">
            <w:pPr>
              <w:pStyle w:val="Explanation"/>
              <w:spacing w:before="20" w:after="20"/>
              <w:jc w:val="left"/>
              <w:rPr>
                <w:rFonts w:asciiTheme="majorBidi" w:hAnsiTheme="majorBidi" w:cstheme="majorBidi"/>
                <w:color w:val="auto"/>
                <w:sz w:val="24"/>
                <w:szCs w:val="24"/>
              </w:rPr>
            </w:pPr>
            <w:r w:rsidRPr="006108BC">
              <w:rPr>
                <w:rFonts w:asciiTheme="majorBidi" w:hAnsiTheme="majorBidi" w:cstheme="majorBidi"/>
                <w:color w:val="auto"/>
                <w:sz w:val="24"/>
                <w:szCs w:val="24"/>
              </w:rPr>
              <w:t>Design Standard for Rigid Printed Boards and Rigid Printed Board Assemblies</w:t>
            </w:r>
          </w:p>
        </w:tc>
        <w:tc>
          <w:tcPr>
            <w:tcW w:w="2125" w:type="dxa"/>
          </w:tcPr>
          <w:p w14:paraId="27995D39" w14:textId="77777777" w:rsidR="00171D9A" w:rsidRDefault="00171D9A" w:rsidP="00171D9A">
            <w:pPr>
              <w:spacing w:before="20" w:after="20" w:line="240" w:lineRule="auto"/>
              <w:rPr>
                <w:rFonts w:cs="Miriam"/>
              </w:rPr>
            </w:pPr>
            <w:r w:rsidRPr="006108BC">
              <w:rPr>
                <w:rFonts w:cs="Miriam"/>
              </w:rPr>
              <w:t>IPC-D275</w:t>
            </w:r>
          </w:p>
        </w:tc>
        <w:tc>
          <w:tcPr>
            <w:tcW w:w="1389" w:type="dxa"/>
          </w:tcPr>
          <w:p w14:paraId="419A1006" w14:textId="77777777" w:rsidR="00171D9A" w:rsidRDefault="00171D9A" w:rsidP="00171D9A">
            <w:pPr>
              <w:spacing w:before="20" w:after="20" w:line="240" w:lineRule="auto"/>
              <w:rPr>
                <w:rFonts w:cs="Miriam"/>
              </w:rPr>
            </w:pPr>
          </w:p>
        </w:tc>
        <w:tc>
          <w:tcPr>
            <w:tcW w:w="737" w:type="dxa"/>
          </w:tcPr>
          <w:p w14:paraId="4E65987C" w14:textId="77777777" w:rsidR="00171D9A" w:rsidRDefault="00171D9A" w:rsidP="00171D9A">
            <w:pPr>
              <w:spacing w:before="20" w:after="20" w:line="240" w:lineRule="auto"/>
              <w:rPr>
                <w:rFonts w:cs="Miriam"/>
              </w:rPr>
            </w:pPr>
          </w:p>
        </w:tc>
      </w:tr>
      <w:tr w:rsidR="00171D9A" w14:paraId="1121DD21" w14:textId="77777777" w:rsidTr="005D54A8">
        <w:tc>
          <w:tcPr>
            <w:tcW w:w="710" w:type="dxa"/>
          </w:tcPr>
          <w:p w14:paraId="18B60F73" w14:textId="77777777" w:rsidR="00171D9A" w:rsidRDefault="00171D9A" w:rsidP="007D32FA">
            <w:pPr>
              <w:numPr>
                <w:ilvl w:val="0"/>
                <w:numId w:val="7"/>
              </w:numPr>
              <w:spacing w:before="20" w:after="20" w:line="240" w:lineRule="auto"/>
              <w:ind w:right="360"/>
              <w:rPr>
                <w:rFonts w:cs="Miriam"/>
              </w:rPr>
            </w:pPr>
          </w:p>
        </w:tc>
        <w:tc>
          <w:tcPr>
            <w:tcW w:w="5812" w:type="dxa"/>
          </w:tcPr>
          <w:p w14:paraId="1B7B5A9D" w14:textId="77777777" w:rsidR="00171D9A" w:rsidRPr="00D31C2C" w:rsidRDefault="00171D9A" w:rsidP="00171D9A">
            <w:pPr>
              <w:pStyle w:val="Explanation"/>
              <w:spacing w:before="20" w:after="20"/>
              <w:jc w:val="left"/>
              <w:rPr>
                <w:rFonts w:asciiTheme="majorBidi" w:hAnsiTheme="majorBidi" w:cstheme="majorBidi"/>
                <w:color w:val="auto"/>
                <w:sz w:val="24"/>
                <w:szCs w:val="24"/>
              </w:rPr>
            </w:pPr>
            <w:r w:rsidRPr="006108BC">
              <w:rPr>
                <w:rFonts w:asciiTheme="majorBidi" w:hAnsiTheme="majorBidi" w:cstheme="majorBidi"/>
                <w:color w:val="auto"/>
                <w:sz w:val="24"/>
                <w:szCs w:val="24"/>
              </w:rPr>
              <w:t>Electrical Characteristics of Balanced Voltage Digital Interface Circuit</w:t>
            </w:r>
          </w:p>
        </w:tc>
        <w:tc>
          <w:tcPr>
            <w:tcW w:w="2125" w:type="dxa"/>
          </w:tcPr>
          <w:p w14:paraId="664FF679" w14:textId="77777777" w:rsidR="00171D9A" w:rsidRDefault="00171D9A" w:rsidP="00171D9A">
            <w:pPr>
              <w:spacing w:before="20" w:after="20" w:line="240" w:lineRule="auto"/>
              <w:rPr>
                <w:rFonts w:cs="Miriam"/>
              </w:rPr>
            </w:pPr>
            <w:r w:rsidRPr="006108BC">
              <w:rPr>
                <w:rFonts w:cs="Miriam"/>
              </w:rPr>
              <w:t>RS422</w:t>
            </w:r>
          </w:p>
        </w:tc>
        <w:tc>
          <w:tcPr>
            <w:tcW w:w="1389" w:type="dxa"/>
          </w:tcPr>
          <w:p w14:paraId="24AF7E10" w14:textId="77777777" w:rsidR="00171D9A" w:rsidRDefault="00171D9A" w:rsidP="00171D9A">
            <w:pPr>
              <w:spacing w:before="20" w:after="20" w:line="240" w:lineRule="auto"/>
              <w:rPr>
                <w:rFonts w:cs="Miriam"/>
              </w:rPr>
            </w:pPr>
          </w:p>
        </w:tc>
        <w:tc>
          <w:tcPr>
            <w:tcW w:w="737" w:type="dxa"/>
          </w:tcPr>
          <w:p w14:paraId="7B83FA2F" w14:textId="77777777" w:rsidR="00171D9A" w:rsidRDefault="00171D9A" w:rsidP="00171D9A">
            <w:pPr>
              <w:spacing w:before="20" w:after="20" w:line="240" w:lineRule="auto"/>
              <w:rPr>
                <w:rFonts w:cs="Miriam"/>
              </w:rPr>
            </w:pPr>
          </w:p>
        </w:tc>
      </w:tr>
      <w:tr w:rsidR="00171D9A" w14:paraId="380B16C7" w14:textId="77777777" w:rsidTr="005D54A8">
        <w:tc>
          <w:tcPr>
            <w:tcW w:w="710" w:type="dxa"/>
          </w:tcPr>
          <w:p w14:paraId="5B2CFECC" w14:textId="77777777" w:rsidR="00171D9A" w:rsidRDefault="00171D9A" w:rsidP="007D32FA">
            <w:pPr>
              <w:numPr>
                <w:ilvl w:val="0"/>
                <w:numId w:val="7"/>
              </w:numPr>
              <w:spacing w:before="20" w:after="20" w:line="240" w:lineRule="auto"/>
              <w:ind w:right="360"/>
              <w:rPr>
                <w:rFonts w:cs="Miriam"/>
              </w:rPr>
            </w:pPr>
          </w:p>
        </w:tc>
        <w:tc>
          <w:tcPr>
            <w:tcW w:w="5812" w:type="dxa"/>
          </w:tcPr>
          <w:p w14:paraId="6837C0B5" w14:textId="77777777" w:rsidR="00171D9A" w:rsidRPr="00D31C2C" w:rsidRDefault="00171D9A" w:rsidP="00171D9A">
            <w:pPr>
              <w:pStyle w:val="Explanation"/>
              <w:spacing w:before="20" w:after="20"/>
              <w:jc w:val="left"/>
              <w:rPr>
                <w:rFonts w:asciiTheme="majorBidi" w:hAnsiTheme="majorBidi" w:cstheme="majorBidi"/>
                <w:color w:val="auto"/>
                <w:sz w:val="24"/>
                <w:szCs w:val="24"/>
              </w:rPr>
            </w:pPr>
            <w:r w:rsidRPr="006108BC">
              <w:rPr>
                <w:rFonts w:asciiTheme="majorBidi" w:hAnsiTheme="majorBidi" w:cstheme="majorBidi"/>
                <w:color w:val="auto"/>
                <w:sz w:val="24"/>
                <w:szCs w:val="24"/>
              </w:rPr>
              <w:t>1992, Permitted Radiation Level</w:t>
            </w:r>
          </w:p>
        </w:tc>
        <w:tc>
          <w:tcPr>
            <w:tcW w:w="2125" w:type="dxa"/>
          </w:tcPr>
          <w:p w14:paraId="3DE8CF79" w14:textId="77777777" w:rsidR="00171D9A" w:rsidRDefault="00171D9A" w:rsidP="00171D9A">
            <w:pPr>
              <w:spacing w:before="20" w:after="20" w:line="240" w:lineRule="auto"/>
              <w:rPr>
                <w:rFonts w:cs="Miriam"/>
              </w:rPr>
            </w:pPr>
            <w:r w:rsidRPr="006108BC">
              <w:rPr>
                <w:rFonts w:cs="Miriam"/>
              </w:rPr>
              <w:t>IEEE C95</w:t>
            </w:r>
          </w:p>
        </w:tc>
        <w:tc>
          <w:tcPr>
            <w:tcW w:w="1389" w:type="dxa"/>
          </w:tcPr>
          <w:p w14:paraId="276C2821" w14:textId="77777777" w:rsidR="00171D9A" w:rsidRDefault="00171D9A" w:rsidP="00171D9A">
            <w:pPr>
              <w:spacing w:before="20" w:after="20" w:line="240" w:lineRule="auto"/>
              <w:rPr>
                <w:rFonts w:cs="Miriam"/>
              </w:rPr>
            </w:pPr>
          </w:p>
        </w:tc>
        <w:tc>
          <w:tcPr>
            <w:tcW w:w="737" w:type="dxa"/>
          </w:tcPr>
          <w:p w14:paraId="7B4C454A" w14:textId="77777777" w:rsidR="00171D9A" w:rsidRDefault="00171D9A" w:rsidP="00171D9A">
            <w:pPr>
              <w:spacing w:before="20" w:after="20" w:line="240" w:lineRule="auto"/>
              <w:rPr>
                <w:rFonts w:cs="Miriam"/>
              </w:rPr>
            </w:pPr>
          </w:p>
        </w:tc>
      </w:tr>
      <w:tr w:rsidR="00171D9A" w14:paraId="01306EB8" w14:textId="77777777" w:rsidTr="005D54A8">
        <w:tc>
          <w:tcPr>
            <w:tcW w:w="710" w:type="dxa"/>
          </w:tcPr>
          <w:p w14:paraId="1C75A38A" w14:textId="77777777" w:rsidR="00171D9A" w:rsidRDefault="00171D9A" w:rsidP="007D32FA">
            <w:pPr>
              <w:numPr>
                <w:ilvl w:val="0"/>
                <w:numId w:val="7"/>
              </w:numPr>
              <w:spacing w:before="20" w:after="20" w:line="240" w:lineRule="auto"/>
              <w:ind w:right="360"/>
              <w:rPr>
                <w:rFonts w:cs="Miriam"/>
              </w:rPr>
            </w:pPr>
          </w:p>
        </w:tc>
        <w:tc>
          <w:tcPr>
            <w:tcW w:w="5812" w:type="dxa"/>
          </w:tcPr>
          <w:p w14:paraId="680FB767" w14:textId="77777777" w:rsidR="00171D9A" w:rsidRPr="00D31C2C" w:rsidRDefault="00171D9A" w:rsidP="00171D9A">
            <w:pPr>
              <w:pStyle w:val="Explanation"/>
              <w:spacing w:before="20" w:after="20"/>
              <w:jc w:val="left"/>
              <w:rPr>
                <w:rFonts w:asciiTheme="majorBidi" w:hAnsiTheme="majorBidi" w:cstheme="majorBidi"/>
                <w:color w:val="auto"/>
                <w:sz w:val="24"/>
                <w:szCs w:val="24"/>
              </w:rPr>
            </w:pPr>
            <w:r w:rsidRPr="006108BC">
              <w:rPr>
                <w:rFonts w:asciiTheme="majorBidi" w:hAnsiTheme="majorBidi" w:cstheme="majorBidi"/>
                <w:color w:val="auto"/>
                <w:sz w:val="24"/>
                <w:szCs w:val="24"/>
              </w:rPr>
              <w:t>Quality Assurance in Design, Development, Production, Installation and Servicing</w:t>
            </w:r>
          </w:p>
        </w:tc>
        <w:tc>
          <w:tcPr>
            <w:tcW w:w="2125" w:type="dxa"/>
          </w:tcPr>
          <w:p w14:paraId="3DFBD531" w14:textId="77777777" w:rsidR="00171D9A" w:rsidRDefault="00171D9A" w:rsidP="00171D9A">
            <w:pPr>
              <w:spacing w:before="20" w:after="20" w:line="240" w:lineRule="auto"/>
              <w:rPr>
                <w:rFonts w:cs="Miriam"/>
              </w:rPr>
            </w:pPr>
            <w:r w:rsidRPr="006108BC">
              <w:rPr>
                <w:rFonts w:cs="Miriam"/>
              </w:rPr>
              <w:t>ISO 9001</w:t>
            </w:r>
          </w:p>
        </w:tc>
        <w:tc>
          <w:tcPr>
            <w:tcW w:w="1389" w:type="dxa"/>
          </w:tcPr>
          <w:p w14:paraId="012E8C6D" w14:textId="77777777" w:rsidR="00171D9A" w:rsidRDefault="00171D9A" w:rsidP="00171D9A">
            <w:pPr>
              <w:spacing w:before="20" w:after="20" w:line="240" w:lineRule="auto"/>
              <w:rPr>
                <w:rFonts w:cs="Miriam"/>
              </w:rPr>
            </w:pPr>
          </w:p>
        </w:tc>
        <w:tc>
          <w:tcPr>
            <w:tcW w:w="737" w:type="dxa"/>
          </w:tcPr>
          <w:p w14:paraId="71CDD9FB" w14:textId="77777777" w:rsidR="00171D9A" w:rsidRDefault="00171D9A" w:rsidP="00171D9A">
            <w:pPr>
              <w:spacing w:before="20" w:after="20" w:line="240" w:lineRule="auto"/>
              <w:rPr>
                <w:rFonts w:cs="Miriam"/>
              </w:rPr>
            </w:pPr>
          </w:p>
        </w:tc>
      </w:tr>
    </w:tbl>
    <w:p w14:paraId="1A8B0B4D" w14:textId="77777777" w:rsidR="008C7F50" w:rsidRPr="008C7F50" w:rsidRDefault="008C7F50" w:rsidP="008C7F50">
      <w:pPr>
        <w:rPr>
          <w:rtl/>
        </w:rPr>
      </w:pPr>
    </w:p>
    <w:p w14:paraId="5A49D25E" w14:textId="77777777" w:rsidR="002E6C7A" w:rsidRDefault="002E6C7A" w:rsidP="00A42B62">
      <w:pPr>
        <w:pStyle w:val="Heading1"/>
      </w:pPr>
      <w:bookmarkStart w:id="53" w:name="_Toc130405513"/>
      <w:r>
        <w:lastRenderedPageBreak/>
        <w:t>Requirements</w:t>
      </w:r>
      <w:bookmarkEnd w:id="53"/>
    </w:p>
    <w:p w14:paraId="5FFB2F51" w14:textId="52E357D6" w:rsidR="00DA5D03" w:rsidRDefault="00E23EA2" w:rsidP="00DA5D03">
      <w:pPr>
        <w:pStyle w:val="Heading2"/>
      </w:pPr>
      <w:bookmarkStart w:id="54" w:name="_Ref65575143"/>
      <w:bookmarkStart w:id="55" w:name="_Ref65575151"/>
      <w:bookmarkStart w:id="56" w:name="_Toc130405514"/>
      <w:r>
        <w:t>Functional and Performance</w:t>
      </w:r>
      <w:bookmarkEnd w:id="54"/>
      <w:bookmarkEnd w:id="55"/>
      <w:bookmarkEnd w:id="56"/>
    </w:p>
    <w:p w14:paraId="0F18F1A6" w14:textId="77777777" w:rsidR="005B2C61" w:rsidRDefault="005B2C61" w:rsidP="0078585F">
      <w:pPr>
        <w:pStyle w:val="StyleHeading3Heading3Char1Heading3CharCharh3CharChar"/>
        <w:numPr>
          <w:ilvl w:val="2"/>
          <w:numId w:val="25"/>
        </w:numPr>
        <w:tabs>
          <w:tab w:val="num" w:pos="5387"/>
        </w:tabs>
        <w:ind w:left="1134" w:hanging="1134"/>
      </w:pPr>
      <w:bookmarkStart w:id="57" w:name="_Ref47433940"/>
      <w:bookmarkStart w:id="58" w:name="_Ref47433930"/>
      <w:bookmarkStart w:id="59" w:name="_Toc130405515"/>
      <w:r>
        <w:t>PSU Main Functionality</w:t>
      </w:r>
      <w:bookmarkEnd w:id="57"/>
      <w:bookmarkEnd w:id="58"/>
      <w:bookmarkEnd w:id="59"/>
    </w:p>
    <w:p w14:paraId="55F949BB" w14:textId="77777777" w:rsidR="00DA5D03" w:rsidRDefault="00DA5D03" w:rsidP="00DA5D03">
      <w:r>
        <w:t>The Power Supply Unit (PSU) shall receive two separate aircraft voltage power input supplies (via passive filer):</w:t>
      </w:r>
    </w:p>
    <w:p w14:paraId="578E7F99" w14:textId="3A5CEFCD" w:rsidR="00DA5D03" w:rsidRDefault="00DA5D03" w:rsidP="00EB34F3">
      <w:pPr>
        <w:pStyle w:val="ListParagraph"/>
        <w:numPr>
          <w:ilvl w:val="0"/>
          <w:numId w:val="19"/>
        </w:numPr>
      </w:pPr>
      <w:r w:rsidRPr="007737E0">
        <w:t>115VAC 3Ø+N, 400Hz</w:t>
      </w:r>
      <w:r>
        <w:t xml:space="preserve">  </w:t>
      </w:r>
      <w:r w:rsidRPr="001016BE">
        <w:t>(MIL-STD-704A</w:t>
      </w:r>
      <w:r w:rsidR="00EB34F3">
        <w:t xml:space="preserve"> &amp; </w:t>
      </w:r>
      <w:r w:rsidR="00286731">
        <w:t>F</w:t>
      </w:r>
      <w:r w:rsidRPr="001016BE">
        <w:t xml:space="preserve"> Category B)</w:t>
      </w:r>
    </w:p>
    <w:p w14:paraId="10C1E34E" w14:textId="4A5E89D8" w:rsidR="00DA5D03" w:rsidRDefault="00DA5D03" w:rsidP="00EB34F3">
      <w:pPr>
        <w:pStyle w:val="ListParagraph"/>
        <w:numPr>
          <w:ilvl w:val="0"/>
          <w:numId w:val="19"/>
        </w:numPr>
      </w:pPr>
      <w:r w:rsidRPr="007737E0">
        <w:t>28VDC</w:t>
      </w:r>
      <w:r>
        <w:t xml:space="preserve"> </w:t>
      </w:r>
      <w:r w:rsidR="00B11122">
        <w:t>(MIL-STD-704A</w:t>
      </w:r>
      <w:r w:rsidR="00EB34F3">
        <w:t xml:space="preserve"> &amp; </w:t>
      </w:r>
      <w:r w:rsidR="00286731">
        <w:t>F</w:t>
      </w:r>
      <w:r w:rsidR="00B11122">
        <w:t xml:space="preserve"> </w:t>
      </w:r>
      <w:r w:rsidRPr="001016BE">
        <w:t>Category B)</w:t>
      </w:r>
    </w:p>
    <w:p w14:paraId="52726C48" w14:textId="77777777" w:rsidR="007D2D1E" w:rsidRDefault="007D2D1E" w:rsidP="007D2D1E"/>
    <w:p w14:paraId="2FCAE325" w14:textId="00F810AA" w:rsidR="005B2C61" w:rsidRDefault="005B2C61" w:rsidP="007F78C3">
      <w:r>
        <w:t>The PSU shall filter out conducted emissions from the external system and produce voltages to supply to the system LRUs:</w:t>
      </w:r>
    </w:p>
    <w:p w14:paraId="41C3F4A7" w14:textId="614FDEB9" w:rsidR="0078585F" w:rsidRDefault="007F78C3" w:rsidP="007F78C3">
      <w:pPr>
        <w:pStyle w:val="ListParagraph"/>
        <w:numPr>
          <w:ilvl w:val="0"/>
          <w:numId w:val="31"/>
        </w:numPr>
      </w:pPr>
      <w:r>
        <w:t xml:space="preserve">From the input of </w:t>
      </w:r>
      <w:r w:rsidR="005B2C61">
        <w:t>115VAC, 3Ø, 400Hz</w:t>
      </w:r>
      <w:r>
        <w:t>, the PSU shall produce:</w:t>
      </w:r>
    </w:p>
    <w:p w14:paraId="1F51A4AB" w14:textId="2E28F09D" w:rsidR="007F78C3" w:rsidRDefault="007F78C3" w:rsidP="007F78C3">
      <w:pPr>
        <w:pStyle w:val="ListParagraph"/>
        <w:numPr>
          <w:ilvl w:val="1"/>
          <w:numId w:val="31"/>
        </w:numPr>
      </w:pPr>
      <w:r>
        <w:t>115VAC, 3Ø, 400Hz output</w:t>
      </w:r>
    </w:p>
    <w:p w14:paraId="73A373CD" w14:textId="04FEDB44" w:rsidR="007F78C3" w:rsidRDefault="00B7762B" w:rsidP="007F78C3">
      <w:pPr>
        <w:pStyle w:val="ListParagraph"/>
        <w:numPr>
          <w:ilvl w:val="1"/>
          <w:numId w:val="31"/>
        </w:numPr>
      </w:pPr>
      <w:r>
        <w:rPr>
          <w:rFonts w:hint="cs"/>
        </w:rPr>
        <w:t>S</w:t>
      </w:r>
      <w:r>
        <w:t>everal</w:t>
      </w:r>
      <w:r w:rsidR="007F78C3">
        <w:t xml:space="preserve"> 28VDC isolated regulated outputs. </w:t>
      </w:r>
    </w:p>
    <w:p w14:paraId="402E767A" w14:textId="46ABDEC1" w:rsidR="00706B50" w:rsidRDefault="00706B50" w:rsidP="00B804FA">
      <w:pPr>
        <w:pStyle w:val="ListParagraph"/>
        <w:numPr>
          <w:ilvl w:val="1"/>
          <w:numId w:val="31"/>
        </w:numPr>
      </w:pPr>
      <w:r>
        <w:t>A dedicated 3</w:t>
      </w:r>
      <w:r w:rsidR="00FF3497">
        <w:t>0</w:t>
      </w:r>
      <w:r>
        <w:t>.5VDC</w:t>
      </w:r>
      <w:r w:rsidR="009C6353">
        <w:t xml:space="preserve"> </w:t>
      </w:r>
      <w:r>
        <w:t>isolated regulated output.</w:t>
      </w:r>
    </w:p>
    <w:p w14:paraId="4E05E447" w14:textId="340682AF" w:rsidR="007F78C3" w:rsidRDefault="00C417EB" w:rsidP="007F78C3">
      <w:pPr>
        <w:pStyle w:val="ListParagraph"/>
        <w:numPr>
          <w:ilvl w:val="0"/>
          <w:numId w:val="31"/>
        </w:numPr>
      </w:pPr>
      <w:r>
        <w:t>From the input of 28VDC</w:t>
      </w:r>
      <w:r w:rsidR="007F78C3">
        <w:t xml:space="preserve"> the PSU shall produce:</w:t>
      </w:r>
    </w:p>
    <w:p w14:paraId="324D65DA" w14:textId="0F60CCE4" w:rsidR="007F78C3" w:rsidRDefault="007F78C3" w:rsidP="007F78C3">
      <w:pPr>
        <w:pStyle w:val="ListParagraph"/>
        <w:numPr>
          <w:ilvl w:val="1"/>
          <w:numId w:val="31"/>
        </w:numPr>
      </w:pPr>
      <w:r>
        <w:t>36VDC isolated regulated output.</w:t>
      </w:r>
    </w:p>
    <w:p w14:paraId="2457CB6A" w14:textId="66BF14A1" w:rsidR="00E23EA2" w:rsidRDefault="00E23EA2" w:rsidP="00E23EA2">
      <w:pPr>
        <w:spacing w:line="240" w:lineRule="auto"/>
        <w:jc w:val="left"/>
      </w:pPr>
    </w:p>
    <w:p w14:paraId="76E051A5" w14:textId="77777777" w:rsidR="00E11C47" w:rsidRDefault="00E11C47" w:rsidP="0078585F">
      <w:pPr>
        <w:pStyle w:val="StyleHeading3Heading3Char1Heading3CharCharh3CharChar"/>
        <w:numPr>
          <w:ilvl w:val="2"/>
          <w:numId w:val="25"/>
        </w:numPr>
        <w:tabs>
          <w:tab w:val="num" w:pos="5387"/>
        </w:tabs>
        <w:ind w:left="1134" w:hanging="1134"/>
      </w:pPr>
      <w:bookmarkStart w:id="60" w:name="_Ref47363165"/>
      <w:bookmarkStart w:id="61" w:name="_Toc130405516"/>
      <w:r>
        <w:t>Logic Statuses</w:t>
      </w:r>
      <w:bookmarkEnd w:id="60"/>
      <w:bookmarkEnd w:id="61"/>
    </w:p>
    <w:p w14:paraId="16A91C5B" w14:textId="00D19334" w:rsidR="00E11C47" w:rsidRDefault="00E11C47" w:rsidP="00C417EB">
      <w:r>
        <w:t xml:space="preserve">The PSU shall provide </w:t>
      </w:r>
      <w:r w:rsidR="00C22EB2">
        <w:t>2</w:t>
      </w:r>
      <w:r w:rsidR="00915AB8">
        <w:t xml:space="preserve"> </w:t>
      </w:r>
      <w:r w:rsidR="00C22EB2">
        <w:t>status</w:t>
      </w:r>
      <w:r>
        <w:t xml:space="preserve"> lines </w:t>
      </w:r>
      <w:r w:rsidR="00C22EB2">
        <w:t xml:space="preserve">to test panel </w:t>
      </w:r>
      <w:r>
        <w:t>for</w:t>
      </w:r>
      <w:r w:rsidR="00E3465E">
        <w:t xml:space="preserve"> LED indication</w:t>
      </w:r>
      <w:r>
        <w:t xml:space="preserve">. </w:t>
      </w:r>
      <w:r w:rsidR="00E3465E">
        <w:t>OK indication shall result in LED turned on</w:t>
      </w:r>
      <w:r>
        <w:t>:</w:t>
      </w:r>
    </w:p>
    <w:p w14:paraId="70B19ACF" w14:textId="5B30D28E" w:rsidR="00E11C47" w:rsidRDefault="00E11C47" w:rsidP="00E11C47">
      <w:pPr>
        <w:pStyle w:val="Caption"/>
        <w:jc w:val="center"/>
      </w:pPr>
      <w:bookmarkStart w:id="62" w:name="_Toc130405662"/>
      <w:r>
        <w:t xml:space="preserve">Table </w:t>
      </w:r>
      <w:r w:rsidR="004264AB">
        <w:fldChar w:fldCharType="begin"/>
      </w:r>
      <w:r w:rsidR="004264AB">
        <w:instrText xml:space="preserve"> STYLEREF 1 \s </w:instrText>
      </w:r>
      <w:r w:rsidR="004264AB">
        <w:fldChar w:fldCharType="separate"/>
      </w:r>
      <w:r w:rsidR="00A845CC">
        <w:rPr>
          <w:noProof/>
          <w:cs/>
        </w:rPr>
        <w:t>‎</w:t>
      </w:r>
      <w:r w:rsidR="00A845CC">
        <w:rPr>
          <w:noProof/>
        </w:rPr>
        <w:t>3</w:t>
      </w:r>
      <w:r w:rsidR="004264AB">
        <w:rPr>
          <w:noProof/>
        </w:rPr>
        <w:fldChar w:fldCharType="end"/>
      </w:r>
      <w:r>
        <w:noBreakHyphen/>
      </w:r>
      <w:r w:rsidR="004264AB">
        <w:fldChar w:fldCharType="begin"/>
      </w:r>
      <w:r w:rsidR="004264AB">
        <w:instrText xml:space="preserve"> SEQ Table \* ARABIC \s 1 </w:instrText>
      </w:r>
      <w:r w:rsidR="004264AB">
        <w:fldChar w:fldCharType="separate"/>
      </w:r>
      <w:r w:rsidR="00A845CC">
        <w:rPr>
          <w:noProof/>
        </w:rPr>
        <w:t>1</w:t>
      </w:r>
      <w:r w:rsidR="004264AB">
        <w:rPr>
          <w:noProof/>
        </w:rPr>
        <w:fldChar w:fldCharType="end"/>
      </w:r>
      <w:r>
        <w:t>- List of lines for BIT status</w:t>
      </w:r>
      <w:bookmarkEnd w:id="62"/>
    </w:p>
    <w:tbl>
      <w:tblPr>
        <w:tblStyle w:val="TableGrid"/>
        <w:tblW w:w="10287" w:type="dxa"/>
        <w:tblLook w:val="04A0" w:firstRow="1" w:lastRow="0" w:firstColumn="1" w:lastColumn="0" w:noHBand="0" w:noVBand="1"/>
      </w:tblPr>
      <w:tblGrid>
        <w:gridCol w:w="564"/>
        <w:gridCol w:w="2350"/>
        <w:gridCol w:w="1797"/>
        <w:gridCol w:w="5576"/>
      </w:tblGrid>
      <w:tr w:rsidR="00915AB8" w14:paraId="37B1C365" w14:textId="77777777" w:rsidTr="00E3465E">
        <w:tc>
          <w:tcPr>
            <w:tcW w:w="56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88CE98A" w14:textId="77777777" w:rsidR="00E11C47" w:rsidRDefault="00E11C47">
            <w:pPr>
              <w:bidi w:val="0"/>
              <w:jc w:val="center"/>
              <w:rPr>
                <w:b/>
                <w:bCs/>
              </w:rPr>
            </w:pPr>
            <w:r>
              <w:rPr>
                <w:b/>
                <w:bCs/>
              </w:rPr>
              <w:t>#</w:t>
            </w:r>
          </w:p>
        </w:tc>
        <w:tc>
          <w:tcPr>
            <w:tcW w:w="23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0E8342B" w14:textId="77777777" w:rsidR="00E11C47" w:rsidRDefault="00E11C47">
            <w:pPr>
              <w:bidi w:val="0"/>
              <w:jc w:val="center"/>
              <w:rPr>
                <w:b/>
                <w:bCs/>
              </w:rPr>
            </w:pPr>
            <w:r>
              <w:rPr>
                <w:b/>
                <w:bCs/>
              </w:rPr>
              <w:t>Line Name</w:t>
            </w:r>
          </w:p>
        </w:tc>
        <w:tc>
          <w:tcPr>
            <w:tcW w:w="196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72611B6" w14:textId="77777777" w:rsidR="00E11C47" w:rsidRDefault="00E11C47">
            <w:pPr>
              <w:bidi w:val="0"/>
              <w:ind w:left="-53"/>
              <w:jc w:val="center"/>
              <w:rPr>
                <w:b/>
                <w:bCs/>
              </w:rPr>
            </w:pPr>
            <w:r>
              <w:rPr>
                <w:b/>
                <w:bCs/>
              </w:rPr>
              <w:t>Monitored Status</w:t>
            </w:r>
          </w:p>
        </w:tc>
        <w:tc>
          <w:tcPr>
            <w:tcW w:w="541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A8266E2" w14:textId="77777777" w:rsidR="00E11C47" w:rsidRDefault="00E11C47" w:rsidP="00497C51">
            <w:pPr>
              <w:bidi w:val="0"/>
              <w:ind w:left="-74"/>
              <w:jc w:val="center"/>
              <w:rPr>
                <w:b/>
                <w:bCs/>
              </w:rPr>
            </w:pPr>
            <w:r>
              <w:rPr>
                <w:b/>
                <w:bCs/>
              </w:rPr>
              <w:t>Note</w:t>
            </w:r>
          </w:p>
        </w:tc>
      </w:tr>
      <w:tr w:rsidR="00915AB8" w14:paraId="17864E4D" w14:textId="77777777" w:rsidTr="00E3465E">
        <w:tc>
          <w:tcPr>
            <w:tcW w:w="564" w:type="dxa"/>
            <w:tcBorders>
              <w:top w:val="single" w:sz="4" w:space="0" w:color="auto"/>
              <w:left w:val="single" w:sz="4" w:space="0" w:color="auto"/>
              <w:bottom w:val="single" w:sz="4" w:space="0" w:color="auto"/>
              <w:right w:val="single" w:sz="4" w:space="0" w:color="auto"/>
            </w:tcBorders>
            <w:hideMark/>
          </w:tcPr>
          <w:p w14:paraId="39A1C49F" w14:textId="77777777" w:rsidR="005629A7" w:rsidRDefault="005629A7">
            <w:pPr>
              <w:bidi w:val="0"/>
            </w:pPr>
            <w:r>
              <w:t>1</w:t>
            </w:r>
          </w:p>
        </w:tc>
        <w:tc>
          <w:tcPr>
            <w:tcW w:w="2350" w:type="dxa"/>
            <w:tcBorders>
              <w:top w:val="single" w:sz="4" w:space="0" w:color="auto"/>
              <w:left w:val="single" w:sz="4" w:space="0" w:color="auto"/>
              <w:bottom w:val="single" w:sz="4" w:space="0" w:color="auto"/>
              <w:right w:val="single" w:sz="4" w:space="0" w:color="auto"/>
            </w:tcBorders>
            <w:hideMark/>
          </w:tcPr>
          <w:p w14:paraId="0E00D3D1" w14:textId="2704966D" w:rsidR="005629A7" w:rsidRDefault="00915AB8">
            <w:pPr>
              <w:bidi w:val="0"/>
            </w:pPr>
            <w:r>
              <w:t>INPUT_POWER</w:t>
            </w:r>
          </w:p>
        </w:tc>
        <w:tc>
          <w:tcPr>
            <w:tcW w:w="1960" w:type="dxa"/>
            <w:tcBorders>
              <w:top w:val="single" w:sz="4" w:space="0" w:color="auto"/>
              <w:left w:val="single" w:sz="4" w:space="0" w:color="auto"/>
              <w:bottom w:val="single" w:sz="4" w:space="0" w:color="auto"/>
              <w:right w:val="single" w:sz="4" w:space="0" w:color="auto"/>
            </w:tcBorders>
            <w:hideMark/>
          </w:tcPr>
          <w:p w14:paraId="50CABA6A" w14:textId="2661A06A" w:rsidR="005629A7" w:rsidRPr="00A4193E" w:rsidRDefault="005629A7" w:rsidP="00E3465E">
            <w:pPr>
              <w:bidi w:val="0"/>
              <w:spacing w:line="240" w:lineRule="auto"/>
              <w:ind w:left="-74"/>
              <w:jc w:val="left"/>
            </w:pPr>
            <w:r w:rsidRPr="00A4193E">
              <w:t>115 VAC Input</w:t>
            </w:r>
            <w:r w:rsidR="00915AB8">
              <w:t xml:space="preserve"> &amp; 28VDC Input</w:t>
            </w:r>
          </w:p>
        </w:tc>
        <w:tc>
          <w:tcPr>
            <w:tcW w:w="5413" w:type="dxa"/>
            <w:tcBorders>
              <w:top w:val="single" w:sz="4" w:space="0" w:color="auto"/>
              <w:left w:val="single" w:sz="4" w:space="0" w:color="auto"/>
              <w:right w:val="single" w:sz="4" w:space="0" w:color="auto"/>
            </w:tcBorders>
            <w:vAlign w:val="center"/>
            <w:hideMark/>
          </w:tcPr>
          <w:p w14:paraId="1F6DAD6A" w14:textId="6FA312E1" w:rsidR="00915AB8" w:rsidRDefault="00A4193E" w:rsidP="00915AB8">
            <w:pPr>
              <w:bidi w:val="0"/>
              <w:spacing w:line="240" w:lineRule="auto"/>
              <w:ind w:left="-74"/>
              <w:jc w:val="left"/>
            </w:pPr>
            <w:r>
              <w:t xml:space="preserve">OK is when </w:t>
            </w:r>
            <w:r w:rsidR="00915AB8">
              <w:t xml:space="preserve">all input </w:t>
            </w:r>
            <w:r>
              <w:t>voltage</w:t>
            </w:r>
            <w:r w:rsidR="00915AB8">
              <w:t>s</w:t>
            </w:r>
            <w:r>
              <w:t xml:space="preserve"> </w:t>
            </w:r>
            <w:r w:rsidR="00915AB8">
              <w:t>are within range (can be configured):</w:t>
            </w:r>
          </w:p>
          <w:p w14:paraId="3A720392" w14:textId="77777777" w:rsidR="005629A7" w:rsidRDefault="00915AB8" w:rsidP="00915AB8">
            <w:pPr>
              <w:bidi w:val="0"/>
              <w:spacing w:line="240" w:lineRule="auto"/>
              <w:ind w:left="-74"/>
              <w:jc w:val="left"/>
            </w:pPr>
            <w:r>
              <w:t xml:space="preserve">115VAC range: </w:t>
            </w:r>
            <w:r w:rsidR="00A4193E">
              <w:t xml:space="preserve">108V-118V </w:t>
            </w:r>
          </w:p>
          <w:p w14:paraId="0C5E44E9" w14:textId="42BB0A00" w:rsidR="00915AB8" w:rsidRPr="00A4193E" w:rsidRDefault="00915AB8" w:rsidP="00915AB8">
            <w:pPr>
              <w:bidi w:val="0"/>
              <w:spacing w:line="240" w:lineRule="auto"/>
              <w:ind w:left="-74"/>
              <w:jc w:val="left"/>
            </w:pPr>
            <w:r>
              <w:t>28VDC range: 22-30V</w:t>
            </w:r>
          </w:p>
        </w:tc>
      </w:tr>
      <w:tr w:rsidR="00915AB8" w14:paraId="0CB76B7B" w14:textId="77777777" w:rsidTr="00E3465E">
        <w:tc>
          <w:tcPr>
            <w:tcW w:w="564" w:type="dxa"/>
            <w:tcBorders>
              <w:top w:val="single" w:sz="4" w:space="0" w:color="auto"/>
              <w:left w:val="single" w:sz="4" w:space="0" w:color="auto"/>
              <w:bottom w:val="single" w:sz="4" w:space="0" w:color="auto"/>
              <w:right w:val="single" w:sz="4" w:space="0" w:color="auto"/>
            </w:tcBorders>
            <w:hideMark/>
          </w:tcPr>
          <w:p w14:paraId="1676A788" w14:textId="77777777" w:rsidR="005629A7" w:rsidRDefault="005629A7">
            <w:pPr>
              <w:bidi w:val="0"/>
            </w:pPr>
            <w:r>
              <w:t>2</w:t>
            </w:r>
          </w:p>
        </w:tc>
        <w:tc>
          <w:tcPr>
            <w:tcW w:w="2350" w:type="dxa"/>
            <w:tcBorders>
              <w:top w:val="single" w:sz="4" w:space="0" w:color="auto"/>
              <w:left w:val="single" w:sz="4" w:space="0" w:color="auto"/>
              <w:bottom w:val="single" w:sz="4" w:space="0" w:color="auto"/>
              <w:right w:val="single" w:sz="4" w:space="0" w:color="auto"/>
            </w:tcBorders>
          </w:tcPr>
          <w:p w14:paraId="6105D1CA" w14:textId="1F71DF1E" w:rsidR="005629A7" w:rsidRDefault="00915AB8">
            <w:pPr>
              <w:bidi w:val="0"/>
            </w:pPr>
            <w:r>
              <w:t>OUTPUT_POWER</w:t>
            </w:r>
          </w:p>
        </w:tc>
        <w:tc>
          <w:tcPr>
            <w:tcW w:w="1960" w:type="dxa"/>
            <w:tcBorders>
              <w:top w:val="single" w:sz="4" w:space="0" w:color="auto"/>
              <w:left w:val="single" w:sz="4" w:space="0" w:color="auto"/>
              <w:bottom w:val="single" w:sz="4" w:space="0" w:color="auto"/>
              <w:right w:val="single" w:sz="4" w:space="0" w:color="auto"/>
            </w:tcBorders>
          </w:tcPr>
          <w:p w14:paraId="374E13DE" w14:textId="0966DA35" w:rsidR="005629A7" w:rsidRDefault="00915AB8" w:rsidP="004D2081">
            <w:pPr>
              <w:bidi w:val="0"/>
              <w:spacing w:line="240" w:lineRule="auto"/>
              <w:ind w:left="-74"/>
              <w:jc w:val="left"/>
            </w:pPr>
            <w:r>
              <w:t xml:space="preserve">115VAC Output and each one of </w:t>
            </w:r>
            <w:r w:rsidR="004D2081">
              <w:t xml:space="preserve">DC </w:t>
            </w:r>
            <w:r>
              <w:t>outputs.</w:t>
            </w:r>
          </w:p>
        </w:tc>
        <w:tc>
          <w:tcPr>
            <w:tcW w:w="0" w:type="auto"/>
            <w:tcBorders>
              <w:left w:val="single" w:sz="4" w:space="0" w:color="auto"/>
              <w:right w:val="single" w:sz="4" w:space="0" w:color="auto"/>
            </w:tcBorders>
            <w:vAlign w:val="center"/>
          </w:tcPr>
          <w:p w14:paraId="5A091CA4" w14:textId="77777777" w:rsidR="005629A7" w:rsidRDefault="00915AB8" w:rsidP="00970706">
            <w:pPr>
              <w:bidi w:val="0"/>
              <w:spacing w:line="240" w:lineRule="auto"/>
              <w:ind w:left="-74"/>
              <w:jc w:val="left"/>
            </w:pPr>
            <w:r>
              <w:t>OK is when all output voltages are within range (can be configured):</w:t>
            </w:r>
          </w:p>
          <w:p w14:paraId="19C7896D" w14:textId="77777777" w:rsidR="00915AB8" w:rsidRDefault="00915AB8" w:rsidP="00915AB8">
            <w:pPr>
              <w:bidi w:val="0"/>
              <w:spacing w:line="240" w:lineRule="auto"/>
              <w:ind w:left="-74"/>
              <w:jc w:val="left"/>
            </w:pPr>
            <w:r>
              <w:t xml:space="preserve">115VAC range: 108V-118V </w:t>
            </w:r>
          </w:p>
          <w:p w14:paraId="495CEB30" w14:textId="7C5D9EED" w:rsidR="007F78C3" w:rsidRPr="004D2081" w:rsidRDefault="00915AB8" w:rsidP="004D2081">
            <w:pPr>
              <w:bidi w:val="0"/>
              <w:spacing w:line="240" w:lineRule="auto"/>
              <w:ind w:left="-74"/>
              <w:jc w:val="left"/>
              <w:rPr>
                <w:rFonts w:asciiTheme="majorBidi" w:hAnsiTheme="majorBidi" w:cstheme="majorBidi"/>
              </w:rPr>
            </w:pPr>
            <w:r>
              <w:t>DC range</w:t>
            </w:r>
            <w:r w:rsidR="004D2081">
              <w:t>s</w:t>
            </w:r>
            <w:r>
              <w:t xml:space="preserve">: </w:t>
            </w:r>
            <w:r w:rsidR="004D2081">
              <w:t>According to table 3-2.</w:t>
            </w:r>
          </w:p>
        </w:tc>
      </w:tr>
    </w:tbl>
    <w:p w14:paraId="1A431E76" w14:textId="77777777" w:rsidR="00E11C47" w:rsidRDefault="00E11C47" w:rsidP="00E11C47"/>
    <w:p w14:paraId="72C9F7D9" w14:textId="747A14EC" w:rsidR="00E23EA2" w:rsidRDefault="00E23EA2" w:rsidP="0078585F">
      <w:pPr>
        <w:pStyle w:val="StyleHeading3Heading3Char1Heading3CharCharh3CharChar"/>
        <w:numPr>
          <w:ilvl w:val="2"/>
          <w:numId w:val="25"/>
        </w:numPr>
        <w:tabs>
          <w:tab w:val="num" w:pos="5387"/>
        </w:tabs>
        <w:ind w:left="1134" w:hanging="1134"/>
      </w:pPr>
      <w:bookmarkStart w:id="63" w:name="_Ref47434078"/>
      <w:bookmarkStart w:id="64" w:name="_Ref47434089"/>
      <w:bookmarkStart w:id="65" w:name="_Toc130405517"/>
      <w:r>
        <w:lastRenderedPageBreak/>
        <w:t>Communication Interface</w:t>
      </w:r>
      <w:bookmarkEnd w:id="63"/>
      <w:bookmarkEnd w:id="64"/>
      <w:bookmarkEnd w:id="65"/>
    </w:p>
    <w:p w14:paraId="40D07031" w14:textId="138E576F" w:rsidR="00E23EA2" w:rsidRDefault="00E23EA2" w:rsidP="00E23EA2">
      <w:r>
        <w:t>The PSU shall have a</w:t>
      </w:r>
      <w:r w:rsidR="00D74C83">
        <w:t>n Ethernet</w:t>
      </w:r>
      <w:r>
        <w:t xml:space="preserve"> communication interface with MIU, which shall provide the following capabilities</w:t>
      </w:r>
      <w:r w:rsidR="008C14D2">
        <w:t xml:space="preserve"> (</w:t>
      </w:r>
      <w:r w:rsidR="00BB0F78">
        <w:t xml:space="preserve">detailed </w:t>
      </w:r>
      <w:r w:rsidR="008C14D2">
        <w:t>PSU-MIU communication protocol shall be defined in a separate IRS document</w:t>
      </w:r>
      <w:r w:rsidR="00D74C83">
        <w:t>, PSU IP address shall be 192.168.1.30</w:t>
      </w:r>
      <w:r w:rsidR="008C14D2">
        <w:t>)</w:t>
      </w:r>
      <w:r>
        <w:t>:</w:t>
      </w:r>
    </w:p>
    <w:p w14:paraId="176CCD30" w14:textId="4FCBC75B" w:rsidR="00E23EA2" w:rsidRDefault="00E23EA2" w:rsidP="0078585F">
      <w:pPr>
        <w:pStyle w:val="ListParagraph"/>
        <w:numPr>
          <w:ilvl w:val="0"/>
          <w:numId w:val="21"/>
        </w:numPr>
      </w:pPr>
      <w:r>
        <w:t>Providing periodic statuses and telemetry</w:t>
      </w:r>
      <w:r w:rsidR="00D74C83">
        <w:t xml:space="preserve"> (@1</w:t>
      </w:r>
      <w:r w:rsidR="00610C2E">
        <w:t>0</w:t>
      </w:r>
      <w:r w:rsidR="00D74C83">
        <w:t>0Hz)</w:t>
      </w:r>
      <w:r w:rsidR="0028613F">
        <w:t xml:space="preserve"> with time tag</w:t>
      </w:r>
      <w:r>
        <w:t>, including:</w:t>
      </w:r>
    </w:p>
    <w:p w14:paraId="4408658E" w14:textId="35CCCF8F" w:rsidR="00E23EA2" w:rsidRDefault="00E23EA2" w:rsidP="00D74C83">
      <w:pPr>
        <w:pStyle w:val="ListParagraph"/>
        <w:numPr>
          <w:ilvl w:val="1"/>
          <w:numId w:val="22"/>
        </w:numPr>
      </w:pPr>
      <w:r>
        <w:t>Input/output voltages (</w:t>
      </w:r>
      <w:r w:rsidR="00D74C83">
        <w:t xml:space="preserve">for each </w:t>
      </w:r>
      <w:r>
        <w:t>phase</w:t>
      </w:r>
      <w:r w:rsidR="00D74C83">
        <w:t xml:space="preserve"> separately</w:t>
      </w:r>
      <w:r w:rsidR="004D2081">
        <w:t xml:space="preserve"> and for DC voltage</w:t>
      </w:r>
      <w:r>
        <w:t>)</w:t>
      </w:r>
    </w:p>
    <w:p w14:paraId="112CDE7E" w14:textId="0489A90A" w:rsidR="00E23EA2" w:rsidRDefault="00E23EA2" w:rsidP="0078585F">
      <w:pPr>
        <w:pStyle w:val="ListParagraph"/>
        <w:numPr>
          <w:ilvl w:val="1"/>
          <w:numId w:val="22"/>
        </w:numPr>
      </w:pPr>
      <w:r>
        <w:t>Current consumptions</w:t>
      </w:r>
      <w:r w:rsidR="00D74C83">
        <w:t xml:space="preserve"> (also for each phase</w:t>
      </w:r>
      <w:r w:rsidR="004D2081">
        <w:t xml:space="preserve"> &amp; DC voltage</w:t>
      </w:r>
      <w:r w:rsidR="00D74C83">
        <w:t>, not including Neutral)</w:t>
      </w:r>
    </w:p>
    <w:p w14:paraId="51DB28B2" w14:textId="27A3202F" w:rsidR="00290529" w:rsidRDefault="00FE6C1B" w:rsidP="0078585F">
      <w:pPr>
        <w:pStyle w:val="ListParagraph"/>
        <w:numPr>
          <w:ilvl w:val="1"/>
          <w:numId w:val="22"/>
        </w:numPr>
      </w:pPr>
      <w:r>
        <w:t>Total</w:t>
      </w:r>
      <w:r w:rsidR="00290529">
        <w:t xml:space="preserve"> </w:t>
      </w:r>
      <w:r>
        <w:t xml:space="preserve">input (AC+DC) </w:t>
      </w:r>
      <w:r w:rsidR="00290529">
        <w:t>power consumption</w:t>
      </w:r>
    </w:p>
    <w:p w14:paraId="01603C74" w14:textId="555C4835" w:rsidR="00E23EA2" w:rsidRDefault="00E23EA2" w:rsidP="0078585F">
      <w:pPr>
        <w:pStyle w:val="ListParagraph"/>
        <w:numPr>
          <w:ilvl w:val="1"/>
          <w:numId w:val="22"/>
        </w:numPr>
      </w:pPr>
      <w:r>
        <w:t>Internal temperature</w:t>
      </w:r>
      <w:ins w:id="66" w:author="Eyal Yossi [2]" w:date="2024-01-03T18:10:00Z">
        <w:r w:rsidR="005509B9">
          <w:t xml:space="preserve"> </w:t>
        </w:r>
      </w:ins>
      <w:ins w:id="67" w:author="Eyal Yossi [2]" w:date="2024-01-03T18:11:00Z">
        <w:r w:rsidR="00B65A65">
          <w:t>of</w:t>
        </w:r>
      </w:ins>
      <w:ins w:id="68" w:author="Eyal Yossi [2]" w:date="2024-01-03T18:10:00Z">
        <w:r w:rsidR="005509B9" w:rsidRPr="005509B9">
          <w:t xml:space="preserve"> every internal card</w:t>
        </w:r>
      </w:ins>
    </w:p>
    <w:p w14:paraId="63FBD5DA" w14:textId="77777777" w:rsidR="00E23EA2" w:rsidRDefault="00E23EA2" w:rsidP="0078585F">
      <w:pPr>
        <w:pStyle w:val="ListParagraph"/>
        <w:numPr>
          <w:ilvl w:val="1"/>
          <w:numId w:val="22"/>
        </w:numPr>
      </w:pPr>
      <w:r>
        <w:t>Missing phase or missing neutral indication</w:t>
      </w:r>
    </w:p>
    <w:p w14:paraId="4F47F060" w14:textId="60C3FE65" w:rsidR="00E23EA2" w:rsidRDefault="00A26A59" w:rsidP="00B7762B">
      <w:pPr>
        <w:pStyle w:val="ListParagraph"/>
        <w:numPr>
          <w:ilvl w:val="1"/>
          <w:numId w:val="22"/>
        </w:numPr>
      </w:pPr>
      <w:r>
        <w:t xml:space="preserve">PSU </w:t>
      </w:r>
      <w:r w:rsidR="00E23EA2">
        <w:t>Fan</w:t>
      </w:r>
      <w:ins w:id="69" w:author="Eyal Yossi [2]" w:date="2024-01-03T18:07:00Z">
        <w:r w:rsidR="005509B9">
          <w:t>s</w:t>
        </w:r>
      </w:ins>
      <w:r w:rsidR="00E23EA2">
        <w:t xml:space="preserve"> speed</w:t>
      </w:r>
      <w:r>
        <w:t xml:space="preserve"> </w:t>
      </w:r>
      <w:ins w:id="70" w:author="Eyal Yossi [2]" w:date="2024-01-04T18:57:00Z">
        <w:r w:rsidR="000F7093" w:rsidRPr="000F7093">
          <w:t>for each of the 3 fans</w:t>
        </w:r>
      </w:ins>
    </w:p>
    <w:p w14:paraId="15DD7290" w14:textId="0DAE4398" w:rsidR="00E23EA2" w:rsidRDefault="00E23EA2" w:rsidP="0078585F">
      <w:pPr>
        <w:pStyle w:val="ListParagraph"/>
        <w:numPr>
          <w:ilvl w:val="1"/>
          <w:numId w:val="22"/>
        </w:numPr>
      </w:pPr>
      <w:r>
        <w:t>Software/firmware version</w:t>
      </w:r>
      <w:r w:rsidR="00D74C83">
        <w:t xml:space="preserve"> (format shall be “</w:t>
      </w:r>
      <w:proofErr w:type="spellStart"/>
      <w:r w:rsidR="00D74C83">
        <w:t>Major.Minor.Build.Hotfix</w:t>
      </w:r>
      <w:proofErr w:type="spellEnd"/>
      <w:r w:rsidR="00D74C83">
        <w:t>”)</w:t>
      </w:r>
    </w:p>
    <w:p w14:paraId="6B80B010" w14:textId="2B8F2631" w:rsidR="00E23EA2" w:rsidRDefault="00E34D2A" w:rsidP="00E34D2A">
      <w:pPr>
        <w:pStyle w:val="ListParagraph"/>
        <w:numPr>
          <w:ilvl w:val="1"/>
          <w:numId w:val="22"/>
        </w:numPr>
      </w:pPr>
      <w:r>
        <w:t xml:space="preserve">ETI </w:t>
      </w:r>
      <w:r w:rsidR="00BD3B2C">
        <w:t xml:space="preserve">(Elapsed Time </w:t>
      </w:r>
      <w:r>
        <w:t>Indication</w:t>
      </w:r>
      <w:r w:rsidR="00BD3B2C">
        <w:t>)</w:t>
      </w:r>
    </w:p>
    <w:p w14:paraId="42EF4708" w14:textId="5A4C6597" w:rsidR="00E23EA2" w:rsidRDefault="00E23EA2" w:rsidP="00BD3B2C">
      <w:pPr>
        <w:pStyle w:val="ListParagraph"/>
        <w:numPr>
          <w:ilvl w:val="1"/>
          <w:numId w:val="22"/>
        </w:numPr>
      </w:pPr>
      <w:r>
        <w:t>PSU serial number</w:t>
      </w:r>
      <w:r w:rsidR="00D17E3B">
        <w:t xml:space="preserve"> </w:t>
      </w:r>
    </w:p>
    <w:p w14:paraId="183361F2" w14:textId="06F1F735" w:rsidR="00290529" w:rsidRDefault="00290529" w:rsidP="0078585F">
      <w:pPr>
        <w:pStyle w:val="ListParagraph"/>
        <w:numPr>
          <w:ilvl w:val="1"/>
          <w:numId w:val="22"/>
        </w:numPr>
      </w:pPr>
      <w:r>
        <w:t>Additional bit statuses such as:</w:t>
      </w:r>
    </w:p>
    <w:p w14:paraId="0BA5649A" w14:textId="1468957D" w:rsidR="00290529" w:rsidRDefault="00290529" w:rsidP="00290529">
      <w:pPr>
        <w:pStyle w:val="ListParagraph"/>
        <w:numPr>
          <w:ilvl w:val="2"/>
          <w:numId w:val="22"/>
        </w:numPr>
      </w:pPr>
      <w:r>
        <w:t>Reset or Shutdown indications</w:t>
      </w:r>
    </w:p>
    <w:p w14:paraId="3577AE8A" w14:textId="22A6AB6A" w:rsidR="00290529" w:rsidRDefault="00290529" w:rsidP="00290529">
      <w:pPr>
        <w:pStyle w:val="ListParagraph"/>
        <w:numPr>
          <w:ilvl w:val="2"/>
          <w:numId w:val="22"/>
        </w:numPr>
      </w:pPr>
      <w:r>
        <w:t>Input voltage OK indication</w:t>
      </w:r>
    </w:p>
    <w:p w14:paraId="6F0ACF22" w14:textId="6ABC3441" w:rsidR="00290529" w:rsidRDefault="00290529" w:rsidP="00290529">
      <w:pPr>
        <w:pStyle w:val="ListParagraph"/>
        <w:numPr>
          <w:ilvl w:val="2"/>
          <w:numId w:val="22"/>
        </w:numPr>
      </w:pPr>
      <w:r>
        <w:t>TCU ON/OFF status</w:t>
      </w:r>
    </w:p>
    <w:p w14:paraId="512D90A8" w14:textId="18A31535" w:rsidR="00290529" w:rsidRDefault="00290529" w:rsidP="00290529">
      <w:pPr>
        <w:pStyle w:val="ListParagraph"/>
        <w:numPr>
          <w:ilvl w:val="2"/>
          <w:numId w:val="22"/>
        </w:numPr>
      </w:pPr>
      <w:r>
        <w:t>MIU communication OK/NOK</w:t>
      </w:r>
    </w:p>
    <w:p w14:paraId="437162BA" w14:textId="0F254CD1" w:rsidR="00290529" w:rsidRDefault="0028613F" w:rsidP="00290529">
      <w:pPr>
        <w:pStyle w:val="ListParagraph"/>
        <w:numPr>
          <w:ilvl w:val="2"/>
          <w:numId w:val="22"/>
        </w:numPr>
      </w:pPr>
      <w:r>
        <w:t>Overvoltage &amp; overcurrent indications</w:t>
      </w:r>
    </w:p>
    <w:p w14:paraId="2500A1C7" w14:textId="58E01A5E" w:rsidR="00BB0F78" w:rsidRDefault="00BB0F78" w:rsidP="00290529">
      <w:pPr>
        <w:pStyle w:val="ListParagraph"/>
        <w:numPr>
          <w:ilvl w:val="2"/>
          <w:numId w:val="22"/>
        </w:numPr>
      </w:pPr>
      <w:r>
        <w:t>Capacitor end-of-life indications</w:t>
      </w:r>
    </w:p>
    <w:p w14:paraId="0032629F" w14:textId="1351E95C" w:rsidR="0028613F" w:rsidRDefault="0028613F" w:rsidP="00FE6C1B">
      <w:pPr>
        <w:pStyle w:val="ListParagraph"/>
      </w:pPr>
      <w:r>
        <w:t xml:space="preserve">Since status changes can occur intermittently, in order not to miss the occurrence, the </w:t>
      </w:r>
      <w:r w:rsidR="00FE6C1B">
        <w:t>faulty notification shall be latched until</w:t>
      </w:r>
      <w:r>
        <w:t xml:space="preserve"> </w:t>
      </w:r>
      <w:r w:rsidR="00FE6C1B">
        <w:t xml:space="preserve">sent </w:t>
      </w:r>
      <w:r>
        <w:t>to the MIU</w:t>
      </w:r>
      <w:r w:rsidR="00FE6C1B">
        <w:t xml:space="preserve"> via communication channel</w:t>
      </w:r>
      <w:r>
        <w:t>.</w:t>
      </w:r>
      <w:r w:rsidR="00FE6C1B">
        <w:t xml:space="preserve"> Only after the faulty notification was sent to MIU, it will be cleared.</w:t>
      </w:r>
    </w:p>
    <w:p w14:paraId="303C2FC1" w14:textId="771B6B42" w:rsidR="00E23EA2" w:rsidRDefault="00E23EA2" w:rsidP="00823534">
      <w:pPr>
        <w:pStyle w:val="ListParagraph"/>
        <w:numPr>
          <w:ilvl w:val="0"/>
          <w:numId w:val="21"/>
        </w:numPr>
      </w:pPr>
      <w:r>
        <w:t>Log</w:t>
      </w:r>
      <w:r w:rsidR="00AB6E23">
        <w:t xml:space="preserve"> </w:t>
      </w:r>
      <w:r>
        <w:t>file downloading from PSU</w:t>
      </w:r>
      <w:r w:rsidR="00D74C83">
        <w:t xml:space="preserve"> (using SFTP) via dedicated command.</w:t>
      </w:r>
    </w:p>
    <w:p w14:paraId="05AF7D50" w14:textId="565800E1" w:rsidR="0031312E" w:rsidRDefault="0031312E" w:rsidP="0078585F">
      <w:pPr>
        <w:pStyle w:val="ListParagraph"/>
        <w:numPr>
          <w:ilvl w:val="0"/>
          <w:numId w:val="21"/>
        </w:numPr>
      </w:pPr>
      <w:r>
        <w:t>Control of TCUs ON/OFF by MIU via PSU</w:t>
      </w:r>
    </w:p>
    <w:p w14:paraId="097EF21D" w14:textId="39DCE2E6" w:rsidR="00E23EA2" w:rsidRDefault="00E23EA2" w:rsidP="0078585F">
      <w:pPr>
        <w:pStyle w:val="ListParagraph"/>
        <w:numPr>
          <w:ilvl w:val="0"/>
          <w:numId w:val="21"/>
        </w:numPr>
      </w:pPr>
      <w:r>
        <w:t>MIU shall provide the time at power-up for log</w:t>
      </w:r>
      <w:r w:rsidR="00AB6E23">
        <w:t xml:space="preserve"> </w:t>
      </w:r>
      <w:r>
        <w:t xml:space="preserve">file time stamp synchronization. The purpose is to </w:t>
      </w:r>
      <w:r w:rsidR="00AB6E23" w:rsidRPr="00AB6E23">
        <w:t>correlate</w:t>
      </w:r>
      <w:r w:rsidR="00AB6E23" w:rsidRPr="00AB6E23" w:rsidDel="00AB6E23">
        <w:t xml:space="preserve"> </w:t>
      </w:r>
      <w:r>
        <w:t xml:space="preserve">between events in </w:t>
      </w:r>
      <w:r w:rsidR="00AB6E23">
        <w:t xml:space="preserve">the </w:t>
      </w:r>
      <w:r>
        <w:t xml:space="preserve">MIU and events in </w:t>
      </w:r>
      <w:r w:rsidR="00AB6E23">
        <w:t xml:space="preserve">the </w:t>
      </w:r>
      <w:r>
        <w:t>PSU, during a flight.</w:t>
      </w:r>
    </w:p>
    <w:p w14:paraId="661AEC91" w14:textId="77777777" w:rsidR="00E23EA2" w:rsidRDefault="00E23EA2" w:rsidP="00E23EA2">
      <w:pPr>
        <w:spacing w:line="240" w:lineRule="auto"/>
        <w:jc w:val="left"/>
      </w:pPr>
    </w:p>
    <w:p w14:paraId="3D34CE02" w14:textId="10BC1CFD" w:rsidR="00E23EA2" w:rsidRDefault="00E23EA2" w:rsidP="00595F69">
      <w:pPr>
        <w:rPr>
          <w:b/>
          <w:bCs/>
          <w:color w:val="0000FF"/>
          <w:sz w:val="32"/>
          <w:szCs w:val="32"/>
        </w:rPr>
      </w:pPr>
    </w:p>
    <w:p w14:paraId="3DEC9620" w14:textId="77777777" w:rsidR="00005D50" w:rsidRDefault="00005D50">
      <w:pPr>
        <w:spacing w:line="240" w:lineRule="auto"/>
        <w:jc w:val="left"/>
        <w:rPr>
          <w:rFonts w:ascii="Arial Bold" w:hAnsi="Arial Bold" w:cs="Arial"/>
          <w:b/>
          <w:bCs/>
          <w:i/>
          <w:iCs/>
          <w:color w:val="0000FF"/>
          <w:kern w:val="28"/>
          <w:sz w:val="32"/>
          <w:szCs w:val="32"/>
        </w:rPr>
      </w:pPr>
      <w:bookmarkStart w:id="71" w:name="_Ref47360949"/>
      <w:r>
        <w:br w:type="page"/>
      </w:r>
    </w:p>
    <w:p w14:paraId="2DCFE81D" w14:textId="12400AD7" w:rsidR="00E23EA2" w:rsidRDefault="00E23EA2" w:rsidP="0078585F">
      <w:pPr>
        <w:pStyle w:val="StyleHeading3Heading3Char1Heading3CharCharh3CharChar"/>
        <w:numPr>
          <w:ilvl w:val="2"/>
          <w:numId w:val="25"/>
        </w:numPr>
        <w:tabs>
          <w:tab w:val="num" w:pos="5387"/>
        </w:tabs>
        <w:ind w:left="1134" w:hanging="1134"/>
      </w:pPr>
      <w:bookmarkStart w:id="72" w:name="_Ref99459415"/>
      <w:bookmarkStart w:id="73" w:name="_Ref99459432"/>
      <w:bookmarkStart w:id="74" w:name="_Toc130405518"/>
      <w:r>
        <w:lastRenderedPageBreak/>
        <w:t>Log File Functionality</w:t>
      </w:r>
      <w:bookmarkEnd w:id="71"/>
      <w:bookmarkEnd w:id="72"/>
      <w:bookmarkEnd w:id="73"/>
      <w:bookmarkEnd w:id="74"/>
    </w:p>
    <w:p w14:paraId="1C085BA8" w14:textId="0BB3FEBE" w:rsidR="00E23EA2" w:rsidRDefault="00E23EA2" w:rsidP="0078585F">
      <w:pPr>
        <w:pStyle w:val="ListParagraph"/>
        <w:numPr>
          <w:ilvl w:val="0"/>
          <w:numId w:val="34"/>
        </w:numPr>
      </w:pPr>
      <w:r>
        <w:t>The PSU shall gather telemetry and status data at high rate and store</w:t>
      </w:r>
      <w:r w:rsidR="00606659">
        <w:t xml:space="preserve"> it</w:t>
      </w:r>
      <w:r w:rsidR="00D82897">
        <w:t xml:space="preserve"> </w:t>
      </w:r>
      <w:r>
        <w:t>internally. This is</w:t>
      </w:r>
      <w:r w:rsidR="00606659">
        <w:t xml:space="preserve"> required</w:t>
      </w:r>
      <w:r>
        <w:t xml:space="preserve"> in order to capture any transient anomalies in case they occur. </w:t>
      </w:r>
      <w:r w:rsidR="00BB0F78">
        <w:t xml:space="preserve">Detailed logfile parameters shall be defined in the IRS. </w:t>
      </w:r>
      <w:r>
        <w:t>This data includes (but not limited to):</w:t>
      </w:r>
    </w:p>
    <w:p w14:paraId="07B0FB93" w14:textId="2CF2331A" w:rsidR="00E23EA2" w:rsidRDefault="00E23EA2" w:rsidP="0078585F">
      <w:pPr>
        <w:pStyle w:val="ListParagraph"/>
        <w:numPr>
          <w:ilvl w:val="0"/>
          <w:numId w:val="23"/>
        </w:numPr>
      </w:pPr>
      <w:r>
        <w:t>Input voltages &amp; currents per line</w:t>
      </w:r>
      <w:r w:rsidR="00075DD8">
        <w:t xml:space="preserve"> (no need to record neutral line input)</w:t>
      </w:r>
    </w:p>
    <w:p w14:paraId="2BAFEB14" w14:textId="0AD1271F" w:rsidR="00E23EA2" w:rsidRDefault="00E23EA2" w:rsidP="0078585F">
      <w:pPr>
        <w:pStyle w:val="ListParagraph"/>
        <w:numPr>
          <w:ilvl w:val="0"/>
          <w:numId w:val="23"/>
        </w:numPr>
      </w:pPr>
      <w:r>
        <w:t>Output voltages &amp; currents per line</w:t>
      </w:r>
    </w:p>
    <w:p w14:paraId="14D68F34" w14:textId="33A8A40F" w:rsidR="001B626F" w:rsidRDefault="001B626F" w:rsidP="0078585F">
      <w:pPr>
        <w:pStyle w:val="ListParagraph"/>
        <w:numPr>
          <w:ilvl w:val="0"/>
          <w:numId w:val="23"/>
        </w:numPr>
      </w:pPr>
      <w:r>
        <w:t>Power consumption (VA)</w:t>
      </w:r>
    </w:p>
    <w:p w14:paraId="16DA2C58" w14:textId="00FAB545" w:rsidR="00E23EA2" w:rsidRDefault="00E23EA2" w:rsidP="0078585F">
      <w:pPr>
        <w:pStyle w:val="ListParagraph"/>
        <w:numPr>
          <w:ilvl w:val="0"/>
          <w:numId w:val="23"/>
        </w:numPr>
      </w:pPr>
      <w:r>
        <w:t>Date &amp; time</w:t>
      </w:r>
      <w:r w:rsidR="005B2C61">
        <w:t xml:space="preserve"> (synchronized to MIU time stamp)</w:t>
      </w:r>
    </w:p>
    <w:p w14:paraId="4AE3E9C9" w14:textId="75D17080" w:rsidR="00E23EA2" w:rsidRDefault="000D0646" w:rsidP="0078585F">
      <w:pPr>
        <w:pStyle w:val="ListParagraph"/>
        <w:numPr>
          <w:ilvl w:val="0"/>
          <w:numId w:val="23"/>
        </w:numPr>
      </w:pPr>
      <w:ins w:id="75" w:author="Eyal Yossi [2]" w:date="2024-01-03T18:31:00Z">
        <w:r>
          <w:t xml:space="preserve">PSU </w:t>
        </w:r>
      </w:ins>
      <w:r w:rsidR="00E23EA2">
        <w:t>Fan</w:t>
      </w:r>
      <w:ins w:id="76" w:author="Eyal Yossi [2]" w:date="2024-01-03T18:20:00Z">
        <w:r w:rsidR="00974985">
          <w:t>s</w:t>
        </w:r>
      </w:ins>
      <w:r w:rsidR="00E23EA2">
        <w:t xml:space="preserve"> speed</w:t>
      </w:r>
      <w:ins w:id="77" w:author="Eyal Yossi [2]" w:date="2024-01-04T18:52:00Z">
        <w:r w:rsidR="0075064F" w:rsidRPr="0075064F">
          <w:t xml:space="preserve"> </w:t>
        </w:r>
      </w:ins>
      <w:ins w:id="78" w:author="Eyal Yossi [2]" w:date="2024-01-04T18:57:00Z">
        <w:r w:rsidR="000F7093" w:rsidRPr="000F7093">
          <w:t>for each of the 3 fans</w:t>
        </w:r>
      </w:ins>
    </w:p>
    <w:p w14:paraId="248C983E" w14:textId="3822E3B7" w:rsidR="00E23EA2" w:rsidRDefault="00E23EA2" w:rsidP="0078585F">
      <w:pPr>
        <w:pStyle w:val="ListParagraph"/>
        <w:numPr>
          <w:ilvl w:val="0"/>
          <w:numId w:val="23"/>
        </w:numPr>
      </w:pPr>
      <w:r>
        <w:t xml:space="preserve">Internal temperature </w:t>
      </w:r>
      <w:ins w:id="79" w:author="Eyal Yossi [2]" w:date="2024-01-03T18:31:00Z">
        <w:r w:rsidR="000D0646">
          <w:t>of</w:t>
        </w:r>
        <w:r w:rsidR="000D0646" w:rsidRPr="005509B9">
          <w:t xml:space="preserve"> every internal card</w:t>
        </w:r>
        <w:r w:rsidR="000D0646">
          <w:t xml:space="preserve"> reading</w:t>
        </w:r>
      </w:ins>
    </w:p>
    <w:p w14:paraId="40B93C4B" w14:textId="77777777" w:rsidR="00E23EA2" w:rsidRDefault="00E23EA2" w:rsidP="0078585F">
      <w:pPr>
        <w:pStyle w:val="ListParagraph"/>
        <w:numPr>
          <w:ilvl w:val="0"/>
          <w:numId w:val="23"/>
        </w:numPr>
      </w:pPr>
      <w:r>
        <w:t>Logic statuses (incl. missing phase indications)</w:t>
      </w:r>
    </w:p>
    <w:p w14:paraId="1D4AE4D0" w14:textId="77777777" w:rsidR="00E23EA2" w:rsidRDefault="00E23EA2" w:rsidP="0078585F">
      <w:pPr>
        <w:pStyle w:val="ListParagraph"/>
        <w:numPr>
          <w:ilvl w:val="0"/>
          <w:numId w:val="23"/>
        </w:numPr>
      </w:pPr>
      <w:r>
        <w:t>Software/firmware version</w:t>
      </w:r>
    </w:p>
    <w:p w14:paraId="5D38B1B0" w14:textId="3568E2F9" w:rsidR="00E23EA2" w:rsidRDefault="0077475C" w:rsidP="0078585F">
      <w:pPr>
        <w:pStyle w:val="ListParagraph"/>
        <w:numPr>
          <w:ilvl w:val="0"/>
          <w:numId w:val="23"/>
        </w:numPr>
      </w:pPr>
      <w:r>
        <w:t>ETI</w:t>
      </w:r>
    </w:p>
    <w:p w14:paraId="63059AA1" w14:textId="77777777" w:rsidR="00E23EA2" w:rsidRDefault="00E23EA2" w:rsidP="0078585F">
      <w:pPr>
        <w:pStyle w:val="ListParagraph"/>
        <w:numPr>
          <w:ilvl w:val="0"/>
          <w:numId w:val="23"/>
        </w:numPr>
      </w:pPr>
      <w:r>
        <w:t>Serial number</w:t>
      </w:r>
    </w:p>
    <w:p w14:paraId="690A0FB1" w14:textId="77777777" w:rsidR="00E23EA2" w:rsidRDefault="00E23EA2" w:rsidP="0078585F">
      <w:pPr>
        <w:pStyle w:val="ListParagraph"/>
        <w:numPr>
          <w:ilvl w:val="0"/>
          <w:numId w:val="23"/>
        </w:numPr>
      </w:pPr>
      <w:r>
        <w:t>ON/OFF signal occurrences</w:t>
      </w:r>
    </w:p>
    <w:p w14:paraId="4208E725" w14:textId="111FD09E" w:rsidR="00E23EA2" w:rsidRDefault="00E23EA2" w:rsidP="0078585F">
      <w:pPr>
        <w:pStyle w:val="ListParagraph"/>
        <w:numPr>
          <w:ilvl w:val="0"/>
          <w:numId w:val="23"/>
        </w:numPr>
      </w:pPr>
      <w:r>
        <w:t>Reset/power down indications</w:t>
      </w:r>
    </w:p>
    <w:p w14:paraId="3C0E3BA9" w14:textId="226F1C4D" w:rsidR="00077188" w:rsidRDefault="0028613F" w:rsidP="0078585F">
      <w:pPr>
        <w:pStyle w:val="ListParagraph"/>
        <w:numPr>
          <w:ilvl w:val="0"/>
          <w:numId w:val="23"/>
        </w:numPr>
      </w:pPr>
      <w:r>
        <w:t>All indications which are also sent periodically to the MIU via communication channel.</w:t>
      </w:r>
    </w:p>
    <w:p w14:paraId="6A985B38" w14:textId="31ADA2BA" w:rsidR="00E23EA2" w:rsidRDefault="0078585F" w:rsidP="00C221C6">
      <w:pPr>
        <w:pStyle w:val="ListParagraph"/>
        <w:numPr>
          <w:ilvl w:val="0"/>
          <w:numId w:val="34"/>
        </w:numPr>
      </w:pPr>
      <w:r>
        <w:t>The log</w:t>
      </w:r>
      <w:r w:rsidR="000B3FEF">
        <w:t xml:space="preserve"> </w:t>
      </w:r>
      <w:r w:rsidR="00E23EA2">
        <w:t xml:space="preserve">file shall be cyclic and capable of recording at a frequency of </w:t>
      </w:r>
      <w:r w:rsidR="000B3FEF">
        <w:t>1 KHz</w:t>
      </w:r>
      <w:r w:rsidR="00E23EA2">
        <w:t xml:space="preserve"> with a minimum memory allocation of </w:t>
      </w:r>
      <w:r w:rsidR="007613B1">
        <w:t>10</w:t>
      </w:r>
      <w:r w:rsidR="00005A6B">
        <w:t xml:space="preserve"> </w:t>
      </w:r>
      <w:proofErr w:type="spellStart"/>
      <w:r w:rsidR="00E23EA2">
        <w:t>GBytes</w:t>
      </w:r>
      <w:proofErr w:type="spellEnd"/>
      <w:r w:rsidR="00E23EA2">
        <w:t xml:space="preserve">. </w:t>
      </w:r>
    </w:p>
    <w:p w14:paraId="75978CDD" w14:textId="77777777" w:rsidR="00077188" w:rsidRDefault="00077188">
      <w:pPr>
        <w:spacing w:line="240" w:lineRule="auto"/>
        <w:jc w:val="left"/>
        <w:rPr>
          <w:rFonts w:ascii="Arial Bold" w:hAnsi="Arial Bold" w:cs="Arial"/>
          <w:b/>
          <w:bCs/>
          <w:i/>
          <w:iCs/>
          <w:color w:val="0000FF"/>
          <w:kern w:val="28"/>
          <w:sz w:val="32"/>
          <w:szCs w:val="32"/>
        </w:rPr>
      </w:pPr>
      <w:bookmarkStart w:id="80" w:name="_Ref47437123"/>
      <w:bookmarkStart w:id="81" w:name="_Ref47437130"/>
      <w:r>
        <w:br w:type="page"/>
      </w:r>
    </w:p>
    <w:p w14:paraId="71F058F2" w14:textId="2909BCAA" w:rsidR="00E23EA2" w:rsidRDefault="00E23EA2" w:rsidP="0078585F">
      <w:pPr>
        <w:pStyle w:val="StyleHeading3Heading3Char1Heading3CharCharh3CharChar"/>
        <w:numPr>
          <w:ilvl w:val="2"/>
          <w:numId w:val="25"/>
        </w:numPr>
        <w:tabs>
          <w:tab w:val="num" w:pos="5387"/>
        </w:tabs>
        <w:ind w:left="1134" w:hanging="1134"/>
      </w:pPr>
      <w:bookmarkStart w:id="82" w:name="_Ref99459451"/>
      <w:bookmarkStart w:id="83" w:name="_Ref99459457"/>
      <w:bookmarkStart w:id="84" w:name="_Toc130405519"/>
      <w:r>
        <w:lastRenderedPageBreak/>
        <w:t>ON/OFF Functionality</w:t>
      </w:r>
      <w:bookmarkEnd w:id="80"/>
      <w:bookmarkEnd w:id="81"/>
      <w:bookmarkEnd w:id="82"/>
      <w:bookmarkEnd w:id="83"/>
      <w:bookmarkEnd w:id="84"/>
    </w:p>
    <w:p w14:paraId="2C912172" w14:textId="77777777" w:rsidR="00E23EA2" w:rsidRDefault="00E23EA2" w:rsidP="00E23EA2">
      <w:r>
        <w:t>The PSU shall receive ON/OFF signal via dry contact:</w:t>
      </w:r>
    </w:p>
    <w:p w14:paraId="56BCCAAF" w14:textId="77777777" w:rsidR="00E23EA2" w:rsidRDefault="00E23EA2" w:rsidP="00E23EA2">
      <w:pPr>
        <w:pStyle w:val="ListParagraph"/>
        <w:numPr>
          <w:ilvl w:val="0"/>
          <w:numId w:val="18"/>
        </w:numPr>
      </w:pPr>
      <w:r>
        <w:t>Short = ON</w:t>
      </w:r>
    </w:p>
    <w:p w14:paraId="23B8853A" w14:textId="77777777" w:rsidR="00E23EA2" w:rsidRDefault="00E23EA2" w:rsidP="00E23EA2">
      <w:pPr>
        <w:pStyle w:val="ListParagraph"/>
        <w:numPr>
          <w:ilvl w:val="0"/>
          <w:numId w:val="18"/>
        </w:numPr>
      </w:pPr>
      <w:r>
        <w:t>Open = OFF</w:t>
      </w:r>
    </w:p>
    <w:p w14:paraId="78DBB9E4" w14:textId="77777777" w:rsidR="00E23EA2" w:rsidRDefault="00E23EA2" w:rsidP="0078585F">
      <w:pPr>
        <w:pStyle w:val="ListParagraph"/>
        <w:numPr>
          <w:ilvl w:val="0"/>
          <w:numId w:val="24"/>
        </w:numPr>
      </w:pPr>
      <w:r>
        <w:t>When switched from “OFF” to the “ON” state, a power-on sequence shall be performed, including:</w:t>
      </w:r>
    </w:p>
    <w:p w14:paraId="20774608" w14:textId="60CB256E" w:rsidR="00E23EA2" w:rsidRPr="00E56796" w:rsidRDefault="00E23EA2" w:rsidP="00260DB6">
      <w:pPr>
        <w:pStyle w:val="ListParagraph"/>
        <w:numPr>
          <w:ilvl w:val="0"/>
          <w:numId w:val="20"/>
        </w:numPr>
      </w:pPr>
      <w:r>
        <w:t xml:space="preserve">Generation of output voltages within </w:t>
      </w:r>
      <w:r w:rsidR="00654D87">
        <w:t>2.5seconds</w:t>
      </w:r>
    </w:p>
    <w:p w14:paraId="1AC67175" w14:textId="055BA79A" w:rsidR="00E23EA2" w:rsidRPr="003C43A6" w:rsidRDefault="00E23EA2" w:rsidP="0078585F">
      <w:pPr>
        <w:pStyle w:val="ListParagraph"/>
        <w:numPr>
          <w:ilvl w:val="0"/>
          <w:numId w:val="20"/>
        </w:numPr>
      </w:pPr>
      <w:r>
        <w:rPr>
          <w:rFonts w:cs="Times New Roman"/>
        </w:rPr>
        <w:t xml:space="preserve">Once output voltages are stabilized, </w:t>
      </w:r>
      <w:r w:rsidR="00260DB6">
        <w:rPr>
          <w:rFonts w:cs="Times New Roman"/>
        </w:rPr>
        <w:t>enable all o</w:t>
      </w:r>
      <w:r w:rsidR="000F2BCC">
        <w:rPr>
          <w:rFonts w:cs="Times New Roman"/>
        </w:rPr>
        <w:t>utputs and 1msec later</w:t>
      </w:r>
      <w:r w:rsidR="00260DB6">
        <w:rPr>
          <w:rFonts w:cs="Times New Roman"/>
        </w:rPr>
        <w:t xml:space="preserve"> </w:t>
      </w:r>
      <w:r>
        <w:rPr>
          <w:rFonts w:cs="Times New Roman"/>
        </w:rPr>
        <w:t xml:space="preserve">generate inhibit discrete (for TCUs). </w:t>
      </w:r>
    </w:p>
    <w:p w14:paraId="49FB5318" w14:textId="77777777" w:rsidR="00E23EA2" w:rsidRPr="003C43A6" w:rsidRDefault="00E23EA2" w:rsidP="0078585F">
      <w:pPr>
        <w:pStyle w:val="ListParagraph"/>
        <w:numPr>
          <w:ilvl w:val="0"/>
          <w:numId w:val="20"/>
        </w:numPr>
      </w:pPr>
      <w:r>
        <w:rPr>
          <w:rFonts w:cs="Times New Roman"/>
        </w:rPr>
        <w:t xml:space="preserve">Ignoring ON/OFF switch for at least 6 seconds to prevent uncontrolled switching. </w:t>
      </w:r>
    </w:p>
    <w:p w14:paraId="49AFA565" w14:textId="5F632E60" w:rsidR="00E23EA2" w:rsidRDefault="00E23EA2" w:rsidP="0078585F">
      <w:pPr>
        <w:pStyle w:val="ListParagraph"/>
        <w:numPr>
          <w:ilvl w:val="0"/>
          <w:numId w:val="24"/>
        </w:numPr>
      </w:pPr>
      <w:r>
        <w:t>When the PSU is ON, there shall be two different cases of OFF/ON switching, resulting in PSU timing control with relevant discrete signals to the MIU (reset, shutdown).  The sub-paragraphs below describe in detail required timing for different ON/OFF switching cases after system has been powered ON.</w:t>
      </w:r>
    </w:p>
    <w:p w14:paraId="7AF71554" w14:textId="5B1D0E3E" w:rsidR="000B3FEF" w:rsidRDefault="000B3FEF" w:rsidP="00570959">
      <w:pPr>
        <w:pStyle w:val="ListParagraph"/>
        <w:numPr>
          <w:ilvl w:val="0"/>
          <w:numId w:val="24"/>
        </w:numPr>
      </w:pPr>
      <w:r w:rsidRPr="000B3FEF">
        <w:t xml:space="preserve">ON/OFF </w:t>
      </w:r>
      <w:r w:rsidR="009D0C72">
        <w:t xml:space="preserve">&amp; ON/OFF_RTN </w:t>
      </w:r>
      <w:r w:rsidRPr="000B3FEF">
        <w:t>signal</w:t>
      </w:r>
      <w:r w:rsidR="009D0C72">
        <w:t>s</w:t>
      </w:r>
      <w:r>
        <w:t xml:space="preserve"> shall be isolated</w:t>
      </w:r>
      <w:r w:rsidR="00570959">
        <w:t>.</w:t>
      </w:r>
    </w:p>
    <w:p w14:paraId="7269002F" w14:textId="77777777" w:rsidR="00E23EA2" w:rsidRDefault="00E23EA2" w:rsidP="00E23EA2">
      <w:pPr>
        <w:spacing w:line="240" w:lineRule="auto"/>
        <w:jc w:val="left"/>
        <w:rPr>
          <w:rFonts w:ascii="Arial Bold" w:hAnsi="Arial Bold" w:cs="Arial"/>
          <w:b/>
          <w:bCs/>
          <w:kern w:val="28"/>
          <w:sz w:val="28"/>
          <w:szCs w:val="28"/>
        </w:rPr>
      </w:pPr>
      <w:r>
        <w:br w:type="page"/>
      </w:r>
    </w:p>
    <w:p w14:paraId="41390BE0" w14:textId="60C8E695" w:rsidR="00E23EA2" w:rsidRDefault="000508F6" w:rsidP="0078585F">
      <w:pPr>
        <w:pStyle w:val="Heading4"/>
        <w:numPr>
          <w:ilvl w:val="3"/>
          <w:numId w:val="25"/>
        </w:numPr>
        <w:tabs>
          <w:tab w:val="num" w:pos="5387"/>
        </w:tabs>
      </w:pPr>
      <w:bookmarkStart w:id="85" w:name="_Ref47361223"/>
      <w:r>
        <w:lastRenderedPageBreak/>
        <w:t xml:space="preserve"> </w:t>
      </w:r>
      <w:bookmarkStart w:id="86" w:name="_Toc130405520"/>
      <w:r w:rsidR="00E23EA2">
        <w:t>System Reset (“short” reset)</w:t>
      </w:r>
      <w:bookmarkEnd w:id="85"/>
      <w:bookmarkEnd w:id="86"/>
    </w:p>
    <w:p w14:paraId="44897381" w14:textId="7785A3E3" w:rsidR="00E23EA2" w:rsidRDefault="00E23EA2" w:rsidP="008A55B4">
      <w:r>
        <w:t xml:space="preserve">When the ON/OFF switch is switched OFF and then ON again within </w:t>
      </w:r>
      <w:r w:rsidR="006C2EBC">
        <w:t xml:space="preserve">50ms to </w:t>
      </w:r>
      <w:r>
        <w:t>6 seconds</w:t>
      </w:r>
      <w:r w:rsidR="006C2EBC">
        <w:t xml:space="preserve"> (i.e. ignore glitches of less than 50ms)</w:t>
      </w:r>
      <w:r>
        <w:t xml:space="preserve">, the PSU will not disrupt the output voltages, but will generate a reset sequence of signals to the MIU instead. </w:t>
      </w:r>
      <w:r w:rsidR="008A55B4">
        <w:t xml:space="preserve">The reset </w:t>
      </w:r>
      <w:r>
        <w:t>signal width shall be 5ms</w:t>
      </w:r>
      <w:r>
        <w:rPr>
          <w:rFonts w:cs="Times New Roman"/>
        </w:rPr>
        <w:t>±</w:t>
      </w:r>
      <w:r>
        <w:t xml:space="preserve">10%. </w:t>
      </w:r>
    </w:p>
    <w:p w14:paraId="6821019D" w14:textId="4CF4159A" w:rsidR="00E23EA2" w:rsidRDefault="004264AB" w:rsidP="00E23EA2">
      <w:r>
        <w:rPr>
          <w:noProof/>
        </w:rPr>
        <w:object w:dxaOrig="1440" w:dyaOrig="1440" w14:anchorId="70316D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48.75pt;margin-top:29.05pt;width:354.75pt;height:289.5pt;z-index:251679744;mso-position-horizontal-relative:text;mso-position-vertical-relative:text">
            <v:imagedata r:id="rId9" o:title=""/>
            <w10:wrap type="topAndBottom"/>
          </v:shape>
          <o:OLEObject Type="Embed" ProgID="Visio.Drawing.15" ShapeID="_x0000_s1027" DrawAspect="Content" ObjectID="_1766834193" r:id="rId10"/>
        </w:object>
      </w:r>
      <w:r w:rsidR="00E23EA2">
        <w:t xml:space="preserve">The diagram below illustrates the described logic: </w:t>
      </w:r>
    </w:p>
    <w:p w14:paraId="714C127C" w14:textId="17810D9E" w:rsidR="003B6F47" w:rsidRDefault="003B6F47" w:rsidP="00E23EA2"/>
    <w:p w14:paraId="5547D780" w14:textId="6EAE8982" w:rsidR="00E23EA2" w:rsidRDefault="00E23EA2" w:rsidP="00E23EA2">
      <w:pPr>
        <w:jc w:val="center"/>
      </w:pPr>
      <w:bookmarkStart w:id="87" w:name="_Toc130405651"/>
      <w:r>
        <w:t xml:space="preserve">Figure </w:t>
      </w:r>
      <w:r w:rsidR="004264AB">
        <w:fldChar w:fldCharType="begin"/>
      </w:r>
      <w:r w:rsidR="004264AB">
        <w:instrText xml:space="preserve"> STYLEREF  \s "Heading 1" </w:instrText>
      </w:r>
      <w:r w:rsidR="004264AB">
        <w:fldChar w:fldCharType="separate"/>
      </w:r>
      <w:r w:rsidR="00A845CC">
        <w:rPr>
          <w:noProof/>
          <w:cs/>
        </w:rPr>
        <w:t>‎</w:t>
      </w:r>
      <w:r w:rsidR="00A845CC">
        <w:rPr>
          <w:noProof/>
        </w:rPr>
        <w:t>3</w:t>
      </w:r>
      <w:r w:rsidR="004264AB">
        <w:rPr>
          <w:noProof/>
        </w:rPr>
        <w:fldChar w:fldCharType="end"/>
      </w:r>
      <w:r>
        <w:noBreakHyphen/>
      </w:r>
      <w:r w:rsidR="004264AB">
        <w:fldChar w:fldCharType="begin"/>
      </w:r>
      <w:r w:rsidR="004264AB">
        <w:instrText xml:space="preserve"> SEQ Figure \* ARABIC \s 1 </w:instrText>
      </w:r>
      <w:r w:rsidR="004264AB">
        <w:fldChar w:fldCharType="separate"/>
      </w:r>
      <w:r w:rsidR="00A845CC">
        <w:rPr>
          <w:noProof/>
        </w:rPr>
        <w:t>1</w:t>
      </w:r>
      <w:r w:rsidR="004264AB">
        <w:rPr>
          <w:noProof/>
        </w:rPr>
        <w:fldChar w:fldCharType="end"/>
      </w:r>
      <w:r>
        <w:t>- Reset Sequence Timing</w:t>
      </w:r>
      <w:bookmarkEnd w:id="87"/>
    </w:p>
    <w:p w14:paraId="40231FD1" w14:textId="77777777" w:rsidR="00E23EA2" w:rsidRDefault="00E23EA2" w:rsidP="00E23EA2">
      <w:pPr>
        <w:jc w:val="center"/>
      </w:pPr>
    </w:p>
    <w:p w14:paraId="1E88785C" w14:textId="7F6DD6C4" w:rsidR="00E23EA2" w:rsidRDefault="00E23EA2" w:rsidP="00235855">
      <w:r>
        <w:t>As soon as the ON/OFF si</w:t>
      </w:r>
      <w:r w:rsidR="00235855">
        <w:t xml:space="preserve">gnal returns to ON state, a </w:t>
      </w:r>
      <w:r>
        <w:t xml:space="preserve">reset signal shall be sent to the MIU. </w:t>
      </w:r>
    </w:p>
    <w:p w14:paraId="242B2AC5" w14:textId="508B229B" w:rsidR="00E23EA2" w:rsidRDefault="00E23EA2" w:rsidP="003B6F47">
      <w:pPr>
        <w:jc w:val="center"/>
      </w:pPr>
    </w:p>
    <w:p w14:paraId="27149F76" w14:textId="77777777" w:rsidR="00E23EA2" w:rsidRPr="001E54A3" w:rsidRDefault="00E23EA2" w:rsidP="00E23EA2"/>
    <w:p w14:paraId="563EA6E2" w14:textId="77777777" w:rsidR="003B6F47" w:rsidRDefault="003B6F47">
      <w:pPr>
        <w:spacing w:line="240" w:lineRule="auto"/>
        <w:jc w:val="left"/>
        <w:rPr>
          <w:rFonts w:ascii="Arial Bold" w:hAnsi="Arial Bold" w:cs="Arial"/>
          <w:b/>
          <w:bCs/>
          <w:kern w:val="28"/>
          <w:sz w:val="28"/>
          <w:szCs w:val="28"/>
        </w:rPr>
      </w:pPr>
      <w:bookmarkStart w:id="88" w:name="_Ref47437340"/>
      <w:bookmarkStart w:id="89" w:name="_Ref47437346"/>
      <w:r>
        <w:br w:type="page"/>
      </w:r>
    </w:p>
    <w:p w14:paraId="5D3627D0" w14:textId="00428DC0" w:rsidR="00E23EA2" w:rsidRDefault="0078585F" w:rsidP="0078585F">
      <w:pPr>
        <w:pStyle w:val="Heading4"/>
        <w:numPr>
          <w:ilvl w:val="3"/>
          <w:numId w:val="25"/>
        </w:numPr>
        <w:tabs>
          <w:tab w:val="num" w:pos="5387"/>
        </w:tabs>
      </w:pPr>
      <w:r>
        <w:lastRenderedPageBreak/>
        <w:t xml:space="preserve"> </w:t>
      </w:r>
      <w:bookmarkStart w:id="90" w:name="_Ref99459470"/>
      <w:bookmarkStart w:id="91" w:name="_Ref99459479"/>
      <w:bookmarkStart w:id="92" w:name="_Toc130405521"/>
      <w:r w:rsidR="00E23EA2">
        <w:t>System Power Off</w:t>
      </w:r>
      <w:bookmarkEnd w:id="88"/>
      <w:bookmarkEnd w:id="89"/>
      <w:bookmarkEnd w:id="90"/>
      <w:bookmarkEnd w:id="91"/>
      <w:bookmarkEnd w:id="92"/>
    </w:p>
    <w:p w14:paraId="01A24E61" w14:textId="0F667EF8" w:rsidR="00E23EA2" w:rsidRDefault="00E23EA2" w:rsidP="006C2EBC">
      <w:r>
        <w:t xml:space="preserve">When the ON/OFF switch is switched OFF for </w:t>
      </w:r>
      <w:r w:rsidR="006C2EBC">
        <w:t>more than 6</w:t>
      </w:r>
      <w:r>
        <w:t xml:space="preserve"> seconds, the PSU shall commence with a power-off sequence. The diagram below illustrates the described logic:</w:t>
      </w:r>
    </w:p>
    <w:p w14:paraId="6A21B89F" w14:textId="609C25B8" w:rsidR="00256D8A" w:rsidRDefault="00256D8A" w:rsidP="006C2EBC">
      <w:r w:rsidRPr="00256D8A">
        <w:rPr>
          <w:noProof/>
          <w:lang w:eastAsia="ko-KR"/>
        </w:rPr>
        <w:drawing>
          <wp:inline distT="0" distB="0" distL="0" distR="0" wp14:anchorId="7564E629" wp14:editId="18746FC8">
            <wp:extent cx="5900420" cy="4287356"/>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0420" cy="4287356"/>
                    </a:xfrm>
                    <a:prstGeom prst="rect">
                      <a:avLst/>
                    </a:prstGeom>
                    <a:noFill/>
                    <a:ln>
                      <a:noFill/>
                    </a:ln>
                  </pic:spPr>
                </pic:pic>
              </a:graphicData>
            </a:graphic>
          </wp:inline>
        </w:drawing>
      </w:r>
    </w:p>
    <w:p w14:paraId="4AA57D5C" w14:textId="1BE2B10B" w:rsidR="00E23EA2" w:rsidRDefault="00E23EA2" w:rsidP="00E23EA2">
      <w:pPr>
        <w:jc w:val="center"/>
      </w:pPr>
      <w:bookmarkStart w:id="93" w:name="_Toc130405652"/>
      <w:r>
        <w:t xml:space="preserve">Figure </w:t>
      </w:r>
      <w:r w:rsidR="004264AB">
        <w:fldChar w:fldCharType="begin"/>
      </w:r>
      <w:r w:rsidR="004264AB">
        <w:instrText xml:space="preserve"> STYLEREF  \s "Heading 1" </w:instrText>
      </w:r>
      <w:r w:rsidR="004264AB">
        <w:fldChar w:fldCharType="separate"/>
      </w:r>
      <w:r w:rsidR="00A845CC">
        <w:rPr>
          <w:noProof/>
          <w:cs/>
        </w:rPr>
        <w:t>‎</w:t>
      </w:r>
      <w:r w:rsidR="00A845CC">
        <w:rPr>
          <w:noProof/>
        </w:rPr>
        <w:t>3</w:t>
      </w:r>
      <w:r w:rsidR="004264AB">
        <w:rPr>
          <w:noProof/>
        </w:rPr>
        <w:fldChar w:fldCharType="end"/>
      </w:r>
      <w:r>
        <w:noBreakHyphen/>
      </w:r>
      <w:r w:rsidR="004264AB">
        <w:fldChar w:fldCharType="begin"/>
      </w:r>
      <w:r w:rsidR="004264AB">
        <w:instrText xml:space="preserve"> SEQ Figure \* ARABIC \s 1 </w:instrText>
      </w:r>
      <w:r w:rsidR="004264AB">
        <w:fldChar w:fldCharType="separate"/>
      </w:r>
      <w:r w:rsidR="00A845CC">
        <w:rPr>
          <w:noProof/>
        </w:rPr>
        <w:t>2</w:t>
      </w:r>
      <w:r w:rsidR="004264AB">
        <w:rPr>
          <w:noProof/>
        </w:rPr>
        <w:fldChar w:fldCharType="end"/>
      </w:r>
      <w:r>
        <w:t>- Power-Off Sequence Timing</w:t>
      </w:r>
      <w:bookmarkEnd w:id="93"/>
    </w:p>
    <w:p w14:paraId="49C70D03" w14:textId="77777777" w:rsidR="00E23EA2" w:rsidRDefault="00E23EA2" w:rsidP="00E23EA2">
      <w:pPr>
        <w:jc w:val="center"/>
      </w:pPr>
    </w:p>
    <w:p w14:paraId="744B022E" w14:textId="647304EF" w:rsidR="00E23EA2" w:rsidRDefault="00E23EA2" w:rsidP="00720B57">
      <w:r>
        <w:t xml:space="preserve">As soon as the ON/OFF state reaches 6 seconds, a power-down discrete shall be issued to the </w:t>
      </w:r>
      <w:r w:rsidRPr="00720B57">
        <w:t>MIU.</w:t>
      </w:r>
      <w:r>
        <w:t xml:space="preserve"> Then the PSU waits 10 seconds to allow MIU to </w:t>
      </w:r>
      <w:proofErr w:type="gramStart"/>
      <w:r>
        <w:t>quickly and orderly turn off all other pod units</w:t>
      </w:r>
      <w:proofErr w:type="gramEnd"/>
      <w:r>
        <w:t xml:space="preserve">. Once the additional 10 seconds are up, the PSU shall turn off the inhibit signal to the TCUs and </w:t>
      </w:r>
      <w:r w:rsidRPr="00400C4C">
        <w:rPr>
          <w:b/>
          <w:bCs/>
          <w:i/>
          <w:iCs/>
          <w:u w:val="single"/>
        </w:rPr>
        <w:t>disable all output</w:t>
      </w:r>
      <w:r>
        <w:t xml:space="preserve"> voltages.</w:t>
      </w:r>
    </w:p>
    <w:p w14:paraId="7C9F9398" w14:textId="31F47970" w:rsidR="00E23EA2" w:rsidRDefault="00E23EA2" w:rsidP="003041B8">
      <w:r>
        <w:t xml:space="preserve">Also, after power down discrete has been </w:t>
      </w:r>
      <w:r w:rsidR="003041B8">
        <w:t>issued</w:t>
      </w:r>
      <w:r>
        <w:t xml:space="preserve">, the PSU will disregard the state of the ON/OFF discrete for a period of 20 seconds </w:t>
      </w:r>
      <w:r>
        <w:rPr>
          <w:rFonts w:cs="Times New Roman"/>
        </w:rPr>
        <w:t>±</w:t>
      </w:r>
      <w:r>
        <w:t>10%.</w:t>
      </w:r>
    </w:p>
    <w:p w14:paraId="72DBD6F2" w14:textId="77777777" w:rsidR="0031312E" w:rsidRDefault="0031312E">
      <w:pPr>
        <w:spacing w:line="240" w:lineRule="auto"/>
        <w:jc w:val="left"/>
        <w:rPr>
          <w:rFonts w:ascii="Arial Bold" w:hAnsi="Arial Bold" w:cs="Arial"/>
          <w:b/>
          <w:bCs/>
          <w:i/>
          <w:iCs/>
          <w:color w:val="0000FF"/>
          <w:kern w:val="28"/>
          <w:sz w:val="32"/>
          <w:szCs w:val="32"/>
        </w:rPr>
      </w:pPr>
      <w:bookmarkStart w:id="94" w:name="_Ref65575796"/>
      <w:bookmarkStart w:id="95" w:name="_Ref437078953"/>
      <w:bookmarkStart w:id="96" w:name="_Toc40684210"/>
      <w:r>
        <w:br w:type="page"/>
      </w:r>
    </w:p>
    <w:p w14:paraId="10EE3C36" w14:textId="068D394C" w:rsidR="00E23EA2" w:rsidRPr="002B5A26" w:rsidRDefault="00246895" w:rsidP="0078585F">
      <w:pPr>
        <w:pStyle w:val="StyleHeading3Heading3Char1Heading3CharCharh3CharChar"/>
        <w:numPr>
          <w:ilvl w:val="2"/>
          <w:numId w:val="25"/>
        </w:numPr>
        <w:tabs>
          <w:tab w:val="num" w:pos="5387"/>
        </w:tabs>
        <w:ind w:left="1134" w:hanging="1134"/>
      </w:pPr>
      <w:bookmarkStart w:id="97" w:name="_Ref99459487"/>
      <w:bookmarkStart w:id="98" w:name="_Ref99459495"/>
      <w:bookmarkStart w:id="99" w:name="_Toc130405522"/>
      <w:r w:rsidRPr="000508F6">
        <w:lastRenderedPageBreak/>
        <w:t>L</w:t>
      </w:r>
      <w:r>
        <w:t>amp</w:t>
      </w:r>
      <w:r w:rsidRPr="000508F6">
        <w:t xml:space="preserve"> </w:t>
      </w:r>
      <w:r w:rsidR="00E23EA2" w:rsidRPr="000508F6">
        <w:t>indication</w:t>
      </w:r>
      <w:bookmarkEnd w:id="94"/>
      <w:bookmarkEnd w:id="97"/>
      <w:bookmarkEnd w:id="98"/>
      <w:bookmarkEnd w:id="99"/>
    </w:p>
    <w:p w14:paraId="443D590F" w14:textId="1C0B4702" w:rsidR="00544128" w:rsidRDefault="00E23EA2" w:rsidP="00115057">
      <w:r>
        <w:t xml:space="preserve">The </w:t>
      </w:r>
      <w:r w:rsidR="00544128">
        <w:t xml:space="preserve">PSU shall provide a discrete indication to a </w:t>
      </w:r>
      <w:r w:rsidR="00246895">
        <w:t>lamp</w:t>
      </w:r>
      <w:r w:rsidR="00544128">
        <w:t xml:space="preserve"> on the control panel in the cockpit</w:t>
      </w:r>
      <w:r w:rsidR="00115057">
        <w:t>.</w:t>
      </w:r>
    </w:p>
    <w:p w14:paraId="07947980" w14:textId="4A0771F8" w:rsidR="00544128" w:rsidRDefault="00544128" w:rsidP="00246895">
      <w:r>
        <w:t xml:space="preserve">The </w:t>
      </w:r>
      <w:r w:rsidR="00246895">
        <w:t>lamp</w:t>
      </w:r>
      <w:r>
        <w:t xml:space="preserve"> indication shall be determined by the following inputs:</w:t>
      </w:r>
    </w:p>
    <w:p w14:paraId="66075BA5" w14:textId="234C2583" w:rsidR="00544128" w:rsidRDefault="00544128" w:rsidP="0078585F">
      <w:pPr>
        <w:pStyle w:val="ListParagraph"/>
        <w:numPr>
          <w:ilvl w:val="0"/>
          <w:numId w:val="32"/>
        </w:numPr>
      </w:pPr>
      <w:r>
        <w:t>28VDC input to PSU is OK/NOK.</w:t>
      </w:r>
    </w:p>
    <w:p w14:paraId="3B47E995" w14:textId="0C455116" w:rsidR="00544128" w:rsidRDefault="00544128" w:rsidP="0078585F">
      <w:pPr>
        <w:pStyle w:val="ListParagraph"/>
        <w:numPr>
          <w:ilvl w:val="0"/>
          <w:numId w:val="32"/>
        </w:numPr>
      </w:pPr>
      <w:r>
        <w:t>115VAC input to PSU is OK/NOK.</w:t>
      </w:r>
    </w:p>
    <w:p w14:paraId="5A446F50" w14:textId="470D96C5" w:rsidR="00544128" w:rsidRDefault="00544128" w:rsidP="002828C3">
      <w:pPr>
        <w:pStyle w:val="ListParagraph"/>
        <w:numPr>
          <w:ilvl w:val="0"/>
          <w:numId w:val="32"/>
        </w:numPr>
      </w:pPr>
      <w:r>
        <w:t xml:space="preserve">MIU </w:t>
      </w:r>
      <w:r w:rsidR="002828C3">
        <w:t xml:space="preserve">communication </w:t>
      </w:r>
      <w:r w:rsidR="00E20069">
        <w:t>established</w:t>
      </w:r>
      <w:r>
        <w:t>.</w:t>
      </w:r>
    </w:p>
    <w:p w14:paraId="3C68E96E" w14:textId="13B7A5FD" w:rsidR="00544128" w:rsidRDefault="00544128" w:rsidP="00E16D8A">
      <w:r>
        <w:t>The following table summarizes the required behavior of the output discrete to the LED according to the required inputs:</w:t>
      </w:r>
    </w:p>
    <w:tbl>
      <w:tblPr>
        <w:tblStyle w:val="TableGrid"/>
        <w:tblW w:w="10535" w:type="dxa"/>
        <w:tblInd w:w="-431" w:type="dxa"/>
        <w:tblLook w:val="04A0" w:firstRow="1" w:lastRow="0" w:firstColumn="1" w:lastColumn="0" w:noHBand="0" w:noVBand="1"/>
      </w:tblPr>
      <w:tblGrid>
        <w:gridCol w:w="1088"/>
        <w:gridCol w:w="1208"/>
        <w:gridCol w:w="1359"/>
        <w:gridCol w:w="1763"/>
        <w:gridCol w:w="8"/>
        <w:gridCol w:w="1743"/>
        <w:gridCol w:w="3366"/>
      </w:tblGrid>
      <w:tr w:rsidR="00EB7074" w14:paraId="6340B2D2" w14:textId="77777777" w:rsidTr="007D2D1E">
        <w:tc>
          <w:tcPr>
            <w:tcW w:w="5063" w:type="dxa"/>
            <w:gridSpan w:val="5"/>
            <w:shd w:val="clear" w:color="auto" w:fill="D9D9D9" w:themeFill="background1" w:themeFillShade="D9"/>
          </w:tcPr>
          <w:p w14:paraId="1F453D88" w14:textId="7C6A3C27" w:rsidR="00EB7074" w:rsidRDefault="00EB7074" w:rsidP="009A158B">
            <w:pPr>
              <w:spacing w:before="60" w:after="60" w:line="240" w:lineRule="auto"/>
              <w:jc w:val="center"/>
              <w:rPr>
                <w:b/>
                <w:bCs/>
              </w:rPr>
            </w:pPr>
            <w:r>
              <w:rPr>
                <w:b/>
                <w:bCs/>
              </w:rPr>
              <w:t>Inputs</w:t>
            </w:r>
          </w:p>
        </w:tc>
        <w:tc>
          <w:tcPr>
            <w:tcW w:w="1834" w:type="dxa"/>
            <w:shd w:val="clear" w:color="auto" w:fill="D9D9D9" w:themeFill="background1" w:themeFillShade="D9"/>
            <w:vAlign w:val="center"/>
          </w:tcPr>
          <w:p w14:paraId="3E564513" w14:textId="7DA34A7F" w:rsidR="00EB7074" w:rsidRDefault="00EB7074" w:rsidP="009A158B">
            <w:pPr>
              <w:spacing w:before="60" w:after="60" w:line="240" w:lineRule="auto"/>
              <w:jc w:val="center"/>
              <w:rPr>
                <w:b/>
                <w:bCs/>
              </w:rPr>
            </w:pPr>
            <w:r>
              <w:rPr>
                <w:b/>
                <w:bCs/>
              </w:rPr>
              <w:t>Output</w:t>
            </w:r>
          </w:p>
        </w:tc>
        <w:tc>
          <w:tcPr>
            <w:tcW w:w="3638" w:type="dxa"/>
            <w:vMerge w:val="restart"/>
            <w:shd w:val="clear" w:color="auto" w:fill="D9D9D9" w:themeFill="background1" w:themeFillShade="D9"/>
            <w:vAlign w:val="center"/>
          </w:tcPr>
          <w:p w14:paraId="0EA4CC5D" w14:textId="7B3C23D3" w:rsidR="00EB7074" w:rsidRPr="00544128" w:rsidRDefault="00EB7074" w:rsidP="009A158B">
            <w:pPr>
              <w:spacing w:before="60" w:after="60" w:line="240" w:lineRule="auto"/>
              <w:jc w:val="center"/>
              <w:rPr>
                <w:b/>
                <w:bCs/>
              </w:rPr>
            </w:pPr>
            <w:r>
              <w:rPr>
                <w:b/>
                <w:bCs/>
              </w:rPr>
              <w:t>Remarks</w:t>
            </w:r>
          </w:p>
        </w:tc>
      </w:tr>
      <w:tr w:rsidR="00EB7074" w14:paraId="1664209E" w14:textId="77777777" w:rsidTr="007D2D1E">
        <w:tc>
          <w:tcPr>
            <w:tcW w:w="1106" w:type="dxa"/>
            <w:shd w:val="clear" w:color="auto" w:fill="D9D9D9" w:themeFill="background1" w:themeFillShade="D9"/>
            <w:vAlign w:val="center"/>
          </w:tcPr>
          <w:p w14:paraId="198305B3" w14:textId="77777777" w:rsidR="00EB7074" w:rsidRDefault="00EB7074" w:rsidP="00EB7074">
            <w:pPr>
              <w:bidi w:val="0"/>
              <w:spacing w:before="60" w:after="60" w:line="240" w:lineRule="auto"/>
              <w:ind w:left="0"/>
              <w:jc w:val="center"/>
              <w:rPr>
                <w:b/>
                <w:bCs/>
              </w:rPr>
            </w:pPr>
            <w:r>
              <w:rPr>
                <w:b/>
                <w:bCs/>
              </w:rPr>
              <w:t>28VDC</w:t>
            </w:r>
          </w:p>
          <w:p w14:paraId="068F3939" w14:textId="7F7A7FBA" w:rsidR="00EB7074" w:rsidRPr="00544128" w:rsidRDefault="00EB7074" w:rsidP="00EB7074">
            <w:pPr>
              <w:bidi w:val="0"/>
              <w:spacing w:before="60" w:after="60" w:line="240" w:lineRule="auto"/>
              <w:ind w:left="0"/>
              <w:jc w:val="center"/>
              <w:rPr>
                <w:b/>
                <w:bCs/>
              </w:rPr>
            </w:pPr>
            <w:r>
              <w:rPr>
                <w:b/>
                <w:bCs/>
              </w:rPr>
              <w:t>Status</w:t>
            </w:r>
          </w:p>
        </w:tc>
        <w:tc>
          <w:tcPr>
            <w:tcW w:w="1226" w:type="dxa"/>
            <w:shd w:val="clear" w:color="auto" w:fill="D9D9D9" w:themeFill="background1" w:themeFillShade="D9"/>
            <w:vAlign w:val="center"/>
          </w:tcPr>
          <w:p w14:paraId="4C04A89B" w14:textId="77777777" w:rsidR="00EB7074" w:rsidRDefault="00EB7074" w:rsidP="00EB7074">
            <w:pPr>
              <w:bidi w:val="0"/>
              <w:spacing w:before="60" w:after="60" w:line="240" w:lineRule="auto"/>
              <w:ind w:left="0"/>
              <w:jc w:val="center"/>
              <w:rPr>
                <w:b/>
                <w:bCs/>
              </w:rPr>
            </w:pPr>
            <w:r>
              <w:rPr>
                <w:b/>
                <w:bCs/>
              </w:rPr>
              <w:t>115VAC</w:t>
            </w:r>
          </w:p>
          <w:p w14:paraId="3F92E7B8" w14:textId="7A81436D" w:rsidR="00EB7074" w:rsidRPr="00544128" w:rsidRDefault="00EB7074" w:rsidP="00EB7074">
            <w:pPr>
              <w:bidi w:val="0"/>
              <w:spacing w:before="60" w:after="60" w:line="240" w:lineRule="auto"/>
              <w:ind w:left="0"/>
              <w:jc w:val="center"/>
              <w:rPr>
                <w:b/>
                <w:bCs/>
              </w:rPr>
            </w:pPr>
            <w:r>
              <w:rPr>
                <w:b/>
                <w:bCs/>
              </w:rPr>
              <w:t>Status</w:t>
            </w:r>
          </w:p>
        </w:tc>
        <w:tc>
          <w:tcPr>
            <w:tcW w:w="1361" w:type="dxa"/>
            <w:shd w:val="clear" w:color="auto" w:fill="D9D9D9" w:themeFill="background1" w:themeFillShade="D9"/>
          </w:tcPr>
          <w:p w14:paraId="0FEE4B26" w14:textId="77777777" w:rsidR="00EB7074" w:rsidRDefault="00EB7074" w:rsidP="00EB7074">
            <w:pPr>
              <w:spacing w:before="60" w:after="60" w:line="240" w:lineRule="auto"/>
              <w:jc w:val="center"/>
              <w:rPr>
                <w:b/>
                <w:bCs/>
              </w:rPr>
            </w:pPr>
            <w:r>
              <w:rPr>
                <w:b/>
                <w:bCs/>
              </w:rPr>
              <w:t>ON/OFF</w:t>
            </w:r>
          </w:p>
          <w:p w14:paraId="24BC0B0F" w14:textId="126DB43E" w:rsidR="00EB7074" w:rsidRDefault="00EB7074" w:rsidP="00EB7074">
            <w:pPr>
              <w:spacing w:before="60" w:after="60" w:line="240" w:lineRule="auto"/>
              <w:jc w:val="center"/>
              <w:rPr>
                <w:b/>
                <w:bCs/>
              </w:rPr>
            </w:pPr>
            <w:r>
              <w:rPr>
                <w:b/>
                <w:bCs/>
              </w:rPr>
              <w:t>Discrete</w:t>
            </w:r>
          </w:p>
        </w:tc>
        <w:tc>
          <w:tcPr>
            <w:tcW w:w="1361" w:type="dxa"/>
            <w:shd w:val="clear" w:color="auto" w:fill="D9D9D9" w:themeFill="background1" w:themeFillShade="D9"/>
            <w:vAlign w:val="center"/>
          </w:tcPr>
          <w:p w14:paraId="6F180B54" w14:textId="1C5FDD5D" w:rsidR="00EB7074" w:rsidRDefault="00EB7074" w:rsidP="009A158B">
            <w:pPr>
              <w:bidi w:val="0"/>
              <w:spacing w:before="60" w:after="60" w:line="240" w:lineRule="auto"/>
              <w:ind w:left="0"/>
              <w:jc w:val="center"/>
              <w:rPr>
                <w:b/>
                <w:bCs/>
              </w:rPr>
            </w:pPr>
            <w:r>
              <w:rPr>
                <w:b/>
                <w:bCs/>
              </w:rPr>
              <w:t>MIU</w:t>
            </w:r>
          </w:p>
          <w:p w14:paraId="01D05789" w14:textId="116D2CED" w:rsidR="00EB7074" w:rsidRPr="00544128" w:rsidRDefault="002828C3" w:rsidP="009A158B">
            <w:pPr>
              <w:bidi w:val="0"/>
              <w:spacing w:before="60" w:after="60" w:line="240" w:lineRule="auto"/>
              <w:ind w:left="0"/>
              <w:jc w:val="center"/>
              <w:rPr>
                <w:b/>
                <w:bCs/>
              </w:rPr>
            </w:pPr>
            <w:r>
              <w:rPr>
                <w:b/>
                <w:bCs/>
              </w:rPr>
              <w:t>Comm.</w:t>
            </w:r>
          </w:p>
        </w:tc>
        <w:tc>
          <w:tcPr>
            <w:tcW w:w="1843" w:type="dxa"/>
            <w:gridSpan w:val="2"/>
            <w:shd w:val="clear" w:color="auto" w:fill="D9D9D9" w:themeFill="background1" w:themeFillShade="D9"/>
            <w:vAlign w:val="center"/>
          </w:tcPr>
          <w:p w14:paraId="30BAE682" w14:textId="185D5D21" w:rsidR="00EB7074" w:rsidRPr="00544128" w:rsidRDefault="00246895" w:rsidP="009A158B">
            <w:pPr>
              <w:bidi w:val="0"/>
              <w:spacing w:before="60" w:after="60" w:line="240" w:lineRule="auto"/>
              <w:ind w:left="0"/>
              <w:jc w:val="center"/>
              <w:rPr>
                <w:b/>
                <w:bCs/>
              </w:rPr>
            </w:pPr>
            <w:r>
              <w:rPr>
                <w:b/>
                <w:bCs/>
              </w:rPr>
              <w:t>Lamp</w:t>
            </w:r>
          </w:p>
        </w:tc>
        <w:tc>
          <w:tcPr>
            <w:tcW w:w="3638" w:type="dxa"/>
            <w:vMerge/>
            <w:vAlign w:val="center"/>
          </w:tcPr>
          <w:p w14:paraId="0D29C480" w14:textId="77777777" w:rsidR="00EB7074" w:rsidRPr="00544128" w:rsidRDefault="00EB7074" w:rsidP="009A158B">
            <w:pPr>
              <w:bidi w:val="0"/>
              <w:spacing w:before="60" w:after="60" w:line="240" w:lineRule="auto"/>
              <w:ind w:left="0"/>
              <w:jc w:val="center"/>
              <w:rPr>
                <w:b/>
                <w:bCs/>
              </w:rPr>
            </w:pPr>
          </w:p>
        </w:tc>
      </w:tr>
      <w:tr w:rsidR="00EB7074" w14:paraId="15D8E398" w14:textId="77777777" w:rsidTr="007D2D1E">
        <w:tc>
          <w:tcPr>
            <w:tcW w:w="1106" w:type="dxa"/>
          </w:tcPr>
          <w:p w14:paraId="1A441721" w14:textId="4AACB69D" w:rsidR="00EB7074" w:rsidRPr="009A158B" w:rsidRDefault="00EB7074" w:rsidP="00EB7074">
            <w:pPr>
              <w:bidi w:val="0"/>
              <w:spacing w:before="60" w:after="60" w:line="240" w:lineRule="auto"/>
              <w:ind w:left="0"/>
              <w:jc w:val="center"/>
              <w:rPr>
                <w:color w:val="FF0000"/>
              </w:rPr>
            </w:pPr>
            <w:r w:rsidRPr="009A158B">
              <w:rPr>
                <w:color w:val="FF0000"/>
              </w:rPr>
              <w:t>NOK</w:t>
            </w:r>
          </w:p>
        </w:tc>
        <w:tc>
          <w:tcPr>
            <w:tcW w:w="1226" w:type="dxa"/>
          </w:tcPr>
          <w:p w14:paraId="41381CA3" w14:textId="418D47FE" w:rsidR="00EB7074" w:rsidRPr="009A158B" w:rsidRDefault="00EB7074" w:rsidP="00EB7074">
            <w:pPr>
              <w:bidi w:val="0"/>
              <w:spacing w:before="60" w:after="60" w:line="240" w:lineRule="auto"/>
              <w:ind w:left="0"/>
              <w:jc w:val="center"/>
              <w:rPr>
                <w:color w:val="FF0000"/>
              </w:rPr>
            </w:pPr>
            <w:r w:rsidRPr="009A158B">
              <w:rPr>
                <w:color w:val="FF0000"/>
              </w:rPr>
              <w:t>NOK</w:t>
            </w:r>
          </w:p>
        </w:tc>
        <w:tc>
          <w:tcPr>
            <w:tcW w:w="1361" w:type="dxa"/>
          </w:tcPr>
          <w:p w14:paraId="0AD7858C" w14:textId="7570B4F3" w:rsidR="00EB7074" w:rsidRDefault="00EB7074" w:rsidP="00EB7074">
            <w:pPr>
              <w:bidi w:val="0"/>
              <w:spacing w:before="60" w:after="60" w:line="240" w:lineRule="auto"/>
              <w:ind w:left="0"/>
              <w:jc w:val="center"/>
            </w:pPr>
            <w:r>
              <w:t>Don’t care</w:t>
            </w:r>
          </w:p>
        </w:tc>
        <w:tc>
          <w:tcPr>
            <w:tcW w:w="1361" w:type="dxa"/>
          </w:tcPr>
          <w:p w14:paraId="20AF7647" w14:textId="5D0102DB" w:rsidR="00EB7074" w:rsidRDefault="00EB7074" w:rsidP="00EB7074">
            <w:pPr>
              <w:bidi w:val="0"/>
              <w:spacing w:before="60" w:after="60" w:line="240" w:lineRule="auto"/>
              <w:ind w:left="0"/>
              <w:jc w:val="center"/>
            </w:pPr>
            <w:r>
              <w:t>Don’t care</w:t>
            </w:r>
          </w:p>
        </w:tc>
        <w:tc>
          <w:tcPr>
            <w:tcW w:w="1843" w:type="dxa"/>
            <w:gridSpan w:val="2"/>
          </w:tcPr>
          <w:p w14:paraId="06594C33" w14:textId="02FB45EB" w:rsidR="00EB7074" w:rsidRDefault="00EB7074" w:rsidP="00EB7074">
            <w:pPr>
              <w:bidi w:val="0"/>
              <w:spacing w:before="60" w:after="60" w:line="240" w:lineRule="auto"/>
              <w:ind w:left="0"/>
              <w:jc w:val="center"/>
            </w:pPr>
            <w:r>
              <w:t>OFF</w:t>
            </w:r>
          </w:p>
        </w:tc>
        <w:tc>
          <w:tcPr>
            <w:tcW w:w="3638" w:type="dxa"/>
          </w:tcPr>
          <w:p w14:paraId="2ACD022B" w14:textId="77777777" w:rsidR="00EB7074" w:rsidRDefault="00EB7074" w:rsidP="00EB7074">
            <w:pPr>
              <w:bidi w:val="0"/>
              <w:spacing w:before="60" w:after="60" w:line="240" w:lineRule="auto"/>
              <w:ind w:left="0"/>
              <w:jc w:val="center"/>
            </w:pPr>
          </w:p>
        </w:tc>
      </w:tr>
      <w:tr w:rsidR="00EB7074" w14:paraId="5170C2FC" w14:textId="77777777" w:rsidTr="007D2D1E">
        <w:tc>
          <w:tcPr>
            <w:tcW w:w="1106" w:type="dxa"/>
          </w:tcPr>
          <w:p w14:paraId="3F2D033C" w14:textId="4C13BCD6" w:rsidR="00EB7074" w:rsidRPr="009A158B" w:rsidRDefault="00EB7074" w:rsidP="00EB7074">
            <w:pPr>
              <w:bidi w:val="0"/>
              <w:spacing w:before="60" w:after="60" w:line="240" w:lineRule="auto"/>
              <w:ind w:left="0"/>
              <w:jc w:val="center"/>
              <w:rPr>
                <w:color w:val="00CC00"/>
              </w:rPr>
            </w:pPr>
            <w:r w:rsidRPr="009A158B">
              <w:rPr>
                <w:color w:val="00CC00"/>
              </w:rPr>
              <w:t>OK</w:t>
            </w:r>
          </w:p>
        </w:tc>
        <w:tc>
          <w:tcPr>
            <w:tcW w:w="1226" w:type="dxa"/>
          </w:tcPr>
          <w:p w14:paraId="3CE1EF16" w14:textId="2C4042D2" w:rsidR="00EB7074" w:rsidRPr="005817D0" w:rsidRDefault="00EB7074" w:rsidP="00EB7074">
            <w:pPr>
              <w:bidi w:val="0"/>
              <w:spacing w:before="60" w:after="60" w:line="240" w:lineRule="auto"/>
              <w:ind w:left="0"/>
              <w:jc w:val="center"/>
              <w:rPr>
                <w:color w:val="FF0000"/>
              </w:rPr>
            </w:pPr>
            <w:r w:rsidRPr="009A158B">
              <w:rPr>
                <w:color w:val="FF0000"/>
              </w:rPr>
              <w:t>NOK</w:t>
            </w:r>
          </w:p>
        </w:tc>
        <w:tc>
          <w:tcPr>
            <w:tcW w:w="1361" w:type="dxa"/>
          </w:tcPr>
          <w:p w14:paraId="4FE8EB0E" w14:textId="7FDAB526" w:rsidR="00EB7074" w:rsidRDefault="00EB7074" w:rsidP="00EB7074">
            <w:pPr>
              <w:bidi w:val="0"/>
              <w:spacing w:before="60" w:after="60" w:line="240" w:lineRule="auto"/>
              <w:ind w:left="0"/>
              <w:jc w:val="center"/>
            </w:pPr>
            <w:r>
              <w:t>Don’t care</w:t>
            </w:r>
          </w:p>
        </w:tc>
        <w:tc>
          <w:tcPr>
            <w:tcW w:w="1361" w:type="dxa"/>
          </w:tcPr>
          <w:p w14:paraId="429DF41C" w14:textId="092AF440" w:rsidR="00EB7074" w:rsidRPr="005817D0" w:rsidRDefault="00EB7074" w:rsidP="00EB7074">
            <w:pPr>
              <w:bidi w:val="0"/>
              <w:spacing w:before="60" w:after="60" w:line="240" w:lineRule="auto"/>
              <w:ind w:left="0"/>
              <w:jc w:val="center"/>
            </w:pPr>
            <w:r>
              <w:t>Don’t care</w:t>
            </w:r>
          </w:p>
        </w:tc>
        <w:tc>
          <w:tcPr>
            <w:tcW w:w="1843" w:type="dxa"/>
            <w:gridSpan w:val="2"/>
          </w:tcPr>
          <w:p w14:paraId="40AABD33" w14:textId="1C288225" w:rsidR="00EB7074" w:rsidRDefault="00EB7074" w:rsidP="00EB7074">
            <w:pPr>
              <w:bidi w:val="0"/>
              <w:spacing w:before="60" w:after="60" w:line="240" w:lineRule="auto"/>
              <w:ind w:left="0"/>
              <w:jc w:val="center"/>
            </w:pPr>
            <w:r>
              <w:t>Flash (</w:t>
            </w:r>
            <w:del w:id="100" w:author="Eyal Yossi [2]" w:date="2024-01-04T10:11:00Z">
              <w:r w:rsidDel="00050FB6">
                <w:delText xml:space="preserve">fast </w:delText>
              </w:r>
            </w:del>
            <w:ins w:id="101" w:author="Eyal Yossi [2]" w:date="2024-01-04T10:11:00Z">
              <w:r w:rsidR="00050FB6">
                <w:t xml:space="preserve">slow </w:t>
              </w:r>
            </w:ins>
            <w:r>
              <w:t>rate)</w:t>
            </w:r>
          </w:p>
        </w:tc>
        <w:tc>
          <w:tcPr>
            <w:tcW w:w="3638" w:type="dxa"/>
          </w:tcPr>
          <w:p w14:paraId="71291DFF" w14:textId="035CA3A2" w:rsidR="00EB7074" w:rsidRDefault="00EB7074" w:rsidP="00EB7074">
            <w:pPr>
              <w:bidi w:val="0"/>
              <w:spacing w:before="60" w:after="60" w:line="240" w:lineRule="auto"/>
              <w:ind w:left="0"/>
              <w:jc w:val="center"/>
            </w:pPr>
            <w:del w:id="102" w:author="Eyal Yossi [2]" w:date="2024-01-04T10:11:00Z">
              <w:r w:rsidDel="00050FB6">
                <w:delText>4Hz</w:delText>
              </w:r>
            </w:del>
            <w:ins w:id="103" w:author="Eyal Yossi [2]" w:date="2024-01-04T10:11:00Z">
              <w:r w:rsidR="00050FB6">
                <w:t>1Hz</w:t>
              </w:r>
            </w:ins>
          </w:p>
        </w:tc>
      </w:tr>
      <w:tr w:rsidR="00EB7074" w14:paraId="6AED1A21" w14:textId="77777777" w:rsidTr="007D2D1E">
        <w:tc>
          <w:tcPr>
            <w:tcW w:w="1106" w:type="dxa"/>
          </w:tcPr>
          <w:p w14:paraId="0C98DAA4" w14:textId="2E7CD3D8" w:rsidR="00EB7074" w:rsidRPr="005817D0" w:rsidRDefault="00EB7074" w:rsidP="00EB7074">
            <w:pPr>
              <w:bidi w:val="0"/>
              <w:spacing w:before="60" w:after="60" w:line="240" w:lineRule="auto"/>
              <w:ind w:left="0"/>
              <w:jc w:val="center"/>
              <w:rPr>
                <w:color w:val="FF0000"/>
              </w:rPr>
            </w:pPr>
            <w:r w:rsidRPr="009A158B">
              <w:rPr>
                <w:color w:val="FF0000"/>
              </w:rPr>
              <w:t>NOK</w:t>
            </w:r>
          </w:p>
        </w:tc>
        <w:tc>
          <w:tcPr>
            <w:tcW w:w="1226" w:type="dxa"/>
          </w:tcPr>
          <w:p w14:paraId="5F0872C2" w14:textId="05D7C9A8" w:rsidR="00EB7074" w:rsidRPr="009A158B" w:rsidRDefault="00EB7074" w:rsidP="00EB7074">
            <w:pPr>
              <w:bidi w:val="0"/>
              <w:spacing w:before="60" w:after="60" w:line="240" w:lineRule="auto"/>
              <w:ind w:left="0"/>
              <w:jc w:val="center"/>
              <w:rPr>
                <w:color w:val="00CC00"/>
              </w:rPr>
            </w:pPr>
            <w:r w:rsidRPr="009A158B">
              <w:rPr>
                <w:color w:val="00CC00"/>
              </w:rPr>
              <w:t>OK</w:t>
            </w:r>
          </w:p>
        </w:tc>
        <w:tc>
          <w:tcPr>
            <w:tcW w:w="1361" w:type="dxa"/>
          </w:tcPr>
          <w:p w14:paraId="2F430A46" w14:textId="04648225" w:rsidR="00EB7074" w:rsidRDefault="00EB7074" w:rsidP="00EB7074">
            <w:pPr>
              <w:bidi w:val="0"/>
              <w:spacing w:before="60" w:after="60" w:line="240" w:lineRule="auto"/>
              <w:ind w:left="0"/>
              <w:jc w:val="center"/>
            </w:pPr>
            <w:r>
              <w:t>Don’t care</w:t>
            </w:r>
          </w:p>
        </w:tc>
        <w:tc>
          <w:tcPr>
            <w:tcW w:w="1361" w:type="dxa"/>
          </w:tcPr>
          <w:p w14:paraId="62276A9F" w14:textId="358E4D95" w:rsidR="00EB7074" w:rsidRPr="005817D0" w:rsidRDefault="00EB7074" w:rsidP="00EB7074">
            <w:pPr>
              <w:bidi w:val="0"/>
              <w:spacing w:before="60" w:after="60" w:line="240" w:lineRule="auto"/>
              <w:ind w:left="0"/>
              <w:jc w:val="center"/>
            </w:pPr>
            <w:r>
              <w:t>Don’t care</w:t>
            </w:r>
          </w:p>
        </w:tc>
        <w:tc>
          <w:tcPr>
            <w:tcW w:w="1843" w:type="dxa"/>
            <w:gridSpan w:val="2"/>
          </w:tcPr>
          <w:p w14:paraId="1D32300E" w14:textId="11A0A91C" w:rsidR="00EB7074" w:rsidRDefault="00EB7074" w:rsidP="00EB7074">
            <w:pPr>
              <w:bidi w:val="0"/>
              <w:spacing w:before="60" w:after="60" w:line="240" w:lineRule="auto"/>
              <w:ind w:left="0"/>
              <w:jc w:val="center"/>
            </w:pPr>
            <w:del w:id="104" w:author="Eyal Yossi [2]" w:date="2024-01-04T10:12:00Z">
              <w:r w:rsidDel="00050FB6">
                <w:delText>Flash (slow rate)</w:delText>
              </w:r>
            </w:del>
            <w:ins w:id="105" w:author="Eyal Yossi [2]" w:date="2024-01-04T10:12:00Z">
              <w:r w:rsidR="00050FB6">
                <w:t xml:space="preserve"> OFF</w:t>
              </w:r>
            </w:ins>
          </w:p>
        </w:tc>
        <w:tc>
          <w:tcPr>
            <w:tcW w:w="3638" w:type="dxa"/>
          </w:tcPr>
          <w:p w14:paraId="3B0B0F73" w14:textId="77777777" w:rsidR="002B7316" w:rsidRDefault="00EB7074" w:rsidP="00EB7074">
            <w:pPr>
              <w:bidi w:val="0"/>
              <w:spacing w:before="60" w:after="60" w:line="240" w:lineRule="auto"/>
              <w:ind w:left="0"/>
              <w:jc w:val="center"/>
              <w:rPr>
                <w:ins w:id="106" w:author="Eyal Yossi [2]" w:date="2024-01-04T19:06:00Z"/>
              </w:rPr>
            </w:pPr>
            <w:del w:id="107" w:author="Eyal Yossi [2]" w:date="2024-01-04T10:12:00Z">
              <w:r w:rsidDel="00050FB6">
                <w:delText>1Hz</w:delText>
              </w:r>
            </w:del>
          </w:p>
          <w:p w14:paraId="296A37D8" w14:textId="4FAA702B" w:rsidR="00EB7074" w:rsidRDefault="002B7316" w:rsidP="00901747">
            <w:pPr>
              <w:bidi w:val="0"/>
              <w:spacing w:before="60" w:after="60" w:line="240" w:lineRule="auto"/>
              <w:ind w:left="0"/>
              <w:jc w:val="left"/>
            </w:pPr>
            <w:ins w:id="108" w:author="Eyal Yossi [2]" w:date="2024-01-04T19:06:00Z">
              <w:r>
                <w:rPr>
                  <w:rStyle w:val="cf01"/>
                </w:rPr>
                <w:t>Since the lamp is operated using the 28VDC, this can’t be implemented</w:t>
              </w:r>
            </w:ins>
            <w:ins w:id="109" w:author="Eyal Yossi [2]" w:date="2024-01-04T19:08:00Z">
              <w:r w:rsidR="00A26DAC">
                <w:rPr>
                  <w:rStyle w:val="cf01"/>
                </w:rPr>
                <w:t>.</w:t>
              </w:r>
            </w:ins>
            <w:ins w:id="110" w:author="Eyal Yossi [2]" w:date="2024-01-04T19:06:00Z">
              <w:r>
                <w:rPr>
                  <w:rStyle w:val="cf01"/>
                </w:rPr>
                <w:t xml:space="preserve"> </w:t>
              </w:r>
            </w:ins>
            <w:ins w:id="111" w:author="Eyal Yossi [2]" w:date="2024-01-04T19:08:00Z">
              <w:r w:rsidR="00A26DAC">
                <w:rPr>
                  <w:rStyle w:val="cf01"/>
                </w:rPr>
                <w:t>T</w:t>
              </w:r>
            </w:ins>
            <w:ins w:id="112" w:author="Eyal Yossi [2]" w:date="2024-01-04T19:06:00Z">
              <w:r>
                <w:rPr>
                  <w:rStyle w:val="cf01"/>
                </w:rPr>
                <w:t>herefore</w:t>
              </w:r>
            </w:ins>
            <w:ins w:id="113" w:author="Eyal Yossi [2]" w:date="2024-01-04T19:08:00Z">
              <w:r w:rsidR="00A26DAC">
                <w:rPr>
                  <w:rStyle w:val="cf01"/>
                </w:rPr>
                <w:t>,</w:t>
              </w:r>
            </w:ins>
            <w:ins w:id="114" w:author="Eyal Yossi [2]" w:date="2024-01-04T19:06:00Z">
              <w:r>
                <w:rPr>
                  <w:rStyle w:val="cf01"/>
                </w:rPr>
                <w:t xml:space="preserve"> this info can only be seen in the </w:t>
              </w:r>
            </w:ins>
            <w:ins w:id="115" w:author="Eyal Yossi [2]" w:date="2024-01-04T19:07:00Z">
              <w:r>
                <w:rPr>
                  <w:rStyle w:val="cf01"/>
                </w:rPr>
                <w:t xml:space="preserve">PSU </w:t>
              </w:r>
            </w:ins>
            <w:ins w:id="116" w:author="Eyal Yossi [2]" w:date="2024-01-04T19:06:00Z">
              <w:r>
                <w:rPr>
                  <w:rStyle w:val="cf01"/>
                </w:rPr>
                <w:t>logfile.</w:t>
              </w:r>
            </w:ins>
          </w:p>
        </w:tc>
      </w:tr>
      <w:tr w:rsidR="00EB7074" w14:paraId="301F2AF5" w14:textId="77777777" w:rsidTr="007D2D1E">
        <w:tc>
          <w:tcPr>
            <w:tcW w:w="1106" w:type="dxa"/>
          </w:tcPr>
          <w:p w14:paraId="3CA00BFF" w14:textId="151745B7" w:rsidR="00EB7074" w:rsidRPr="009A158B" w:rsidRDefault="00EB7074" w:rsidP="00EB7074">
            <w:pPr>
              <w:bidi w:val="0"/>
              <w:spacing w:before="60" w:after="60" w:line="240" w:lineRule="auto"/>
              <w:ind w:left="0"/>
              <w:jc w:val="center"/>
              <w:rPr>
                <w:color w:val="00CC00"/>
              </w:rPr>
            </w:pPr>
            <w:r w:rsidRPr="009A158B">
              <w:rPr>
                <w:color w:val="00CC00"/>
              </w:rPr>
              <w:t>OK</w:t>
            </w:r>
          </w:p>
        </w:tc>
        <w:tc>
          <w:tcPr>
            <w:tcW w:w="1226" w:type="dxa"/>
          </w:tcPr>
          <w:p w14:paraId="62F8FDF1" w14:textId="33ADA381" w:rsidR="00EB7074" w:rsidRPr="009A158B" w:rsidRDefault="00EB7074" w:rsidP="00EB7074">
            <w:pPr>
              <w:bidi w:val="0"/>
              <w:spacing w:before="60" w:after="60" w:line="240" w:lineRule="auto"/>
              <w:ind w:left="0"/>
              <w:jc w:val="center"/>
              <w:rPr>
                <w:color w:val="00CC00"/>
              </w:rPr>
            </w:pPr>
            <w:r w:rsidRPr="009A158B">
              <w:rPr>
                <w:color w:val="00CC00"/>
              </w:rPr>
              <w:t>OK</w:t>
            </w:r>
          </w:p>
        </w:tc>
        <w:tc>
          <w:tcPr>
            <w:tcW w:w="1361" w:type="dxa"/>
          </w:tcPr>
          <w:p w14:paraId="7502D177" w14:textId="41A3AB54" w:rsidR="00EB7074" w:rsidRDefault="00EB7074" w:rsidP="00EB7074">
            <w:pPr>
              <w:bidi w:val="0"/>
              <w:spacing w:before="60" w:after="60" w:line="240" w:lineRule="auto"/>
              <w:ind w:left="0"/>
              <w:jc w:val="center"/>
            </w:pPr>
            <w:r>
              <w:t>OFF</w:t>
            </w:r>
          </w:p>
        </w:tc>
        <w:tc>
          <w:tcPr>
            <w:tcW w:w="1361" w:type="dxa"/>
          </w:tcPr>
          <w:p w14:paraId="0532EB42" w14:textId="42A6DF86" w:rsidR="00EB7074" w:rsidRPr="009A158B" w:rsidRDefault="00EB7074" w:rsidP="00EB7074">
            <w:pPr>
              <w:bidi w:val="0"/>
              <w:spacing w:before="60" w:after="60" w:line="240" w:lineRule="auto"/>
              <w:ind w:left="0"/>
              <w:jc w:val="center"/>
              <w:rPr>
                <w:color w:val="00CC00"/>
              </w:rPr>
            </w:pPr>
            <w:r>
              <w:t>Don’t care</w:t>
            </w:r>
          </w:p>
        </w:tc>
        <w:tc>
          <w:tcPr>
            <w:tcW w:w="1843" w:type="dxa"/>
            <w:gridSpan w:val="2"/>
          </w:tcPr>
          <w:p w14:paraId="0D77FB40" w14:textId="4FF087DC" w:rsidR="00EB7074" w:rsidRDefault="00566793" w:rsidP="00EB7074">
            <w:pPr>
              <w:bidi w:val="0"/>
              <w:spacing w:before="60" w:after="60" w:line="240" w:lineRule="auto"/>
              <w:ind w:left="0"/>
              <w:jc w:val="center"/>
            </w:pPr>
            <w:r>
              <w:t>ON</w:t>
            </w:r>
          </w:p>
        </w:tc>
        <w:tc>
          <w:tcPr>
            <w:tcW w:w="3638" w:type="dxa"/>
          </w:tcPr>
          <w:p w14:paraId="4EEE8989" w14:textId="77777777" w:rsidR="00EB7074" w:rsidRDefault="00EB7074" w:rsidP="00EB7074">
            <w:pPr>
              <w:bidi w:val="0"/>
              <w:spacing w:before="60" w:after="60" w:line="240" w:lineRule="auto"/>
              <w:ind w:left="0"/>
              <w:jc w:val="center"/>
            </w:pPr>
          </w:p>
        </w:tc>
      </w:tr>
      <w:tr w:rsidR="00EB7074" w14:paraId="4C8BCA17" w14:textId="77777777" w:rsidTr="007D2D1E">
        <w:tc>
          <w:tcPr>
            <w:tcW w:w="1106" w:type="dxa"/>
          </w:tcPr>
          <w:p w14:paraId="36BFB8D8" w14:textId="25CADEBE" w:rsidR="00EB7074" w:rsidRPr="009A158B" w:rsidRDefault="00EB7074" w:rsidP="005817D0">
            <w:pPr>
              <w:bidi w:val="0"/>
              <w:spacing w:before="60" w:after="60" w:line="240" w:lineRule="auto"/>
              <w:ind w:left="0"/>
              <w:jc w:val="center"/>
              <w:rPr>
                <w:color w:val="00CC00"/>
              </w:rPr>
            </w:pPr>
            <w:r w:rsidRPr="009A158B">
              <w:rPr>
                <w:color w:val="00CC00"/>
              </w:rPr>
              <w:t>OK</w:t>
            </w:r>
          </w:p>
        </w:tc>
        <w:tc>
          <w:tcPr>
            <w:tcW w:w="1226" w:type="dxa"/>
          </w:tcPr>
          <w:p w14:paraId="74230704" w14:textId="42DCF7B8" w:rsidR="00EB7074" w:rsidRPr="009A158B" w:rsidRDefault="00EB7074" w:rsidP="005817D0">
            <w:pPr>
              <w:bidi w:val="0"/>
              <w:spacing w:before="60" w:after="60" w:line="240" w:lineRule="auto"/>
              <w:ind w:left="0"/>
              <w:jc w:val="center"/>
              <w:rPr>
                <w:color w:val="00CC00"/>
              </w:rPr>
            </w:pPr>
            <w:r w:rsidRPr="009A158B">
              <w:rPr>
                <w:color w:val="00CC00"/>
              </w:rPr>
              <w:t>OK</w:t>
            </w:r>
          </w:p>
        </w:tc>
        <w:tc>
          <w:tcPr>
            <w:tcW w:w="1361" w:type="dxa"/>
          </w:tcPr>
          <w:p w14:paraId="6B32B0EA" w14:textId="22DA6020" w:rsidR="00EB7074" w:rsidRPr="00EB7074" w:rsidRDefault="00EB7074" w:rsidP="00EB7074">
            <w:pPr>
              <w:bidi w:val="0"/>
              <w:spacing w:before="60" w:after="60" w:line="240" w:lineRule="auto"/>
              <w:ind w:left="0"/>
              <w:jc w:val="center"/>
            </w:pPr>
            <w:r>
              <w:t>ON</w:t>
            </w:r>
          </w:p>
        </w:tc>
        <w:tc>
          <w:tcPr>
            <w:tcW w:w="1361" w:type="dxa"/>
          </w:tcPr>
          <w:p w14:paraId="7ED10867" w14:textId="0D52A593" w:rsidR="00EB7074" w:rsidRPr="00EB7074" w:rsidRDefault="00E20069" w:rsidP="005817D0">
            <w:pPr>
              <w:bidi w:val="0"/>
              <w:spacing w:before="60" w:after="60" w:line="240" w:lineRule="auto"/>
              <w:ind w:left="0"/>
              <w:jc w:val="center"/>
            </w:pPr>
            <w:r>
              <w:t>No communication</w:t>
            </w:r>
          </w:p>
        </w:tc>
        <w:tc>
          <w:tcPr>
            <w:tcW w:w="1843" w:type="dxa"/>
            <w:gridSpan w:val="2"/>
          </w:tcPr>
          <w:p w14:paraId="343C639C" w14:textId="5F49F3D2" w:rsidR="00EB7074" w:rsidRDefault="00E20069" w:rsidP="005817D0">
            <w:pPr>
              <w:bidi w:val="0"/>
              <w:spacing w:before="60" w:after="60" w:line="240" w:lineRule="auto"/>
              <w:ind w:left="0"/>
              <w:jc w:val="center"/>
            </w:pPr>
            <w:r>
              <w:t>Flash (fast rate)</w:t>
            </w:r>
          </w:p>
        </w:tc>
        <w:tc>
          <w:tcPr>
            <w:tcW w:w="3638" w:type="dxa"/>
          </w:tcPr>
          <w:p w14:paraId="712CDEDC" w14:textId="77777777" w:rsidR="00E20069" w:rsidRDefault="00E20069" w:rsidP="00EB7074">
            <w:pPr>
              <w:bidi w:val="0"/>
              <w:spacing w:before="60" w:after="60" w:line="240" w:lineRule="auto"/>
              <w:ind w:left="0"/>
              <w:jc w:val="left"/>
            </w:pPr>
            <w:r>
              <w:t>4Hz</w:t>
            </w:r>
          </w:p>
          <w:p w14:paraId="3B8E2C1D" w14:textId="5F83BD54" w:rsidR="00E20069" w:rsidRDefault="00BB0F78" w:rsidP="00BB0F78">
            <w:pPr>
              <w:bidi w:val="0"/>
              <w:spacing w:before="60" w:after="60" w:line="240" w:lineRule="auto"/>
              <w:ind w:left="0"/>
              <w:jc w:val="left"/>
            </w:pPr>
            <w:r>
              <w:t>Also</w:t>
            </w:r>
            <w:r w:rsidR="00E20069">
              <w:t xml:space="preserve"> if during normal operation communication is lost for more than </w:t>
            </w:r>
            <w:r>
              <w:t>10</w:t>
            </w:r>
            <w:r w:rsidR="00E20069">
              <w:t xml:space="preserve"> seconds, lamp shall start flashing.</w:t>
            </w:r>
          </w:p>
          <w:p w14:paraId="0BC62BD2" w14:textId="57E97AA7" w:rsidR="00EB7074" w:rsidRDefault="00EB7074" w:rsidP="00EB7074">
            <w:pPr>
              <w:bidi w:val="0"/>
              <w:spacing w:before="60" w:after="60" w:line="240" w:lineRule="auto"/>
              <w:ind w:left="0"/>
              <w:jc w:val="left"/>
            </w:pPr>
          </w:p>
        </w:tc>
      </w:tr>
      <w:tr w:rsidR="00E20069" w14:paraId="04E13DC4" w14:textId="77777777" w:rsidTr="007D2D1E">
        <w:tc>
          <w:tcPr>
            <w:tcW w:w="1106" w:type="dxa"/>
          </w:tcPr>
          <w:p w14:paraId="3D8BE1C8" w14:textId="502BF3B1" w:rsidR="00E20069" w:rsidRPr="009A158B" w:rsidRDefault="00E20069" w:rsidP="00E20069">
            <w:pPr>
              <w:bidi w:val="0"/>
              <w:spacing w:before="60" w:after="60" w:line="240" w:lineRule="auto"/>
              <w:ind w:left="0"/>
              <w:jc w:val="center"/>
              <w:rPr>
                <w:color w:val="00CC00"/>
              </w:rPr>
            </w:pPr>
            <w:r w:rsidRPr="009A158B">
              <w:rPr>
                <w:color w:val="00CC00"/>
              </w:rPr>
              <w:t>OK</w:t>
            </w:r>
          </w:p>
        </w:tc>
        <w:tc>
          <w:tcPr>
            <w:tcW w:w="1226" w:type="dxa"/>
          </w:tcPr>
          <w:p w14:paraId="3A618D2D" w14:textId="4130A591" w:rsidR="00E20069" w:rsidRPr="009A158B" w:rsidRDefault="00E20069" w:rsidP="00E20069">
            <w:pPr>
              <w:bidi w:val="0"/>
              <w:spacing w:before="60" w:after="60" w:line="240" w:lineRule="auto"/>
              <w:ind w:left="0"/>
              <w:jc w:val="center"/>
              <w:rPr>
                <w:color w:val="00CC00"/>
              </w:rPr>
            </w:pPr>
            <w:r w:rsidRPr="009A158B">
              <w:rPr>
                <w:color w:val="00CC00"/>
              </w:rPr>
              <w:t>OK</w:t>
            </w:r>
          </w:p>
        </w:tc>
        <w:tc>
          <w:tcPr>
            <w:tcW w:w="1361" w:type="dxa"/>
          </w:tcPr>
          <w:p w14:paraId="4B71C7D2" w14:textId="024C8478" w:rsidR="00E20069" w:rsidRDefault="00E20069" w:rsidP="00E20069">
            <w:pPr>
              <w:bidi w:val="0"/>
              <w:spacing w:before="60" w:after="60" w:line="240" w:lineRule="auto"/>
              <w:ind w:left="0"/>
              <w:jc w:val="center"/>
            </w:pPr>
            <w:r>
              <w:t>ON</w:t>
            </w:r>
          </w:p>
        </w:tc>
        <w:tc>
          <w:tcPr>
            <w:tcW w:w="1361" w:type="dxa"/>
          </w:tcPr>
          <w:p w14:paraId="670BA046" w14:textId="2B98B31D" w:rsidR="00E20069" w:rsidRDefault="00E20069" w:rsidP="00E20069">
            <w:pPr>
              <w:bidi w:val="0"/>
              <w:spacing w:before="60" w:after="60" w:line="240" w:lineRule="auto"/>
              <w:ind w:left="0"/>
              <w:jc w:val="center"/>
            </w:pPr>
            <w:r>
              <w:t>Communication established</w:t>
            </w:r>
          </w:p>
        </w:tc>
        <w:tc>
          <w:tcPr>
            <w:tcW w:w="1843" w:type="dxa"/>
            <w:gridSpan w:val="2"/>
          </w:tcPr>
          <w:p w14:paraId="4410873A" w14:textId="35E76F3D" w:rsidR="00E20069" w:rsidRDefault="00E20069" w:rsidP="00E20069">
            <w:pPr>
              <w:bidi w:val="0"/>
              <w:spacing w:before="60" w:after="60" w:line="240" w:lineRule="auto"/>
              <w:ind w:left="0"/>
              <w:jc w:val="center"/>
            </w:pPr>
            <w:r>
              <w:t>OFF</w:t>
            </w:r>
          </w:p>
        </w:tc>
        <w:tc>
          <w:tcPr>
            <w:tcW w:w="3638" w:type="dxa"/>
          </w:tcPr>
          <w:p w14:paraId="4920A831" w14:textId="165FA252" w:rsidR="00E20069" w:rsidRDefault="00E20069" w:rsidP="00BB0F78">
            <w:pPr>
              <w:bidi w:val="0"/>
              <w:spacing w:before="60" w:after="60" w:line="240" w:lineRule="auto"/>
              <w:ind w:left="0"/>
              <w:jc w:val="left"/>
            </w:pPr>
            <w:r>
              <w:t xml:space="preserve">At power up, may take </w:t>
            </w:r>
            <w:r w:rsidR="00BB0F78">
              <w:t>several</w:t>
            </w:r>
            <w:r>
              <w:t xml:space="preserve"> seconds for MIU to power-up until communication is established.</w:t>
            </w:r>
          </w:p>
        </w:tc>
      </w:tr>
    </w:tbl>
    <w:p w14:paraId="26D50C8D" w14:textId="614B356E" w:rsidR="00E23EA2" w:rsidRPr="002B5A26" w:rsidRDefault="00E23EA2" w:rsidP="00E23EA2"/>
    <w:p w14:paraId="11736DEA" w14:textId="77777777" w:rsidR="0030614E" w:rsidRDefault="0030614E">
      <w:pPr>
        <w:spacing w:line="240" w:lineRule="auto"/>
        <w:jc w:val="left"/>
        <w:rPr>
          <w:rFonts w:ascii="Arial Bold" w:hAnsi="Arial Bold" w:cs="Arial"/>
          <w:b/>
          <w:bCs/>
          <w:i/>
          <w:iCs/>
          <w:color w:val="0000FF"/>
          <w:kern w:val="28"/>
          <w:sz w:val="32"/>
          <w:szCs w:val="32"/>
        </w:rPr>
      </w:pPr>
      <w:r>
        <w:br w:type="page"/>
      </w:r>
    </w:p>
    <w:p w14:paraId="334D18D7" w14:textId="69A4F06A" w:rsidR="00E11C47" w:rsidRPr="006015AE" w:rsidRDefault="00E11C47" w:rsidP="0078585F">
      <w:pPr>
        <w:pStyle w:val="StyleHeading3Heading3Char1Heading3CharCharh3CharChar"/>
        <w:numPr>
          <w:ilvl w:val="2"/>
          <w:numId w:val="25"/>
        </w:numPr>
        <w:tabs>
          <w:tab w:val="num" w:pos="5387"/>
        </w:tabs>
        <w:ind w:left="1134" w:hanging="1134"/>
      </w:pPr>
      <w:bookmarkStart w:id="117" w:name="_Ref65575817"/>
      <w:bookmarkStart w:id="118" w:name="_Ref65575823"/>
      <w:bookmarkStart w:id="119" w:name="_Ref65575904"/>
      <w:bookmarkStart w:id="120" w:name="_Ref65575909"/>
      <w:bookmarkStart w:id="121" w:name="_Ref65575982"/>
      <w:bookmarkStart w:id="122" w:name="_Toc130405523"/>
      <w:r w:rsidRPr="006015AE">
        <w:lastRenderedPageBreak/>
        <w:t xml:space="preserve">Sampled </w:t>
      </w:r>
      <w:del w:id="123" w:author="Eyal Yossi [2]" w:date="2024-01-04T18:24:00Z">
        <w:r w:rsidRPr="006015AE" w:rsidDel="006015AE">
          <w:delText>voltage outputs</w:delText>
        </w:r>
      </w:del>
      <w:bookmarkEnd w:id="117"/>
      <w:bookmarkEnd w:id="118"/>
      <w:bookmarkEnd w:id="119"/>
      <w:bookmarkEnd w:id="120"/>
      <w:bookmarkEnd w:id="121"/>
      <w:bookmarkEnd w:id="122"/>
      <w:ins w:id="124" w:author="Eyal Yossi [2]" w:date="2024-01-04T18:26:00Z">
        <w:r w:rsidR="006015AE">
          <w:t>Input voltages</w:t>
        </w:r>
      </w:ins>
    </w:p>
    <w:p w14:paraId="0DE64D12" w14:textId="7B071A84" w:rsidR="0030614E" w:rsidRDefault="0030614E" w:rsidP="00CE2AAA">
      <w:r>
        <w:t>The input voltages shall also be routed through a voltage divider and provide a sampled voltage output</w:t>
      </w:r>
      <w:r w:rsidR="00CE2AAA">
        <w:t xml:space="preserve">. This shall be used to verify input voltages are within limits before switching on the PSU. </w:t>
      </w:r>
    </w:p>
    <w:p w14:paraId="5A9145B1" w14:textId="67F05FD6" w:rsidR="00CE2AAA" w:rsidRPr="00DB6586" w:rsidRDefault="00CE2AAA" w:rsidP="000E2163">
      <w:r>
        <w:t>This shall be done for the 115VAC for each phase and for the 28VDC.</w:t>
      </w:r>
    </w:p>
    <w:p w14:paraId="343E3238" w14:textId="2FF5734F" w:rsidR="007B4CF0" w:rsidRDefault="00412EAD" w:rsidP="003041B8">
      <w:pPr>
        <w:rPr>
          <w:ins w:id="125" w:author="Eyal Yossi [2]" w:date="2024-01-04T09:54:00Z"/>
        </w:rPr>
      </w:pPr>
      <w:r>
        <w:t>Sampled Input voltages diagram:</w:t>
      </w:r>
    </w:p>
    <w:p w14:paraId="46563C20" w14:textId="77777777" w:rsidR="007B4CF0" w:rsidRDefault="007B4CF0" w:rsidP="003041B8"/>
    <w:p w14:paraId="62879260" w14:textId="50C99D53" w:rsidR="00E11C47" w:rsidRDefault="00E11C47" w:rsidP="0008304F">
      <w:pPr>
        <w:rPr>
          <w:ins w:id="126" w:author="Eyal Yossi [2]" w:date="2024-01-04T09:53:00Z"/>
        </w:rPr>
      </w:pPr>
      <w:del w:id="127" w:author="Eyal Yossi [2]" w:date="2024-01-04T09:52:00Z">
        <w:r w:rsidDel="007B4CF0">
          <w:rPr>
            <w:noProof/>
            <w:lang w:eastAsia="ko-KR"/>
          </w:rPr>
          <w:drawing>
            <wp:inline distT="0" distB="0" distL="0" distR="0" wp14:anchorId="6416FBB3" wp14:editId="072EC3B4">
              <wp:extent cx="3448038" cy="2275028"/>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stors divider.jpg"/>
                      <pic:cNvPicPr/>
                    </pic:nvPicPr>
                    <pic:blipFill>
                      <a:blip r:embed="rId12">
                        <a:extLst>
                          <a:ext uri="{28A0092B-C50C-407E-A947-70E740481C1C}">
                            <a14:useLocalDpi xmlns:a14="http://schemas.microsoft.com/office/drawing/2010/main" val="0"/>
                          </a:ext>
                        </a:extLst>
                      </a:blip>
                      <a:stretch>
                        <a:fillRect/>
                      </a:stretch>
                    </pic:blipFill>
                    <pic:spPr>
                      <a:xfrm>
                        <a:off x="0" y="0"/>
                        <a:ext cx="3451972" cy="2277624"/>
                      </a:xfrm>
                      <a:prstGeom prst="rect">
                        <a:avLst/>
                      </a:prstGeom>
                    </pic:spPr>
                  </pic:pic>
                </a:graphicData>
              </a:graphic>
            </wp:inline>
          </w:drawing>
        </w:r>
      </w:del>
    </w:p>
    <w:p w14:paraId="02D3E217" w14:textId="3CAACD4A" w:rsidR="007B4CF0" w:rsidRDefault="007B4CF0">
      <w:pPr>
        <w:spacing w:line="240" w:lineRule="auto"/>
        <w:jc w:val="left"/>
        <w:rPr>
          <w:ins w:id="128" w:author="Eyal Yossi [2]" w:date="2024-01-04T09:54:00Z"/>
        </w:rPr>
      </w:pPr>
      <w:ins w:id="129" w:author="Eyal Yossi [2]" w:date="2024-01-04T09:54:00Z">
        <w:r>
          <w:br w:type="page"/>
        </w:r>
      </w:ins>
    </w:p>
    <w:p w14:paraId="7F925F14" w14:textId="77777777" w:rsidR="007B4CF0" w:rsidRDefault="007B4CF0" w:rsidP="0008304F">
      <w:pPr>
        <w:rPr>
          <w:ins w:id="130" w:author="Eyal Yossi [2]" w:date="2024-01-04T09:52:00Z"/>
        </w:rPr>
      </w:pPr>
    </w:p>
    <w:p w14:paraId="69869AEE" w14:textId="28AE02C2" w:rsidR="007B4CF0" w:rsidRDefault="007B4CF0" w:rsidP="0008304F">
      <w:pPr>
        <w:rPr>
          <w:ins w:id="131" w:author="Eyal Yossi [2]" w:date="2024-01-04T09:52:00Z"/>
        </w:rPr>
      </w:pPr>
      <w:ins w:id="132" w:author="Eyal Yossi [2]" w:date="2024-01-04T09:52:00Z">
        <w:r w:rsidRPr="007B4CF0">
          <w:rPr>
            <w:noProof/>
            <w:lang w:eastAsia="ko-KR"/>
          </w:rPr>
          <w:drawing>
            <wp:inline distT="0" distB="0" distL="0" distR="0" wp14:anchorId="3AB04DE0" wp14:editId="0D764817">
              <wp:extent cx="459994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9940" cy="2743200"/>
                      </a:xfrm>
                      <a:prstGeom prst="rect">
                        <a:avLst/>
                      </a:prstGeom>
                      <a:noFill/>
                      <a:ln>
                        <a:noFill/>
                      </a:ln>
                    </pic:spPr>
                  </pic:pic>
                </a:graphicData>
              </a:graphic>
            </wp:inline>
          </w:drawing>
        </w:r>
      </w:ins>
    </w:p>
    <w:p w14:paraId="36AC9CBA" w14:textId="41E2873D" w:rsidR="007B4CF0" w:rsidRDefault="007B4CF0" w:rsidP="0008304F">
      <w:pPr>
        <w:rPr>
          <w:ins w:id="133" w:author="Eyal Yossi [2]" w:date="2024-01-04T09:53:00Z"/>
        </w:rPr>
      </w:pPr>
      <w:ins w:id="134" w:author="Eyal Yossi [2]" w:date="2024-01-04T09:52:00Z">
        <w:r w:rsidRPr="007B4CF0">
          <w:rPr>
            <w:noProof/>
            <w:lang w:eastAsia="ko-KR"/>
          </w:rPr>
          <w:drawing>
            <wp:inline distT="0" distB="0" distL="0" distR="0" wp14:anchorId="17050443" wp14:editId="74406BCC">
              <wp:extent cx="2086610" cy="177292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86610" cy="1772920"/>
                      </a:xfrm>
                      <a:prstGeom prst="rect">
                        <a:avLst/>
                      </a:prstGeom>
                      <a:noFill/>
                      <a:ln>
                        <a:noFill/>
                      </a:ln>
                    </pic:spPr>
                  </pic:pic>
                </a:graphicData>
              </a:graphic>
            </wp:inline>
          </w:drawing>
        </w:r>
      </w:ins>
    </w:p>
    <w:p w14:paraId="4733882F" w14:textId="69078CBA" w:rsidR="007B4CF0" w:rsidRDefault="007B4CF0" w:rsidP="0008304F">
      <w:pPr>
        <w:rPr>
          <w:ins w:id="135" w:author="Eyal Yossi [2]" w:date="2024-01-04T09:54:00Z"/>
        </w:rPr>
      </w:pPr>
    </w:p>
    <w:p w14:paraId="61AEB088" w14:textId="05BFA81F" w:rsidR="00C46EDD" w:rsidRDefault="00C46EDD" w:rsidP="0008304F">
      <w:pPr>
        <w:rPr>
          <w:ins w:id="136" w:author="Eyal Yossi [2]" w:date="2024-01-04T09:54:00Z"/>
        </w:rPr>
      </w:pPr>
    </w:p>
    <w:p w14:paraId="24A17160" w14:textId="77777777" w:rsidR="00C46EDD" w:rsidRDefault="00C46EDD" w:rsidP="0008304F"/>
    <w:p w14:paraId="564F39D7" w14:textId="618959C5" w:rsidR="00E23EA2" w:rsidRPr="00B74A4E" w:rsidRDefault="00E23EA2" w:rsidP="0078585F">
      <w:pPr>
        <w:pStyle w:val="StyleHeading3Heading3Char1Heading3CharCharh3CharChar"/>
        <w:numPr>
          <w:ilvl w:val="2"/>
          <w:numId w:val="25"/>
        </w:numPr>
        <w:tabs>
          <w:tab w:val="num" w:pos="5387"/>
        </w:tabs>
        <w:ind w:left="1134" w:hanging="1134"/>
      </w:pPr>
      <w:bookmarkStart w:id="137" w:name="_Ref65575922"/>
      <w:bookmarkStart w:id="138" w:name="_Ref65575994"/>
      <w:bookmarkStart w:id="139" w:name="_Toc130405524"/>
      <w:r w:rsidRPr="00B74A4E">
        <w:t>PSU Built In Tests (BIT)</w:t>
      </w:r>
      <w:bookmarkEnd w:id="95"/>
      <w:bookmarkEnd w:id="96"/>
      <w:bookmarkEnd w:id="137"/>
      <w:bookmarkEnd w:id="138"/>
      <w:bookmarkEnd w:id="139"/>
    </w:p>
    <w:p w14:paraId="386AC4EC" w14:textId="77777777" w:rsidR="00E23EA2" w:rsidRPr="00B74A4E" w:rsidRDefault="00E23EA2" w:rsidP="00E23EA2">
      <w:r w:rsidRPr="00B74A4E">
        <w:t>The PSU shall include the following internal checks:</w:t>
      </w:r>
    </w:p>
    <w:p w14:paraId="73116713" w14:textId="77777777" w:rsidR="00E23EA2" w:rsidRPr="00B74A4E" w:rsidRDefault="00E23EA2" w:rsidP="00E23EA2">
      <w:pPr>
        <w:pStyle w:val="ListParagraph"/>
        <w:numPr>
          <w:ilvl w:val="0"/>
          <w:numId w:val="8"/>
        </w:numPr>
      </w:pPr>
      <w:r w:rsidRPr="00B74A4E">
        <w:t>Power Up BIT.</w:t>
      </w:r>
    </w:p>
    <w:p w14:paraId="7DAC3FD5" w14:textId="77777777" w:rsidR="00E23EA2" w:rsidRPr="00B74A4E" w:rsidRDefault="00E23EA2" w:rsidP="00E23EA2">
      <w:pPr>
        <w:pStyle w:val="ListParagraph"/>
        <w:numPr>
          <w:ilvl w:val="0"/>
          <w:numId w:val="8"/>
        </w:numPr>
      </w:pPr>
      <w:r w:rsidRPr="00B74A4E">
        <w:t>Periodic BIT.</w:t>
      </w:r>
    </w:p>
    <w:p w14:paraId="79DB211E" w14:textId="47574B19" w:rsidR="00E23EA2" w:rsidRPr="00B74A4E" w:rsidRDefault="00E23EA2" w:rsidP="00E23EA2">
      <w:r w:rsidRPr="00010BD0">
        <w:t xml:space="preserve">See section </w:t>
      </w:r>
      <w:r w:rsidR="00010BD0" w:rsidRPr="00010BD0">
        <w:fldChar w:fldCharType="begin"/>
      </w:r>
      <w:r w:rsidR="00010BD0" w:rsidRPr="00010BD0">
        <w:instrText xml:space="preserve"> REF _Ref46310076 \r \h </w:instrText>
      </w:r>
      <w:r w:rsidR="00010BD0">
        <w:instrText xml:space="preserve"> \* MERGEFORMAT </w:instrText>
      </w:r>
      <w:r w:rsidR="00010BD0" w:rsidRPr="00010BD0">
        <w:fldChar w:fldCharType="separate"/>
      </w:r>
      <w:r w:rsidR="00A845CC">
        <w:rPr>
          <w:cs/>
        </w:rPr>
        <w:t>‎</w:t>
      </w:r>
      <w:r w:rsidR="00A845CC">
        <w:t>3.9.1</w:t>
      </w:r>
      <w:r w:rsidR="00010BD0" w:rsidRPr="00010BD0">
        <w:fldChar w:fldCharType="end"/>
      </w:r>
      <w:r w:rsidR="00010BD0" w:rsidRPr="00010BD0">
        <w:t xml:space="preserve"> for details</w:t>
      </w:r>
      <w:r w:rsidRPr="00010BD0">
        <w:t>.</w:t>
      </w:r>
    </w:p>
    <w:p w14:paraId="66928038" w14:textId="77777777" w:rsidR="00E23EA2" w:rsidRDefault="00E23EA2" w:rsidP="00E23EA2">
      <w:pPr>
        <w:spacing w:line="240" w:lineRule="auto"/>
        <w:jc w:val="left"/>
      </w:pPr>
    </w:p>
    <w:p w14:paraId="56CB3272" w14:textId="77777777" w:rsidR="00305594" w:rsidRDefault="00305594">
      <w:pPr>
        <w:spacing w:line="240" w:lineRule="auto"/>
        <w:jc w:val="left"/>
        <w:rPr>
          <w:rFonts w:ascii="Arial Bold" w:hAnsi="Arial Bold" w:cs="Arial"/>
          <w:b/>
          <w:bCs/>
          <w:i/>
          <w:iCs/>
          <w:color w:val="0000FF"/>
          <w:kern w:val="28"/>
          <w:sz w:val="32"/>
          <w:szCs w:val="32"/>
        </w:rPr>
      </w:pPr>
      <w:bookmarkStart w:id="140" w:name="_Ref40596025"/>
      <w:bookmarkStart w:id="141" w:name="_Toc40684226"/>
      <w:r>
        <w:br w:type="page"/>
      </w:r>
    </w:p>
    <w:p w14:paraId="1D4DDC28" w14:textId="5A8C08D7" w:rsidR="00E23EA2" w:rsidRDefault="00856780" w:rsidP="00856780">
      <w:pPr>
        <w:pStyle w:val="StyleHeading3Heading3Char1Heading3CharCharh3CharChar"/>
        <w:numPr>
          <w:ilvl w:val="2"/>
          <w:numId w:val="25"/>
        </w:numPr>
        <w:tabs>
          <w:tab w:val="num" w:pos="5387"/>
        </w:tabs>
        <w:ind w:left="1134" w:hanging="1134"/>
      </w:pPr>
      <w:bookmarkStart w:id="142" w:name="_Toc130405525"/>
      <w:bookmarkStart w:id="143" w:name="_Ref65575931"/>
      <w:bookmarkStart w:id="144" w:name="_Ref65575950"/>
      <w:bookmarkStart w:id="145" w:name="_Ref65576001"/>
      <w:r>
        <w:lastRenderedPageBreak/>
        <w:t>Resource Utilization</w:t>
      </w:r>
      <w:bookmarkEnd w:id="142"/>
      <w:r>
        <w:t xml:space="preserve"> </w:t>
      </w:r>
      <w:bookmarkEnd w:id="140"/>
      <w:bookmarkEnd w:id="141"/>
      <w:bookmarkEnd w:id="143"/>
      <w:bookmarkEnd w:id="144"/>
      <w:bookmarkEnd w:id="145"/>
    </w:p>
    <w:p w14:paraId="0E7C4310" w14:textId="49F5BB3E" w:rsidR="00856780" w:rsidRDefault="00856780" w:rsidP="00A30035">
      <w:r>
        <w:t>All resource utilization (weather Flash memory, RAM, FPGA, etc…) shall have</w:t>
      </w:r>
      <w:r w:rsidR="00A30035">
        <w:t xml:space="preserve"> at </w:t>
      </w:r>
      <w:r>
        <w:t>least 50% reserve.</w:t>
      </w:r>
    </w:p>
    <w:p w14:paraId="22C15F9E" w14:textId="77777777" w:rsidR="00E23EA2" w:rsidRDefault="00E23EA2" w:rsidP="00E23EA2">
      <w:pPr>
        <w:spacing w:line="240" w:lineRule="auto"/>
        <w:jc w:val="left"/>
      </w:pPr>
    </w:p>
    <w:p w14:paraId="702BACE8" w14:textId="38473211" w:rsidR="000969AB" w:rsidRPr="000969AB" w:rsidRDefault="000969AB" w:rsidP="0078585F">
      <w:pPr>
        <w:pStyle w:val="StyleHeading3Heading3Char1Heading3CharCharh3CharChar"/>
        <w:numPr>
          <w:ilvl w:val="2"/>
          <w:numId w:val="25"/>
        </w:numPr>
        <w:tabs>
          <w:tab w:val="num" w:pos="5387"/>
        </w:tabs>
        <w:ind w:left="1134" w:hanging="1134"/>
      </w:pPr>
      <w:bookmarkStart w:id="146" w:name="_Ref65575967"/>
      <w:bookmarkStart w:id="147" w:name="_Ref65575973"/>
      <w:bookmarkStart w:id="148" w:name="_Toc130405526"/>
      <w:r w:rsidRPr="000969AB">
        <w:t>Functionality during Input Voltage Fault Conditions</w:t>
      </w:r>
      <w:bookmarkEnd w:id="146"/>
      <w:bookmarkEnd w:id="147"/>
      <w:bookmarkEnd w:id="148"/>
      <w:r w:rsidRPr="000969AB">
        <w:t xml:space="preserve"> </w:t>
      </w:r>
    </w:p>
    <w:p w14:paraId="5BAEDD88" w14:textId="2B174FB5" w:rsidR="009856D7" w:rsidRDefault="000969AB" w:rsidP="000202A3">
      <w:pPr>
        <w:rPr>
          <w:rtl/>
        </w:rPr>
      </w:pPr>
      <w:r w:rsidRPr="000969AB">
        <w:t xml:space="preserve">In case </w:t>
      </w:r>
      <w:r w:rsidR="00AF6520">
        <w:rPr>
          <w:rFonts w:hint="cs"/>
          <w:rtl/>
        </w:rPr>
        <w:t>115</w:t>
      </w:r>
      <w:r w:rsidR="00AF6520">
        <w:rPr>
          <w:rFonts w:hint="cs"/>
        </w:rPr>
        <w:t>VAC</w:t>
      </w:r>
      <w:r w:rsidR="00AF6520" w:rsidRPr="000969AB">
        <w:t xml:space="preserve"> </w:t>
      </w:r>
      <w:r w:rsidRPr="000969AB">
        <w:t>phase is missing or 28VDC missing, the PSU</w:t>
      </w:r>
      <w:r w:rsidR="00C17B22">
        <w:t>’s</w:t>
      </w:r>
      <w:r w:rsidRPr="000969AB">
        <w:t xml:space="preserve"> main functionality </w:t>
      </w:r>
      <w:r w:rsidR="009856D7" w:rsidRPr="000969AB">
        <w:t>cannot</w:t>
      </w:r>
      <w:r w:rsidRPr="000969AB">
        <w:t xml:space="preserve"> operate normally. </w:t>
      </w:r>
    </w:p>
    <w:p w14:paraId="5E1C2847" w14:textId="2FAC9436" w:rsidR="000202A3" w:rsidRDefault="000202A3">
      <w:r>
        <w:t>I</w:t>
      </w:r>
      <w:r w:rsidRPr="000969AB">
        <w:t xml:space="preserve">f only 28VDC is available or </w:t>
      </w:r>
      <w:r>
        <w:t>at least one</w:t>
      </w:r>
      <w:r w:rsidRPr="000969AB">
        <w:t xml:space="preserve"> of the 115VAC </w:t>
      </w:r>
      <w:r>
        <w:t xml:space="preserve">phases </w:t>
      </w:r>
      <w:r w:rsidRPr="000969AB">
        <w:t>is available</w:t>
      </w:r>
      <w:r>
        <w:t>, or if all the volt</w:t>
      </w:r>
      <w:r w:rsidR="008040F8">
        <w:t>ages are below the normal limit</w:t>
      </w:r>
      <w:r w:rsidR="008040F8">
        <w:rPr>
          <w:vertAlign w:val="superscript"/>
        </w:rPr>
        <w:t>*</w:t>
      </w:r>
      <w:r>
        <w:t>, the functionalities that must operate under these conditions are:</w:t>
      </w:r>
    </w:p>
    <w:p w14:paraId="794213CA" w14:textId="77777777" w:rsidR="000202A3" w:rsidRDefault="000202A3" w:rsidP="000202A3">
      <w:pPr>
        <w:pStyle w:val="ListParagraph"/>
        <w:numPr>
          <w:ilvl w:val="0"/>
          <w:numId w:val="33"/>
        </w:numPr>
      </w:pPr>
      <w:r>
        <w:t>Logic discrete statuses</w:t>
      </w:r>
    </w:p>
    <w:p w14:paraId="76FE3114" w14:textId="77777777" w:rsidR="000202A3" w:rsidRDefault="000202A3" w:rsidP="000202A3">
      <w:pPr>
        <w:pStyle w:val="ListParagraph"/>
        <w:numPr>
          <w:ilvl w:val="0"/>
          <w:numId w:val="33"/>
        </w:numPr>
      </w:pPr>
      <w:r>
        <w:t xml:space="preserve">Lamp indication </w:t>
      </w:r>
    </w:p>
    <w:p w14:paraId="10ADC07C" w14:textId="77777777" w:rsidR="000202A3" w:rsidRDefault="000202A3" w:rsidP="000202A3">
      <w:pPr>
        <w:pStyle w:val="ListParagraph"/>
        <w:numPr>
          <w:ilvl w:val="0"/>
          <w:numId w:val="33"/>
        </w:numPr>
      </w:pPr>
      <w:r>
        <w:t>Log file (log file structure shall be defined by Elop in a separate IRS document)</w:t>
      </w:r>
    </w:p>
    <w:p w14:paraId="74BDFE08" w14:textId="77777777" w:rsidR="000202A3" w:rsidRDefault="000202A3" w:rsidP="000202A3">
      <w:pPr>
        <w:pStyle w:val="ListParagraph"/>
        <w:numPr>
          <w:ilvl w:val="0"/>
          <w:numId w:val="33"/>
        </w:numPr>
      </w:pPr>
      <w:r>
        <w:t xml:space="preserve">Communication I/F  </w:t>
      </w:r>
    </w:p>
    <w:p w14:paraId="37C76075" w14:textId="77777777" w:rsidR="000202A3" w:rsidRPr="00BC6C4B" w:rsidRDefault="000202A3" w:rsidP="000202A3">
      <w:pPr>
        <w:rPr>
          <w:sz w:val="10"/>
          <w:szCs w:val="10"/>
        </w:rPr>
      </w:pPr>
    </w:p>
    <w:p w14:paraId="76CC438A" w14:textId="23B4645B" w:rsidR="000202A3" w:rsidRDefault="008040F8" w:rsidP="000202A3">
      <w:r>
        <w:rPr>
          <w:vertAlign w:val="superscript"/>
        </w:rPr>
        <w:t>*</w:t>
      </w:r>
      <w:r w:rsidR="000202A3">
        <w:t>Input voltages minimum limit (shall be at least lower than under voltage protection limits):</w:t>
      </w:r>
    </w:p>
    <w:p w14:paraId="1547F993" w14:textId="77777777" w:rsidR="000202A3" w:rsidRDefault="000202A3" w:rsidP="000202A3">
      <w:r>
        <w:t>- For the 28VDC input is 15VDC</w:t>
      </w:r>
      <w:r>
        <w:rPr>
          <w:rFonts w:cs="Times New Roman"/>
        </w:rPr>
        <w:t>±</w:t>
      </w:r>
      <w:r>
        <w:t xml:space="preserve">1V </w:t>
      </w:r>
    </w:p>
    <w:p w14:paraId="053E3A5F" w14:textId="77777777" w:rsidR="000202A3" w:rsidRDefault="000202A3" w:rsidP="000202A3">
      <w:pPr>
        <w:rPr>
          <w:rtl/>
        </w:rPr>
      </w:pPr>
      <w:r>
        <w:t>- For 115VAC input, 85VAC turn-on, 75VAC shut-down</w:t>
      </w:r>
    </w:p>
    <w:p w14:paraId="78C3B76A" w14:textId="77777777" w:rsidR="007D5B07" w:rsidRDefault="007D5B07" w:rsidP="007D5B07">
      <w:pPr>
        <w:spacing w:line="240" w:lineRule="auto"/>
        <w:ind w:left="1429"/>
        <w:jc w:val="left"/>
      </w:pPr>
    </w:p>
    <w:p w14:paraId="57317B9F" w14:textId="590A9AF5" w:rsidR="0045508F" w:rsidRDefault="0045508F">
      <w:pPr>
        <w:spacing w:line="240" w:lineRule="auto"/>
        <w:jc w:val="left"/>
        <w:rPr>
          <w:rFonts w:ascii="Arial Bold" w:hAnsi="Arial Bold" w:cs="Arial"/>
          <w:b/>
          <w:bCs/>
          <w:kern w:val="28"/>
          <w:sz w:val="36"/>
          <w:szCs w:val="36"/>
        </w:rPr>
      </w:pPr>
      <w:bookmarkStart w:id="149" w:name="_Toc324074106"/>
      <w:bookmarkStart w:id="150" w:name="_Ref46308984"/>
      <w:bookmarkStart w:id="151" w:name="_Ref46308992"/>
      <w:r>
        <w:br w:type="page"/>
      </w:r>
      <w:r w:rsidR="00CA5E92">
        <w:lastRenderedPageBreak/>
        <w:t xml:space="preserve"> </w:t>
      </w:r>
    </w:p>
    <w:p w14:paraId="5A49D287" w14:textId="7C049768" w:rsidR="006B037A" w:rsidRPr="00835596" w:rsidRDefault="006B037A" w:rsidP="00B12090">
      <w:pPr>
        <w:pStyle w:val="Heading2"/>
      </w:pPr>
      <w:bookmarkStart w:id="152" w:name="_Ref65654883"/>
      <w:bookmarkStart w:id="153" w:name="_Ref65654889"/>
      <w:bookmarkStart w:id="154" w:name="_Toc130405527"/>
      <w:r w:rsidRPr="00835596">
        <w:t>Electrical Characteristics</w:t>
      </w:r>
      <w:bookmarkEnd w:id="149"/>
      <w:bookmarkEnd w:id="150"/>
      <w:bookmarkEnd w:id="151"/>
      <w:bookmarkEnd w:id="152"/>
      <w:bookmarkEnd w:id="153"/>
      <w:bookmarkEnd w:id="154"/>
    </w:p>
    <w:p w14:paraId="38C78883" w14:textId="04AAF8BA" w:rsidR="007C4FB6" w:rsidRDefault="00F01343" w:rsidP="00301286">
      <w:pPr>
        <w:pStyle w:val="StyleHeading3Heading3Char1Heading3CharCharh3CharChar"/>
        <w:numPr>
          <w:ilvl w:val="2"/>
          <w:numId w:val="25"/>
        </w:numPr>
        <w:tabs>
          <w:tab w:val="num" w:pos="5387"/>
        </w:tabs>
        <w:ind w:left="1134" w:hanging="1134"/>
      </w:pPr>
      <w:bookmarkStart w:id="155" w:name="_Ref46308998"/>
      <w:bookmarkStart w:id="156" w:name="_Ref46309010"/>
      <w:bookmarkStart w:id="157" w:name="_Toc130405528"/>
      <w:r w:rsidRPr="00223018">
        <w:t>Primary Input Power</w:t>
      </w:r>
      <w:bookmarkEnd w:id="155"/>
      <w:bookmarkEnd w:id="156"/>
      <w:bookmarkEnd w:id="157"/>
    </w:p>
    <w:p w14:paraId="59CCD198" w14:textId="08DFAD4C" w:rsidR="007C4FB6" w:rsidRDefault="007C4FB6" w:rsidP="00C1341B">
      <w:r>
        <w:t>The PSU shall receive nominal power inputs from aircraft.</w:t>
      </w:r>
    </w:p>
    <w:p w14:paraId="2191A36A" w14:textId="21B6CBA0" w:rsidR="007C4FB6" w:rsidRDefault="007C4FB6" w:rsidP="00EB34F3">
      <w:r w:rsidRPr="001F6031">
        <w:t>The PS</w:t>
      </w:r>
      <w:r>
        <w:t>U</w:t>
      </w:r>
      <w:r w:rsidRPr="001F6031">
        <w:t xml:space="preserve"> shall </w:t>
      </w:r>
      <w:r>
        <w:t xml:space="preserve">turn on and </w:t>
      </w:r>
      <w:r w:rsidRPr="001F6031">
        <w:t xml:space="preserve">operate with no </w:t>
      </w:r>
      <w:r w:rsidRPr="003E29C7">
        <w:t>performance</w:t>
      </w:r>
      <w:r w:rsidRPr="001F6031">
        <w:t xml:space="preserve"> degradation, functional interference or damage to the unit with power input </w:t>
      </w:r>
      <w:r>
        <w:t>according to MIL-STD 704A</w:t>
      </w:r>
      <w:r w:rsidR="00EB34F3">
        <w:t xml:space="preserve"> &amp; </w:t>
      </w:r>
      <w:r w:rsidR="00286731">
        <w:t>F</w:t>
      </w:r>
      <w:r>
        <w:t>.</w:t>
      </w:r>
      <w:r w:rsidR="00BE35C3">
        <w:t xml:space="preserve"> </w:t>
      </w:r>
    </w:p>
    <w:p w14:paraId="5A8E18D7" w14:textId="3F315456" w:rsidR="00286731" w:rsidRDefault="00286731" w:rsidP="00301286">
      <w:pPr>
        <w:pStyle w:val="Heading4"/>
        <w:numPr>
          <w:ilvl w:val="3"/>
          <w:numId w:val="25"/>
        </w:numPr>
        <w:tabs>
          <w:tab w:val="num" w:pos="5387"/>
        </w:tabs>
      </w:pPr>
      <w:bookmarkStart w:id="158" w:name="_Toc130405529"/>
      <w:r>
        <w:t>28VDC Input</w:t>
      </w:r>
      <w:bookmarkEnd w:id="158"/>
    </w:p>
    <w:p w14:paraId="432718D1" w14:textId="6646FB86" w:rsidR="00286731" w:rsidRPr="00286731" w:rsidRDefault="00286731" w:rsidP="00286731">
      <w:r>
        <w:t>The PSU shall provide full performance while the 28VDC input is within 18-32VDC</w:t>
      </w:r>
      <w:r w:rsidR="002D6AE3">
        <w:t xml:space="preserve"> (see 3.2.10.3 for details)</w:t>
      </w:r>
      <w:r>
        <w:t>.</w:t>
      </w:r>
    </w:p>
    <w:p w14:paraId="21826472" w14:textId="123D783A" w:rsidR="00286731" w:rsidRDefault="00301286" w:rsidP="00301286">
      <w:pPr>
        <w:pStyle w:val="Heading4"/>
        <w:numPr>
          <w:ilvl w:val="3"/>
          <w:numId w:val="25"/>
        </w:numPr>
        <w:tabs>
          <w:tab w:val="num" w:pos="5387"/>
        </w:tabs>
      </w:pPr>
      <w:r>
        <w:t xml:space="preserve"> </w:t>
      </w:r>
      <w:bookmarkStart w:id="159" w:name="_Toc130405530"/>
      <w:r w:rsidR="00286731">
        <w:t>115VAC Input</w:t>
      </w:r>
      <w:bookmarkEnd w:id="159"/>
    </w:p>
    <w:p w14:paraId="2AE73E01" w14:textId="75103684" w:rsidR="00286731" w:rsidRPr="00286731" w:rsidRDefault="00286731" w:rsidP="002D6AE3">
      <w:r>
        <w:t xml:space="preserve">The PSU shall provide full performance while the 115VAC input is within </w:t>
      </w:r>
      <w:r w:rsidR="00A4193E">
        <w:t>90VAC</w:t>
      </w:r>
      <w:r w:rsidR="002D6AE3">
        <w:t xml:space="preserve"> </w:t>
      </w:r>
      <w:r w:rsidR="00A4193E">
        <w:t>– 125VAC</w:t>
      </w:r>
      <w:r w:rsidR="002D6AE3">
        <w:t xml:space="preserve"> (see 3.2.10.3 for details).</w:t>
      </w:r>
    </w:p>
    <w:p w14:paraId="69D3BAFC" w14:textId="1EA73C7B" w:rsidR="00E57746" w:rsidRPr="00B74A4E" w:rsidRDefault="00301286" w:rsidP="00301286">
      <w:pPr>
        <w:pStyle w:val="Heading4"/>
        <w:numPr>
          <w:ilvl w:val="3"/>
          <w:numId w:val="25"/>
        </w:numPr>
        <w:tabs>
          <w:tab w:val="num" w:pos="5387"/>
        </w:tabs>
      </w:pPr>
      <w:r>
        <w:t xml:space="preserve"> </w:t>
      </w:r>
      <w:bookmarkStart w:id="160" w:name="_Toc130405531"/>
      <w:r w:rsidR="00E57746">
        <w:t>Operation with Neutral</w:t>
      </w:r>
      <w:bookmarkEnd w:id="160"/>
    </w:p>
    <w:p w14:paraId="66AD095C" w14:textId="687A9625" w:rsidR="00AF1F47" w:rsidRDefault="00E57746">
      <w:r w:rsidRPr="00B74A4E">
        <w:t>The PSU shall</w:t>
      </w:r>
      <w:r w:rsidR="00624CDE">
        <w:t xml:space="preserve"> be</w:t>
      </w:r>
      <w:r w:rsidRPr="00B74A4E">
        <w:t xml:space="preserve"> </w:t>
      </w:r>
      <w:r w:rsidR="00624CDE">
        <w:t>powered by the A/C</w:t>
      </w:r>
      <w:r>
        <w:t xml:space="preserve"> 115VAC </w:t>
      </w:r>
      <w:r w:rsidR="00624CDE">
        <w:t>and shall use the</w:t>
      </w:r>
      <w:r>
        <w:t xml:space="preserve"> provided </w:t>
      </w:r>
      <w:r w:rsidR="00624CDE">
        <w:t xml:space="preserve">A/C </w:t>
      </w:r>
      <w:r>
        <w:t xml:space="preserve">neutral line </w:t>
      </w:r>
      <w:r w:rsidR="00624CDE">
        <w:t>as needed</w:t>
      </w:r>
      <w:r w:rsidR="00327C52">
        <w:t xml:space="preserve"> (for internal supplies and / or for a single phase 115VAC output)</w:t>
      </w:r>
      <w:r>
        <w:t xml:space="preserve">.  </w:t>
      </w:r>
    </w:p>
    <w:p w14:paraId="153610BD" w14:textId="4FBF7F63" w:rsidR="008C56CA" w:rsidRPr="008C56CA" w:rsidRDefault="008C56CA" w:rsidP="00301286">
      <w:pPr>
        <w:pStyle w:val="StyleHeading3Heading3Char1Heading3CharCharh3CharChar"/>
        <w:numPr>
          <w:ilvl w:val="2"/>
          <w:numId w:val="25"/>
        </w:numPr>
        <w:tabs>
          <w:tab w:val="num" w:pos="5387"/>
        </w:tabs>
        <w:ind w:left="1134" w:hanging="1134"/>
      </w:pPr>
      <w:bookmarkStart w:id="161" w:name="_Ref46309018"/>
      <w:bookmarkStart w:id="162" w:name="_Ref46309025"/>
      <w:bookmarkStart w:id="163" w:name="_Ref47361581"/>
      <w:bookmarkStart w:id="164" w:name="_Toc130405532"/>
      <w:r w:rsidRPr="008C56CA">
        <w:t>Power Consumption</w:t>
      </w:r>
      <w:bookmarkEnd w:id="161"/>
      <w:bookmarkEnd w:id="162"/>
      <w:bookmarkEnd w:id="163"/>
      <w:bookmarkEnd w:id="164"/>
    </w:p>
    <w:p w14:paraId="4CF7C2B4" w14:textId="2FACBD2D" w:rsidR="00971FFE" w:rsidRDefault="00971FFE" w:rsidP="000F2BCC">
      <w:pPr>
        <w:rPr>
          <w:rFonts w:asciiTheme="majorBidi" w:hAnsiTheme="majorBidi" w:cstheme="majorBidi"/>
        </w:rPr>
      </w:pPr>
      <w:r w:rsidRPr="00971FFE">
        <w:rPr>
          <w:rFonts w:asciiTheme="majorBidi" w:hAnsiTheme="majorBidi" w:cstheme="majorBidi"/>
        </w:rPr>
        <w:t xml:space="preserve"> </w:t>
      </w:r>
      <w:r w:rsidR="000F2BCC">
        <w:rPr>
          <w:rFonts w:asciiTheme="majorBidi" w:hAnsiTheme="majorBidi" w:cstheme="majorBidi"/>
        </w:rPr>
        <w:t xml:space="preserve"> See paragraph 3.2.5 – power consumption according to required efficiency</w:t>
      </w:r>
      <w:r>
        <w:rPr>
          <w:rFonts w:asciiTheme="majorBidi" w:hAnsiTheme="majorBidi" w:cstheme="majorBidi"/>
        </w:rPr>
        <w:t>.</w:t>
      </w:r>
    </w:p>
    <w:p w14:paraId="562CD8C2" w14:textId="03B4DFBB" w:rsidR="008C56CA" w:rsidRDefault="008C56CA" w:rsidP="00971FFE"/>
    <w:p w14:paraId="48350E03" w14:textId="4FD20EC3" w:rsidR="00FD3E12" w:rsidRPr="00FD3E12" w:rsidRDefault="00FD3E12" w:rsidP="00301286">
      <w:pPr>
        <w:pStyle w:val="StyleHeading3Heading3Char1Heading3CharCharh3CharChar"/>
        <w:numPr>
          <w:ilvl w:val="2"/>
          <w:numId w:val="25"/>
        </w:numPr>
        <w:tabs>
          <w:tab w:val="num" w:pos="5387"/>
        </w:tabs>
        <w:ind w:left="1134" w:hanging="1134"/>
      </w:pPr>
      <w:bookmarkStart w:id="165" w:name="_Ref47438176"/>
      <w:bookmarkStart w:id="166" w:name="_Ref47438187"/>
      <w:bookmarkStart w:id="167" w:name="_Toc130405533"/>
      <w:r w:rsidRPr="00FD3E12">
        <w:t>Inrush Current</w:t>
      </w:r>
      <w:bookmarkEnd w:id="165"/>
      <w:bookmarkEnd w:id="166"/>
      <w:bookmarkEnd w:id="167"/>
      <w:r w:rsidR="00F66DA0">
        <w:rPr>
          <w:rFonts w:hint="cs"/>
          <w:rtl/>
        </w:rPr>
        <w:t xml:space="preserve"> </w:t>
      </w:r>
    </w:p>
    <w:p w14:paraId="366761E1" w14:textId="1754320B" w:rsidR="00FD3E12" w:rsidRPr="00624100" w:rsidRDefault="00FD3E12" w:rsidP="00AF75F7">
      <w:r w:rsidRPr="00860D83">
        <w:t xml:space="preserve">The maximum inrush current for each phase of 115VAC </w:t>
      </w:r>
      <w:r w:rsidRPr="00624100">
        <w:t xml:space="preserve">shall be limited to </w:t>
      </w:r>
      <w:r w:rsidR="00AC2F89">
        <w:t>1</w:t>
      </w:r>
      <w:r w:rsidR="00AF75F7">
        <w:t>0</w:t>
      </w:r>
      <w:r w:rsidRPr="00624100">
        <w:t xml:space="preserve">A. </w:t>
      </w:r>
    </w:p>
    <w:p w14:paraId="3D192A95" w14:textId="30942647" w:rsidR="00FD3E12" w:rsidRDefault="00FD3E12" w:rsidP="00AF75F7">
      <w:pPr>
        <w:rPr>
          <w:rtl/>
        </w:rPr>
      </w:pPr>
      <w:r w:rsidRPr="00624100">
        <w:t xml:space="preserve">The maximum inrush current for the 28VDC shall be limited to </w:t>
      </w:r>
      <w:r w:rsidR="00AF75F7">
        <w:t>25</w:t>
      </w:r>
      <w:r w:rsidRPr="00624100">
        <w:t>A</w:t>
      </w:r>
      <w:r>
        <w:t>.</w:t>
      </w:r>
    </w:p>
    <w:p w14:paraId="3E8D2D36" w14:textId="7DA27B89" w:rsidR="00DE098D" w:rsidRDefault="00F10FEA">
      <w:r>
        <w:t>The above limits do not include currents</w:t>
      </w:r>
      <w:r w:rsidR="00DE098D" w:rsidRPr="00DE098D">
        <w:t xml:space="preserve"> </w:t>
      </w:r>
      <w:r>
        <w:t xml:space="preserve">that </w:t>
      </w:r>
      <w:r w:rsidR="00DE098D" w:rsidRPr="00DE098D">
        <w:t xml:space="preserve">are expected </w:t>
      </w:r>
      <w:r w:rsidR="00DE098D" w:rsidRPr="00823534">
        <w:t>in the first microseconds as a result of charging the</w:t>
      </w:r>
      <w:r>
        <w:t xml:space="preserve"> small</w:t>
      </w:r>
      <w:r w:rsidR="00DE098D" w:rsidRPr="00823534">
        <w:t xml:space="preserve"> capacitors</w:t>
      </w:r>
      <w:r>
        <w:t xml:space="preserve"> on the inputs</w:t>
      </w:r>
      <w:r w:rsidR="00DE098D">
        <w:t>.</w:t>
      </w:r>
    </w:p>
    <w:p w14:paraId="28CBDA1E" w14:textId="19C70601" w:rsidR="00F10FEA" w:rsidRDefault="00F10FEA">
      <w:r w:rsidRPr="00860D83">
        <w:t>115VAC</w:t>
      </w:r>
      <w:r>
        <w:t xml:space="preserve"> input capacitors shall be limited to </w:t>
      </w:r>
      <w:ins w:id="168" w:author="Eyal Yossi [2]" w:date="2024-01-04T11:11:00Z">
        <w:r w:rsidR="00FC1484">
          <w:t>2.6</w:t>
        </w:r>
      </w:ins>
      <w:r>
        <w:t>uF on each phase.</w:t>
      </w:r>
    </w:p>
    <w:p w14:paraId="604317EC" w14:textId="2EC4E0AC" w:rsidR="008D5924" w:rsidRDefault="00F10FEA" w:rsidP="008D5924">
      <w:pPr>
        <w:spacing w:line="240" w:lineRule="auto"/>
        <w:jc w:val="left"/>
        <w:sectPr w:rsidR="008D5924" w:rsidSect="00D011CD">
          <w:headerReference w:type="even" r:id="rId15"/>
          <w:headerReference w:type="default" r:id="rId16"/>
          <w:footerReference w:type="even" r:id="rId17"/>
          <w:footerReference w:type="default" r:id="rId18"/>
          <w:headerReference w:type="first" r:id="rId19"/>
          <w:footerReference w:type="first" r:id="rId20"/>
          <w:pgSz w:w="12240" w:h="15840" w:code="1"/>
          <w:pgMar w:top="1418" w:right="1474" w:bottom="1134" w:left="1474" w:header="454" w:footer="454" w:gutter="0"/>
          <w:cols w:space="720"/>
          <w:docGrid w:linePitch="360"/>
        </w:sectPr>
      </w:pPr>
      <w:r>
        <w:t xml:space="preserve">28VDC input capacitor </w:t>
      </w:r>
      <w:r w:rsidR="00A07A9B">
        <w:t>sha</w:t>
      </w:r>
      <w:bookmarkStart w:id="169" w:name="_Ref47438292"/>
      <w:bookmarkStart w:id="170" w:name="_Ref47438301"/>
      <w:r w:rsidR="008D5924">
        <w:t>ll be limited to 5uF.</w:t>
      </w:r>
    </w:p>
    <w:p w14:paraId="420A0E08" w14:textId="76AC2F12" w:rsidR="00696DC0" w:rsidRDefault="00696DC0">
      <w:pPr>
        <w:spacing w:line="240" w:lineRule="auto"/>
        <w:jc w:val="left"/>
        <w:rPr>
          <w:rFonts w:ascii="Arial Bold" w:hAnsi="Arial Bold" w:cs="Arial"/>
          <w:b/>
          <w:bCs/>
          <w:i/>
          <w:iCs/>
          <w:color w:val="0000FF"/>
          <w:kern w:val="28"/>
          <w:sz w:val="32"/>
          <w:szCs w:val="32"/>
        </w:rPr>
      </w:pPr>
    </w:p>
    <w:p w14:paraId="46A3A849" w14:textId="34EB4D87" w:rsidR="00FD3E12" w:rsidRPr="00FD3E12" w:rsidRDefault="00FD3E12" w:rsidP="00301286">
      <w:pPr>
        <w:pStyle w:val="StyleHeading3Heading3Char1Heading3CharCharh3CharChar"/>
        <w:numPr>
          <w:ilvl w:val="2"/>
          <w:numId w:val="25"/>
        </w:numPr>
        <w:tabs>
          <w:tab w:val="num" w:pos="5387"/>
        </w:tabs>
        <w:ind w:left="1134" w:hanging="1134"/>
      </w:pPr>
      <w:bookmarkStart w:id="171" w:name="_Ref65655537"/>
      <w:bookmarkStart w:id="172" w:name="_Ref65655548"/>
      <w:bookmarkStart w:id="173" w:name="_Ref65655558"/>
      <w:bookmarkStart w:id="174" w:name="_Toc130405534"/>
      <w:r w:rsidRPr="00FD3E12">
        <w:t>Output Power Characteristics</w:t>
      </w:r>
      <w:bookmarkEnd w:id="169"/>
      <w:bookmarkEnd w:id="170"/>
      <w:bookmarkEnd w:id="171"/>
      <w:bookmarkEnd w:id="172"/>
      <w:bookmarkEnd w:id="173"/>
      <w:bookmarkEnd w:id="174"/>
    </w:p>
    <w:p w14:paraId="4D2F968A" w14:textId="0C2B4B98" w:rsidR="00472FE9" w:rsidRDefault="00FD3E12" w:rsidP="008D5924">
      <w:pPr>
        <w:spacing w:line="240" w:lineRule="auto"/>
        <w:jc w:val="left"/>
      </w:pPr>
      <w:r w:rsidRPr="004310C8">
        <w:t xml:space="preserve">The </w:t>
      </w:r>
      <w:r>
        <w:t>output voltages and powers are provided in the following table:</w:t>
      </w:r>
    </w:p>
    <w:tbl>
      <w:tblPr>
        <w:tblStyle w:val="TableGrid"/>
        <w:tblpPr w:leftFromText="180" w:rightFromText="180" w:vertAnchor="text" w:horzAnchor="page" w:tblpX="527" w:tblpY="470"/>
        <w:tblW w:w="14919" w:type="dxa"/>
        <w:tblLayout w:type="fixed"/>
        <w:tblLook w:val="04A0" w:firstRow="1" w:lastRow="0" w:firstColumn="1" w:lastColumn="0" w:noHBand="0" w:noVBand="1"/>
      </w:tblPr>
      <w:tblGrid>
        <w:gridCol w:w="1056"/>
        <w:gridCol w:w="584"/>
        <w:gridCol w:w="869"/>
        <w:gridCol w:w="948"/>
        <w:gridCol w:w="1154"/>
        <w:gridCol w:w="1044"/>
        <w:gridCol w:w="939"/>
        <w:gridCol w:w="1334"/>
        <w:gridCol w:w="1334"/>
        <w:gridCol w:w="979"/>
        <w:gridCol w:w="2234"/>
        <w:gridCol w:w="992"/>
        <w:gridCol w:w="1452"/>
      </w:tblGrid>
      <w:tr w:rsidR="00964EC5" w14:paraId="3E24C6EA" w14:textId="77777777" w:rsidTr="00964EC5">
        <w:trPr>
          <w:trHeight w:val="327"/>
        </w:trPr>
        <w:tc>
          <w:tcPr>
            <w:tcW w:w="1056" w:type="dxa"/>
            <w:vMerge w:val="restart"/>
            <w:shd w:val="clear" w:color="auto" w:fill="D9D9D9" w:themeFill="background1" w:themeFillShade="D9"/>
          </w:tcPr>
          <w:p w14:paraId="52C5B7A3" w14:textId="77777777" w:rsidR="00964EC5" w:rsidRPr="00E3294F" w:rsidRDefault="00964EC5" w:rsidP="00964EC5">
            <w:pPr>
              <w:bidi w:val="0"/>
              <w:spacing w:beforeLines="20" w:before="48" w:afterLines="20" w:after="48" w:line="240" w:lineRule="auto"/>
              <w:ind w:left="-113" w:right="-62"/>
              <w:jc w:val="center"/>
              <w:rPr>
                <w:sz w:val="20"/>
                <w:szCs w:val="20"/>
              </w:rPr>
            </w:pPr>
            <w:bookmarkStart w:id="175" w:name="_Ref99964964"/>
            <w:bookmarkStart w:id="176" w:name="_Toc130405663"/>
            <w:r w:rsidRPr="00E3294F">
              <w:rPr>
                <w:sz w:val="20"/>
                <w:szCs w:val="20"/>
              </w:rPr>
              <w:t>INPUT</w:t>
            </w:r>
          </w:p>
        </w:tc>
        <w:tc>
          <w:tcPr>
            <w:tcW w:w="584" w:type="dxa"/>
            <w:vMerge w:val="restart"/>
            <w:shd w:val="clear" w:color="auto" w:fill="D9D9D9" w:themeFill="background1" w:themeFillShade="D9"/>
          </w:tcPr>
          <w:p w14:paraId="0622D58A" w14:textId="77777777" w:rsidR="00964EC5" w:rsidRPr="00E3294F" w:rsidRDefault="00964EC5" w:rsidP="00964EC5">
            <w:pPr>
              <w:bidi w:val="0"/>
              <w:spacing w:beforeLines="20" w:before="48" w:afterLines="20" w:after="48" w:line="240" w:lineRule="auto"/>
              <w:ind w:left="-113" w:right="-62"/>
              <w:jc w:val="center"/>
              <w:rPr>
                <w:sz w:val="20"/>
                <w:szCs w:val="20"/>
              </w:rPr>
            </w:pPr>
            <w:r>
              <w:rPr>
                <w:sz w:val="20"/>
                <w:szCs w:val="20"/>
              </w:rPr>
              <w:t>output</w:t>
            </w:r>
          </w:p>
          <w:p w14:paraId="0166C323"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w:t>
            </w:r>
          </w:p>
        </w:tc>
        <w:tc>
          <w:tcPr>
            <w:tcW w:w="869" w:type="dxa"/>
            <w:vMerge w:val="restart"/>
            <w:shd w:val="clear" w:color="auto" w:fill="D9D9D9" w:themeFill="background1" w:themeFillShade="D9"/>
          </w:tcPr>
          <w:p w14:paraId="5E58CB70" w14:textId="77777777" w:rsidR="00964EC5" w:rsidRPr="00E3294F" w:rsidRDefault="00964EC5" w:rsidP="00964EC5">
            <w:pPr>
              <w:bidi w:val="0"/>
              <w:spacing w:beforeLines="20" w:before="48" w:afterLines="20" w:after="48" w:line="240" w:lineRule="auto"/>
              <w:ind w:left="-113" w:right="-62"/>
              <w:jc w:val="center"/>
              <w:rPr>
                <w:sz w:val="20"/>
                <w:szCs w:val="20"/>
              </w:rPr>
            </w:pPr>
            <w:r w:rsidRPr="00A8325B">
              <w:rPr>
                <w:sz w:val="20"/>
                <w:szCs w:val="20"/>
              </w:rPr>
              <w:t>Output</w:t>
            </w:r>
          </w:p>
          <w:p w14:paraId="0F816A99"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Voltage</w:t>
            </w:r>
          </w:p>
        </w:tc>
        <w:tc>
          <w:tcPr>
            <w:tcW w:w="948" w:type="dxa"/>
            <w:vMerge w:val="restart"/>
            <w:shd w:val="clear" w:color="auto" w:fill="D9D9D9" w:themeFill="background1" w:themeFillShade="D9"/>
          </w:tcPr>
          <w:p w14:paraId="72E32587"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Min/Max</w:t>
            </w:r>
          </w:p>
          <w:p w14:paraId="0F23A3DB"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Voltage</w:t>
            </w:r>
          </w:p>
        </w:tc>
        <w:tc>
          <w:tcPr>
            <w:tcW w:w="3137" w:type="dxa"/>
            <w:gridSpan w:val="3"/>
            <w:shd w:val="clear" w:color="auto" w:fill="D9D9D9" w:themeFill="background1" w:themeFillShade="D9"/>
          </w:tcPr>
          <w:p w14:paraId="6551CD1E"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OUTPUT POWER</w:t>
            </w:r>
          </w:p>
        </w:tc>
        <w:tc>
          <w:tcPr>
            <w:tcW w:w="1334" w:type="dxa"/>
            <w:vMerge w:val="restart"/>
            <w:shd w:val="clear" w:color="auto" w:fill="D9D9D9" w:themeFill="background1" w:themeFillShade="D9"/>
            <w:vAlign w:val="center"/>
          </w:tcPr>
          <w:p w14:paraId="0E36D975" w14:textId="77777777" w:rsidR="00964EC5" w:rsidRPr="00A8325B" w:rsidRDefault="00964EC5" w:rsidP="00964EC5">
            <w:pPr>
              <w:bidi w:val="0"/>
              <w:spacing w:beforeLines="20" w:before="48" w:afterLines="20" w:after="48" w:line="240" w:lineRule="auto"/>
              <w:ind w:left="-113" w:right="-62"/>
              <w:jc w:val="center"/>
              <w:rPr>
                <w:sz w:val="20"/>
                <w:szCs w:val="20"/>
              </w:rPr>
            </w:pPr>
            <w:r>
              <w:rPr>
                <w:sz w:val="20"/>
                <w:szCs w:val="20"/>
              </w:rPr>
              <w:t>Max Voltage change during transient</w:t>
            </w:r>
          </w:p>
        </w:tc>
        <w:tc>
          <w:tcPr>
            <w:tcW w:w="1334" w:type="dxa"/>
            <w:vMerge w:val="restart"/>
            <w:shd w:val="clear" w:color="auto" w:fill="D9D9D9" w:themeFill="background1" w:themeFillShade="D9"/>
          </w:tcPr>
          <w:p w14:paraId="69412402"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Overcurrent</w:t>
            </w:r>
          </w:p>
          <w:p w14:paraId="030F5E03"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Protection</w:t>
            </w:r>
          </w:p>
          <w:p w14:paraId="7F96412C"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w:t>
            </w:r>
            <w:r w:rsidRPr="00E3294F">
              <w:rPr>
                <w:rFonts w:cs="Times New Roman"/>
                <w:sz w:val="20"/>
                <w:szCs w:val="20"/>
              </w:rPr>
              <w:t>±</w:t>
            </w:r>
            <w:r w:rsidRPr="00E3294F">
              <w:rPr>
                <w:sz w:val="20"/>
                <w:szCs w:val="20"/>
              </w:rPr>
              <w:t>10%)</w:t>
            </w:r>
          </w:p>
        </w:tc>
        <w:tc>
          <w:tcPr>
            <w:tcW w:w="979" w:type="dxa"/>
            <w:vMerge w:val="restart"/>
            <w:shd w:val="clear" w:color="auto" w:fill="D9D9D9" w:themeFill="background1" w:themeFillShade="D9"/>
          </w:tcPr>
          <w:p w14:paraId="424F3C02"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Hold-Up</w:t>
            </w:r>
          </w:p>
          <w:p w14:paraId="74BDEF6A"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Time</w:t>
            </w:r>
          </w:p>
          <w:p w14:paraId="3596BBC8"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[msec]</w:t>
            </w:r>
            <w:r w:rsidRPr="00E3294F">
              <w:rPr>
                <w:sz w:val="20"/>
                <w:szCs w:val="20"/>
                <w:vertAlign w:val="superscript"/>
              </w:rPr>
              <w:t>(1)</w:t>
            </w:r>
            <w:r>
              <w:rPr>
                <w:sz w:val="20"/>
                <w:szCs w:val="20"/>
                <w:vertAlign w:val="superscript"/>
              </w:rPr>
              <w:t>(2)</w:t>
            </w:r>
          </w:p>
        </w:tc>
        <w:tc>
          <w:tcPr>
            <w:tcW w:w="2234" w:type="dxa"/>
            <w:vMerge w:val="restart"/>
            <w:shd w:val="clear" w:color="auto" w:fill="D9D9D9" w:themeFill="background1" w:themeFillShade="D9"/>
            <w:vAlign w:val="center"/>
          </w:tcPr>
          <w:p w14:paraId="72AEAE50"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Max Load Capacitance</w:t>
            </w:r>
          </w:p>
        </w:tc>
        <w:tc>
          <w:tcPr>
            <w:tcW w:w="992" w:type="dxa"/>
            <w:vMerge w:val="restart"/>
            <w:shd w:val="clear" w:color="auto" w:fill="D9D9D9" w:themeFill="background1" w:themeFillShade="D9"/>
            <w:vAlign w:val="center"/>
          </w:tcPr>
          <w:p w14:paraId="326217EB"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Max Ripple</w:t>
            </w:r>
          </w:p>
        </w:tc>
        <w:tc>
          <w:tcPr>
            <w:tcW w:w="1452" w:type="dxa"/>
            <w:vMerge w:val="restart"/>
            <w:shd w:val="clear" w:color="auto" w:fill="D9D9D9" w:themeFill="background1" w:themeFillShade="D9"/>
            <w:vAlign w:val="center"/>
          </w:tcPr>
          <w:p w14:paraId="783C58BA"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Target/s</w:t>
            </w:r>
          </w:p>
        </w:tc>
      </w:tr>
      <w:tr w:rsidR="00964EC5" w14:paraId="59E840EC" w14:textId="77777777" w:rsidTr="00964EC5">
        <w:trPr>
          <w:trHeight w:val="612"/>
        </w:trPr>
        <w:tc>
          <w:tcPr>
            <w:tcW w:w="1056" w:type="dxa"/>
            <w:vMerge/>
          </w:tcPr>
          <w:p w14:paraId="23EFD5DA" w14:textId="77777777" w:rsidR="00964EC5" w:rsidRDefault="00964EC5" w:rsidP="00964EC5">
            <w:pPr>
              <w:bidi w:val="0"/>
              <w:spacing w:beforeLines="20" w:before="48" w:afterLines="20" w:after="48" w:line="240" w:lineRule="auto"/>
              <w:ind w:left="-113" w:right="-62"/>
              <w:jc w:val="center"/>
            </w:pPr>
          </w:p>
        </w:tc>
        <w:tc>
          <w:tcPr>
            <w:tcW w:w="584" w:type="dxa"/>
            <w:vMerge/>
          </w:tcPr>
          <w:p w14:paraId="42EBD3AD" w14:textId="77777777" w:rsidR="00964EC5" w:rsidRDefault="00964EC5" w:rsidP="00964EC5">
            <w:pPr>
              <w:bidi w:val="0"/>
              <w:spacing w:beforeLines="20" w:before="48" w:afterLines="20" w:after="48" w:line="240" w:lineRule="auto"/>
              <w:ind w:left="-113" w:right="-62"/>
              <w:jc w:val="center"/>
            </w:pPr>
          </w:p>
        </w:tc>
        <w:tc>
          <w:tcPr>
            <w:tcW w:w="869" w:type="dxa"/>
            <w:vMerge/>
          </w:tcPr>
          <w:p w14:paraId="6C2478A0" w14:textId="77777777" w:rsidR="00964EC5" w:rsidRDefault="00964EC5" w:rsidP="00964EC5">
            <w:pPr>
              <w:bidi w:val="0"/>
              <w:spacing w:beforeLines="20" w:before="48" w:afterLines="20" w:after="48" w:line="240" w:lineRule="auto"/>
              <w:ind w:left="-113" w:right="-62"/>
              <w:jc w:val="center"/>
            </w:pPr>
          </w:p>
        </w:tc>
        <w:tc>
          <w:tcPr>
            <w:tcW w:w="948" w:type="dxa"/>
            <w:vMerge/>
          </w:tcPr>
          <w:p w14:paraId="4E3477BA" w14:textId="77777777" w:rsidR="00964EC5" w:rsidRDefault="00964EC5" w:rsidP="00964EC5">
            <w:pPr>
              <w:bidi w:val="0"/>
              <w:spacing w:beforeLines="20" w:before="48" w:afterLines="20" w:after="48" w:line="240" w:lineRule="auto"/>
              <w:ind w:left="-113" w:right="-62"/>
              <w:jc w:val="center"/>
            </w:pPr>
          </w:p>
        </w:tc>
        <w:tc>
          <w:tcPr>
            <w:tcW w:w="1154" w:type="dxa"/>
            <w:shd w:val="clear" w:color="auto" w:fill="D9D9D9" w:themeFill="background1" w:themeFillShade="D9"/>
          </w:tcPr>
          <w:p w14:paraId="4DE20019"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Typical</w:t>
            </w:r>
          </w:p>
          <w:p w14:paraId="722A9DA4"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Continuous</w:t>
            </w:r>
            <w:r w:rsidRPr="00E3294F">
              <w:rPr>
                <w:sz w:val="20"/>
                <w:szCs w:val="20"/>
                <w:vertAlign w:val="superscript"/>
              </w:rPr>
              <w:t>(</w:t>
            </w:r>
            <w:r>
              <w:rPr>
                <w:sz w:val="20"/>
                <w:szCs w:val="20"/>
                <w:vertAlign w:val="superscript"/>
              </w:rPr>
              <w:t>3</w:t>
            </w:r>
            <w:r w:rsidRPr="00E3294F">
              <w:rPr>
                <w:sz w:val="20"/>
                <w:szCs w:val="20"/>
                <w:vertAlign w:val="superscript"/>
              </w:rPr>
              <w:t>)</w:t>
            </w:r>
          </w:p>
        </w:tc>
        <w:tc>
          <w:tcPr>
            <w:tcW w:w="1044" w:type="dxa"/>
            <w:shd w:val="clear" w:color="auto" w:fill="D9D9D9" w:themeFill="background1" w:themeFillShade="D9"/>
          </w:tcPr>
          <w:p w14:paraId="67EE7F42"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Maximum</w:t>
            </w:r>
          </w:p>
          <w:p w14:paraId="4394E95C"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Continuous</w:t>
            </w:r>
          </w:p>
        </w:tc>
        <w:tc>
          <w:tcPr>
            <w:tcW w:w="939" w:type="dxa"/>
            <w:shd w:val="clear" w:color="auto" w:fill="D9D9D9" w:themeFill="background1" w:themeFillShade="D9"/>
          </w:tcPr>
          <w:p w14:paraId="42C934DB" w14:textId="77777777" w:rsidR="00964EC5" w:rsidRDefault="00964EC5" w:rsidP="00964EC5">
            <w:pPr>
              <w:bidi w:val="0"/>
              <w:spacing w:beforeLines="20" w:before="48" w:afterLines="20" w:after="48" w:line="240" w:lineRule="auto"/>
              <w:ind w:left="-113" w:right="-62"/>
              <w:jc w:val="center"/>
              <w:rPr>
                <w:sz w:val="20"/>
                <w:szCs w:val="20"/>
              </w:rPr>
            </w:pPr>
            <w:r w:rsidRPr="00E3294F">
              <w:rPr>
                <w:sz w:val="20"/>
                <w:szCs w:val="20"/>
              </w:rPr>
              <w:t>Transient</w:t>
            </w:r>
          </w:p>
          <w:p w14:paraId="3BFD8582"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/Peak</w:t>
            </w:r>
          </w:p>
        </w:tc>
        <w:tc>
          <w:tcPr>
            <w:tcW w:w="1334" w:type="dxa"/>
            <w:vMerge/>
            <w:shd w:val="clear" w:color="auto" w:fill="D9D9D9" w:themeFill="background1" w:themeFillShade="D9"/>
          </w:tcPr>
          <w:p w14:paraId="07F79ECD" w14:textId="77777777" w:rsidR="00964EC5" w:rsidRDefault="00964EC5" w:rsidP="00964EC5">
            <w:pPr>
              <w:bidi w:val="0"/>
              <w:spacing w:beforeLines="20" w:before="48" w:afterLines="20" w:after="48" w:line="240" w:lineRule="auto"/>
              <w:ind w:left="-113" w:right="-62"/>
              <w:jc w:val="center"/>
            </w:pPr>
          </w:p>
        </w:tc>
        <w:tc>
          <w:tcPr>
            <w:tcW w:w="1334" w:type="dxa"/>
            <w:vMerge/>
            <w:shd w:val="clear" w:color="auto" w:fill="D9D9D9" w:themeFill="background1" w:themeFillShade="D9"/>
          </w:tcPr>
          <w:p w14:paraId="4193D864" w14:textId="77777777" w:rsidR="00964EC5" w:rsidRDefault="00964EC5" w:rsidP="00964EC5">
            <w:pPr>
              <w:bidi w:val="0"/>
              <w:spacing w:beforeLines="20" w:before="48" w:afterLines="20" w:after="48" w:line="240" w:lineRule="auto"/>
              <w:ind w:left="-113" w:right="-62"/>
              <w:jc w:val="center"/>
            </w:pPr>
          </w:p>
        </w:tc>
        <w:tc>
          <w:tcPr>
            <w:tcW w:w="979" w:type="dxa"/>
            <w:vMerge/>
            <w:shd w:val="clear" w:color="auto" w:fill="D9D9D9" w:themeFill="background1" w:themeFillShade="D9"/>
          </w:tcPr>
          <w:p w14:paraId="5FE15DD3" w14:textId="77777777" w:rsidR="00964EC5" w:rsidRDefault="00964EC5" w:rsidP="00964EC5">
            <w:pPr>
              <w:bidi w:val="0"/>
              <w:spacing w:beforeLines="20" w:before="48" w:afterLines="20" w:after="48" w:line="240" w:lineRule="auto"/>
              <w:ind w:left="-113" w:right="-62"/>
              <w:jc w:val="center"/>
            </w:pPr>
          </w:p>
        </w:tc>
        <w:tc>
          <w:tcPr>
            <w:tcW w:w="2234" w:type="dxa"/>
            <w:vMerge/>
          </w:tcPr>
          <w:p w14:paraId="63D95E43" w14:textId="77777777" w:rsidR="00964EC5" w:rsidRDefault="00964EC5" w:rsidP="00964EC5">
            <w:pPr>
              <w:bidi w:val="0"/>
              <w:spacing w:beforeLines="20" w:before="48" w:afterLines="20" w:after="48" w:line="240" w:lineRule="auto"/>
              <w:ind w:left="-113" w:right="-62"/>
              <w:jc w:val="center"/>
            </w:pPr>
          </w:p>
        </w:tc>
        <w:tc>
          <w:tcPr>
            <w:tcW w:w="992" w:type="dxa"/>
            <w:vMerge/>
          </w:tcPr>
          <w:p w14:paraId="25021EC9" w14:textId="77777777" w:rsidR="00964EC5" w:rsidRDefault="00964EC5" w:rsidP="00964EC5">
            <w:pPr>
              <w:bidi w:val="0"/>
              <w:spacing w:beforeLines="20" w:before="48" w:afterLines="20" w:after="48" w:line="240" w:lineRule="auto"/>
              <w:ind w:left="-113" w:right="-62"/>
              <w:jc w:val="center"/>
            </w:pPr>
          </w:p>
        </w:tc>
        <w:tc>
          <w:tcPr>
            <w:tcW w:w="1452" w:type="dxa"/>
            <w:vMerge/>
          </w:tcPr>
          <w:p w14:paraId="5D63D4D1" w14:textId="77777777" w:rsidR="00964EC5" w:rsidRDefault="00964EC5" w:rsidP="00964EC5">
            <w:pPr>
              <w:bidi w:val="0"/>
              <w:spacing w:beforeLines="20" w:before="48" w:afterLines="20" w:after="48" w:line="240" w:lineRule="auto"/>
              <w:ind w:left="-113" w:right="-62"/>
              <w:jc w:val="center"/>
            </w:pPr>
          </w:p>
        </w:tc>
      </w:tr>
      <w:tr w:rsidR="00964EC5" w14:paraId="7609CAE7" w14:textId="77777777" w:rsidTr="00964EC5">
        <w:trPr>
          <w:trHeight w:val="442"/>
        </w:trPr>
        <w:tc>
          <w:tcPr>
            <w:tcW w:w="1056" w:type="dxa"/>
            <w:vAlign w:val="center"/>
          </w:tcPr>
          <w:p w14:paraId="3E0F8643"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28VDC</w:t>
            </w:r>
          </w:p>
        </w:tc>
        <w:tc>
          <w:tcPr>
            <w:tcW w:w="584" w:type="dxa"/>
            <w:vAlign w:val="center"/>
          </w:tcPr>
          <w:p w14:paraId="749E7AB9"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1</w:t>
            </w:r>
          </w:p>
        </w:tc>
        <w:tc>
          <w:tcPr>
            <w:tcW w:w="869" w:type="dxa"/>
            <w:vAlign w:val="center"/>
          </w:tcPr>
          <w:p w14:paraId="7ED708DC"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36VDC</w:t>
            </w:r>
          </w:p>
        </w:tc>
        <w:tc>
          <w:tcPr>
            <w:tcW w:w="948" w:type="dxa"/>
            <w:vAlign w:val="center"/>
          </w:tcPr>
          <w:p w14:paraId="1A7BD14A" w14:textId="77777777" w:rsidR="00964EC5" w:rsidRDefault="00964EC5" w:rsidP="00964EC5">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36VDC</w:t>
            </w:r>
          </w:p>
          <w:p w14:paraId="1B18D6FB" w14:textId="77777777" w:rsidR="00964EC5" w:rsidRPr="00E3294F" w:rsidRDefault="00964EC5" w:rsidP="00964EC5">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±3%</w:t>
            </w:r>
          </w:p>
        </w:tc>
        <w:tc>
          <w:tcPr>
            <w:tcW w:w="1154" w:type="dxa"/>
            <w:vAlign w:val="center"/>
          </w:tcPr>
          <w:p w14:paraId="22FC1F85"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150W</w:t>
            </w:r>
          </w:p>
        </w:tc>
        <w:tc>
          <w:tcPr>
            <w:tcW w:w="1044" w:type="dxa"/>
            <w:vAlign w:val="center"/>
          </w:tcPr>
          <w:p w14:paraId="3D51FDF8"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220W</w:t>
            </w:r>
          </w:p>
        </w:tc>
        <w:tc>
          <w:tcPr>
            <w:tcW w:w="939" w:type="dxa"/>
            <w:vAlign w:val="center"/>
          </w:tcPr>
          <w:p w14:paraId="0D88E5F8" w14:textId="77777777" w:rsidR="00964EC5" w:rsidRDefault="00964EC5" w:rsidP="00964EC5">
            <w:pPr>
              <w:bidi w:val="0"/>
              <w:spacing w:beforeLines="20" w:before="48" w:afterLines="20" w:after="48" w:line="240" w:lineRule="auto"/>
              <w:ind w:left="-113" w:right="-62"/>
              <w:jc w:val="center"/>
              <w:rPr>
                <w:sz w:val="20"/>
                <w:szCs w:val="20"/>
              </w:rPr>
            </w:pPr>
            <w:r w:rsidRPr="00E3294F">
              <w:rPr>
                <w:sz w:val="20"/>
                <w:szCs w:val="20"/>
              </w:rPr>
              <w:t>250W</w:t>
            </w:r>
          </w:p>
          <w:p w14:paraId="57EB0A86"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(&lt;5s)</w:t>
            </w:r>
          </w:p>
        </w:tc>
        <w:tc>
          <w:tcPr>
            <w:tcW w:w="1334" w:type="dxa"/>
            <w:vAlign w:val="center"/>
          </w:tcPr>
          <w:p w14:paraId="6EFF8FB1" w14:textId="77777777" w:rsidR="00964EC5" w:rsidRPr="00A8325B" w:rsidRDefault="00964EC5" w:rsidP="00964EC5">
            <w:pPr>
              <w:bidi w:val="0"/>
              <w:spacing w:beforeLines="20" w:before="48" w:afterLines="20" w:after="48" w:line="240" w:lineRule="auto"/>
              <w:ind w:left="-113" w:right="-62"/>
              <w:jc w:val="center"/>
              <w:rPr>
                <w:sz w:val="20"/>
                <w:szCs w:val="20"/>
              </w:rPr>
            </w:pPr>
            <w:r w:rsidRPr="00FE610A">
              <w:rPr>
                <w:rFonts w:asciiTheme="majorBidi" w:hAnsiTheme="majorBidi" w:cstheme="majorBidi"/>
                <w:sz w:val="20"/>
                <w:szCs w:val="20"/>
              </w:rPr>
              <w:t>±</w:t>
            </w:r>
            <w:r>
              <w:rPr>
                <w:rFonts w:asciiTheme="majorBidi" w:hAnsiTheme="majorBidi" w:cstheme="majorBidi"/>
                <w:sz w:val="20"/>
                <w:szCs w:val="20"/>
              </w:rPr>
              <w:t>6</w:t>
            </w:r>
            <w:r w:rsidRPr="00FE610A">
              <w:rPr>
                <w:rFonts w:asciiTheme="majorBidi" w:hAnsiTheme="majorBidi" w:cstheme="majorBidi"/>
                <w:sz w:val="20"/>
                <w:szCs w:val="20"/>
              </w:rPr>
              <w:t>%</w:t>
            </w:r>
          </w:p>
        </w:tc>
        <w:tc>
          <w:tcPr>
            <w:tcW w:w="1334" w:type="dxa"/>
            <w:vAlign w:val="center"/>
          </w:tcPr>
          <w:p w14:paraId="5D387169"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10A</w:t>
            </w:r>
          </w:p>
        </w:tc>
        <w:tc>
          <w:tcPr>
            <w:tcW w:w="979" w:type="dxa"/>
            <w:vAlign w:val="center"/>
          </w:tcPr>
          <w:p w14:paraId="5963A993" w14:textId="77777777" w:rsidR="00964EC5" w:rsidRPr="00E3294F" w:rsidRDefault="00964EC5" w:rsidP="00964EC5">
            <w:pPr>
              <w:bidi w:val="0"/>
              <w:spacing w:beforeLines="20" w:before="48" w:afterLines="20" w:after="48" w:line="240" w:lineRule="auto"/>
              <w:ind w:left="-113" w:right="-62"/>
              <w:jc w:val="center"/>
              <w:rPr>
                <w:sz w:val="20"/>
                <w:szCs w:val="20"/>
              </w:rPr>
            </w:pPr>
            <w:r>
              <w:rPr>
                <w:sz w:val="20"/>
                <w:szCs w:val="20"/>
              </w:rPr>
              <w:t>0</w:t>
            </w:r>
          </w:p>
        </w:tc>
        <w:tc>
          <w:tcPr>
            <w:tcW w:w="2234" w:type="dxa"/>
            <w:vAlign w:val="center"/>
          </w:tcPr>
          <w:p w14:paraId="5F6D63D6"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500</w:t>
            </w:r>
            <w:r w:rsidRPr="00E3294F">
              <w:rPr>
                <w:sz w:val="20"/>
                <w:szCs w:val="20"/>
              </w:rPr>
              <w:sym w:font="Symbol" w:char="F06D"/>
            </w:r>
            <w:r w:rsidRPr="00E3294F">
              <w:rPr>
                <w:sz w:val="20"/>
                <w:szCs w:val="20"/>
              </w:rPr>
              <w:t>F</w:t>
            </w:r>
          </w:p>
        </w:tc>
        <w:tc>
          <w:tcPr>
            <w:tcW w:w="992" w:type="dxa"/>
            <w:vAlign w:val="center"/>
          </w:tcPr>
          <w:p w14:paraId="029BF71E"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60mV</w:t>
            </w:r>
          </w:p>
        </w:tc>
        <w:tc>
          <w:tcPr>
            <w:tcW w:w="1452" w:type="dxa"/>
            <w:vAlign w:val="center"/>
          </w:tcPr>
          <w:p w14:paraId="3463DC5E"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FAN CCA</w:t>
            </w:r>
          </w:p>
        </w:tc>
      </w:tr>
      <w:tr w:rsidR="00964EC5" w14:paraId="7DAC9D59" w14:textId="77777777" w:rsidTr="00964EC5">
        <w:trPr>
          <w:trHeight w:val="605"/>
        </w:trPr>
        <w:tc>
          <w:tcPr>
            <w:tcW w:w="1056" w:type="dxa"/>
            <w:vMerge w:val="restart"/>
            <w:vAlign w:val="center"/>
          </w:tcPr>
          <w:p w14:paraId="70B9FF12" w14:textId="77777777" w:rsidR="00964EC5" w:rsidRDefault="00964EC5" w:rsidP="00964EC5">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115VAC</w:t>
            </w:r>
          </w:p>
          <w:p w14:paraId="2A7B38D2"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rFonts w:asciiTheme="majorBidi" w:hAnsiTheme="majorBidi" w:cstheme="majorBidi"/>
                <w:sz w:val="20"/>
                <w:szCs w:val="20"/>
              </w:rPr>
              <w:t>3Ø 400Hz</w:t>
            </w:r>
          </w:p>
        </w:tc>
        <w:tc>
          <w:tcPr>
            <w:tcW w:w="584" w:type="dxa"/>
            <w:vAlign w:val="center"/>
          </w:tcPr>
          <w:p w14:paraId="543F9DB0"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2</w:t>
            </w:r>
          </w:p>
        </w:tc>
        <w:tc>
          <w:tcPr>
            <w:tcW w:w="869" w:type="dxa"/>
            <w:vAlign w:val="center"/>
          </w:tcPr>
          <w:p w14:paraId="27915B21" w14:textId="77777777" w:rsidR="00964EC5" w:rsidRDefault="00964EC5" w:rsidP="00964EC5">
            <w:pPr>
              <w:bidi w:val="0"/>
              <w:spacing w:beforeLines="20" w:before="48" w:afterLines="20" w:after="48" w:line="240" w:lineRule="auto"/>
              <w:ind w:left="-113" w:right="-62"/>
              <w:jc w:val="center"/>
              <w:rPr>
                <w:sz w:val="20"/>
                <w:szCs w:val="20"/>
              </w:rPr>
            </w:pPr>
            <w:r w:rsidRPr="00D7669F">
              <w:rPr>
                <w:sz w:val="20"/>
                <w:szCs w:val="20"/>
              </w:rPr>
              <w:t>30.5VDC</w:t>
            </w:r>
          </w:p>
          <w:p w14:paraId="0E61D3F0" w14:textId="77777777" w:rsidR="00964EC5" w:rsidRPr="00E3294F" w:rsidRDefault="00964EC5" w:rsidP="00964EC5">
            <w:pPr>
              <w:bidi w:val="0"/>
              <w:spacing w:beforeLines="20" w:before="48" w:afterLines="20" w:after="48" w:line="240" w:lineRule="auto"/>
              <w:ind w:left="-113" w:right="-62"/>
              <w:jc w:val="center"/>
              <w:rPr>
                <w:sz w:val="20"/>
                <w:szCs w:val="20"/>
              </w:rPr>
            </w:pPr>
          </w:p>
        </w:tc>
        <w:tc>
          <w:tcPr>
            <w:tcW w:w="948" w:type="dxa"/>
            <w:vAlign w:val="center"/>
          </w:tcPr>
          <w:p w14:paraId="5A0C5496" w14:textId="77777777" w:rsidR="00964EC5" w:rsidRDefault="00964EC5" w:rsidP="00964EC5">
            <w:pPr>
              <w:bidi w:val="0"/>
              <w:spacing w:beforeLines="20" w:before="48" w:afterLines="20" w:after="48" w:line="240" w:lineRule="auto"/>
              <w:ind w:left="-113" w:right="-62"/>
              <w:jc w:val="center"/>
              <w:rPr>
                <w:rFonts w:asciiTheme="majorBidi" w:hAnsiTheme="majorBidi" w:cstheme="majorBidi"/>
                <w:sz w:val="20"/>
                <w:szCs w:val="20"/>
              </w:rPr>
            </w:pPr>
            <w:r>
              <w:rPr>
                <w:rFonts w:asciiTheme="majorBidi" w:hAnsiTheme="majorBidi" w:cstheme="majorBidi"/>
                <w:sz w:val="20"/>
                <w:szCs w:val="20"/>
              </w:rPr>
              <w:t>30.5</w:t>
            </w:r>
            <w:r w:rsidRPr="00E3294F">
              <w:rPr>
                <w:rFonts w:asciiTheme="majorBidi" w:hAnsiTheme="majorBidi" w:cstheme="majorBidi"/>
                <w:sz w:val="20"/>
                <w:szCs w:val="20"/>
              </w:rPr>
              <w:t>VDC</w:t>
            </w:r>
          </w:p>
          <w:p w14:paraId="2615D363" w14:textId="77777777" w:rsidR="00964EC5" w:rsidRPr="00E3294F" w:rsidRDefault="00964EC5" w:rsidP="00964EC5">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w:t>
            </w:r>
            <w:r>
              <w:rPr>
                <w:rFonts w:asciiTheme="majorBidi" w:hAnsiTheme="majorBidi" w:cstheme="majorBidi"/>
                <w:sz w:val="20"/>
                <w:szCs w:val="20"/>
              </w:rPr>
              <w:t>1.5</w:t>
            </w:r>
            <w:r w:rsidRPr="00E3294F">
              <w:rPr>
                <w:rFonts w:asciiTheme="majorBidi" w:hAnsiTheme="majorBidi" w:cstheme="majorBidi"/>
                <w:sz w:val="20"/>
                <w:szCs w:val="20"/>
              </w:rPr>
              <w:t>%</w:t>
            </w:r>
          </w:p>
        </w:tc>
        <w:tc>
          <w:tcPr>
            <w:tcW w:w="1154" w:type="dxa"/>
            <w:vAlign w:val="center"/>
          </w:tcPr>
          <w:p w14:paraId="2E5B4F16"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20W</w:t>
            </w:r>
          </w:p>
        </w:tc>
        <w:tc>
          <w:tcPr>
            <w:tcW w:w="1044" w:type="dxa"/>
            <w:vAlign w:val="center"/>
          </w:tcPr>
          <w:p w14:paraId="7FF5DBD3"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50W</w:t>
            </w:r>
          </w:p>
        </w:tc>
        <w:tc>
          <w:tcPr>
            <w:tcW w:w="939" w:type="dxa"/>
            <w:vAlign w:val="center"/>
          </w:tcPr>
          <w:p w14:paraId="15FF2FE1" w14:textId="77777777" w:rsidR="00964EC5" w:rsidRDefault="00964EC5" w:rsidP="00964EC5">
            <w:pPr>
              <w:bidi w:val="0"/>
              <w:spacing w:beforeLines="20" w:before="48" w:afterLines="20" w:after="48" w:line="240" w:lineRule="auto"/>
              <w:ind w:left="-113" w:right="-62"/>
              <w:jc w:val="center"/>
              <w:rPr>
                <w:sz w:val="20"/>
                <w:szCs w:val="20"/>
              </w:rPr>
            </w:pPr>
            <w:r w:rsidRPr="00E3294F">
              <w:rPr>
                <w:sz w:val="20"/>
                <w:szCs w:val="20"/>
              </w:rPr>
              <w:t>150W</w:t>
            </w:r>
          </w:p>
          <w:p w14:paraId="79DC98E3"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(&lt;50ms)</w:t>
            </w:r>
          </w:p>
        </w:tc>
        <w:tc>
          <w:tcPr>
            <w:tcW w:w="1334" w:type="dxa"/>
            <w:vAlign w:val="center"/>
          </w:tcPr>
          <w:p w14:paraId="1EE2279D" w14:textId="77777777" w:rsidR="00964EC5" w:rsidRPr="00B406FC" w:rsidRDefault="00964EC5" w:rsidP="00964EC5">
            <w:pPr>
              <w:bidi w:val="0"/>
              <w:spacing w:beforeLines="20" w:before="48" w:afterLines="20" w:after="48" w:line="240" w:lineRule="auto"/>
              <w:ind w:left="-113" w:right="-62"/>
              <w:jc w:val="center"/>
              <w:rPr>
                <w:rFonts w:asciiTheme="majorBidi" w:hAnsiTheme="majorBidi" w:cstheme="majorBidi"/>
                <w:sz w:val="20"/>
                <w:szCs w:val="20"/>
              </w:rPr>
            </w:pPr>
            <w:r>
              <w:rPr>
                <w:rFonts w:asciiTheme="majorBidi" w:hAnsiTheme="majorBidi" w:cstheme="majorBidi"/>
                <w:sz w:val="20"/>
                <w:szCs w:val="20"/>
              </w:rPr>
              <w:t>+1.5 -6 %</w:t>
            </w:r>
          </w:p>
        </w:tc>
        <w:tc>
          <w:tcPr>
            <w:tcW w:w="1334" w:type="dxa"/>
            <w:vAlign w:val="center"/>
          </w:tcPr>
          <w:p w14:paraId="65168248"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6A</w:t>
            </w:r>
          </w:p>
        </w:tc>
        <w:tc>
          <w:tcPr>
            <w:tcW w:w="979" w:type="dxa"/>
            <w:vAlign w:val="center"/>
          </w:tcPr>
          <w:p w14:paraId="2B90F29A" w14:textId="77777777" w:rsidR="00964EC5" w:rsidRPr="00E3294F" w:rsidRDefault="00964EC5" w:rsidP="00964EC5">
            <w:pPr>
              <w:bidi w:val="0"/>
              <w:spacing w:beforeLines="20" w:before="48" w:afterLines="20" w:after="48" w:line="240" w:lineRule="auto"/>
              <w:ind w:left="-113" w:right="-62"/>
              <w:jc w:val="center"/>
              <w:rPr>
                <w:sz w:val="20"/>
                <w:szCs w:val="20"/>
              </w:rPr>
            </w:pPr>
            <w:r>
              <w:rPr>
                <w:sz w:val="20"/>
                <w:szCs w:val="20"/>
              </w:rPr>
              <w:t>10</w:t>
            </w:r>
          </w:p>
        </w:tc>
        <w:tc>
          <w:tcPr>
            <w:tcW w:w="2234" w:type="dxa"/>
            <w:vAlign w:val="center"/>
          </w:tcPr>
          <w:p w14:paraId="72B7CDBE"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2mF</w:t>
            </w:r>
          </w:p>
        </w:tc>
        <w:tc>
          <w:tcPr>
            <w:tcW w:w="992" w:type="dxa"/>
            <w:vAlign w:val="center"/>
          </w:tcPr>
          <w:p w14:paraId="105CDD06"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60mV</w:t>
            </w:r>
          </w:p>
        </w:tc>
        <w:tc>
          <w:tcPr>
            <w:tcW w:w="1452" w:type="dxa"/>
            <w:vAlign w:val="center"/>
          </w:tcPr>
          <w:p w14:paraId="5597F157" w14:textId="77777777" w:rsidR="00964EC5" w:rsidRDefault="00964EC5" w:rsidP="00964EC5">
            <w:pPr>
              <w:bidi w:val="0"/>
              <w:spacing w:beforeLines="20" w:before="48" w:afterLines="20" w:after="48" w:line="240" w:lineRule="auto"/>
              <w:ind w:left="-113" w:right="-62"/>
              <w:jc w:val="center"/>
              <w:rPr>
                <w:sz w:val="20"/>
                <w:szCs w:val="20"/>
              </w:rPr>
            </w:pPr>
            <w:r w:rsidRPr="00E3294F">
              <w:rPr>
                <w:sz w:val="20"/>
                <w:szCs w:val="20"/>
              </w:rPr>
              <w:t>MWIR</w:t>
            </w:r>
          </w:p>
          <w:p w14:paraId="41127F5B" w14:textId="77777777" w:rsidR="00964EC5" w:rsidRPr="00E3294F" w:rsidRDefault="00964EC5" w:rsidP="00964EC5">
            <w:pPr>
              <w:bidi w:val="0"/>
              <w:spacing w:beforeLines="20" w:before="48" w:afterLines="20" w:after="48" w:line="240" w:lineRule="auto"/>
              <w:ind w:left="-113" w:right="-62"/>
              <w:jc w:val="center"/>
              <w:rPr>
                <w:sz w:val="20"/>
                <w:szCs w:val="20"/>
              </w:rPr>
            </w:pPr>
            <w:r w:rsidRPr="00E3294F">
              <w:rPr>
                <w:sz w:val="20"/>
                <w:szCs w:val="20"/>
              </w:rPr>
              <w:t>COOLER</w:t>
            </w:r>
          </w:p>
        </w:tc>
      </w:tr>
      <w:tr w:rsidR="002962A0" w14:paraId="73432475" w14:textId="77777777" w:rsidTr="00964EC5">
        <w:trPr>
          <w:trHeight w:val="2026"/>
        </w:trPr>
        <w:tc>
          <w:tcPr>
            <w:tcW w:w="1056" w:type="dxa"/>
            <w:vMerge/>
            <w:vAlign w:val="center"/>
          </w:tcPr>
          <w:p w14:paraId="621D509F" w14:textId="77777777" w:rsidR="002962A0" w:rsidRPr="00E3294F" w:rsidRDefault="002962A0" w:rsidP="002962A0">
            <w:pPr>
              <w:bidi w:val="0"/>
              <w:spacing w:beforeLines="20" w:before="48" w:afterLines="20" w:after="48" w:line="240" w:lineRule="auto"/>
              <w:ind w:left="-113" w:right="-62"/>
              <w:jc w:val="center"/>
              <w:rPr>
                <w:sz w:val="20"/>
                <w:szCs w:val="20"/>
              </w:rPr>
            </w:pPr>
          </w:p>
        </w:tc>
        <w:tc>
          <w:tcPr>
            <w:tcW w:w="584" w:type="dxa"/>
            <w:vAlign w:val="center"/>
          </w:tcPr>
          <w:p w14:paraId="19AAD62E"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3</w:t>
            </w:r>
          </w:p>
        </w:tc>
        <w:tc>
          <w:tcPr>
            <w:tcW w:w="869" w:type="dxa"/>
            <w:vAlign w:val="center"/>
          </w:tcPr>
          <w:p w14:paraId="49E76433" w14:textId="77777777" w:rsidR="002962A0"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115VAC</w:t>
            </w:r>
          </w:p>
          <w:p w14:paraId="4CFBC8ED" w14:textId="77777777" w:rsidR="002962A0" w:rsidRPr="00E3294F" w:rsidRDefault="002962A0" w:rsidP="002962A0">
            <w:pPr>
              <w:bidi w:val="0"/>
              <w:spacing w:beforeLines="20" w:before="48" w:afterLines="20" w:after="48" w:line="240" w:lineRule="auto"/>
              <w:ind w:left="-113" w:right="-62"/>
              <w:jc w:val="center"/>
              <w:rPr>
                <w:sz w:val="20"/>
                <w:szCs w:val="20"/>
              </w:rPr>
            </w:pPr>
            <w:r w:rsidRPr="00E3294F">
              <w:rPr>
                <w:rFonts w:asciiTheme="majorBidi" w:hAnsiTheme="majorBidi" w:cstheme="majorBidi"/>
                <w:sz w:val="20"/>
                <w:szCs w:val="20"/>
              </w:rPr>
              <w:t>3Ø</w:t>
            </w:r>
          </w:p>
        </w:tc>
        <w:tc>
          <w:tcPr>
            <w:tcW w:w="948" w:type="dxa"/>
            <w:vMerge w:val="restart"/>
            <w:vAlign w:val="center"/>
          </w:tcPr>
          <w:p w14:paraId="7258021D" w14:textId="77777777" w:rsidR="002962A0"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 xml:space="preserve">NA </w:t>
            </w:r>
          </w:p>
          <w:p w14:paraId="35560075" w14:textId="77777777" w:rsidR="002962A0" w:rsidRDefault="002962A0" w:rsidP="002962A0">
            <w:pPr>
              <w:bidi w:val="0"/>
              <w:spacing w:beforeLines="20" w:before="48" w:afterLines="20" w:after="48" w:line="240" w:lineRule="auto"/>
              <w:ind w:left="-113" w:right="-62"/>
              <w:jc w:val="center"/>
              <w:rPr>
                <w:rFonts w:asciiTheme="majorBidi" w:hAnsiTheme="majorBidi" w:cstheme="majorBidi"/>
                <w:sz w:val="16"/>
                <w:szCs w:val="16"/>
              </w:rPr>
            </w:pPr>
            <w:r w:rsidRPr="00E3294F">
              <w:rPr>
                <w:rFonts w:asciiTheme="majorBidi" w:hAnsiTheme="majorBidi" w:cstheme="majorBidi"/>
                <w:sz w:val="16"/>
                <w:szCs w:val="16"/>
              </w:rPr>
              <w:t>(according to</w:t>
            </w:r>
          </w:p>
          <w:p w14:paraId="3F5C4DF6" w14:textId="77777777" w:rsidR="002962A0" w:rsidRPr="00E3294F" w:rsidRDefault="002962A0" w:rsidP="002962A0">
            <w:pPr>
              <w:bidi w:val="0"/>
              <w:spacing w:beforeLines="20" w:before="48" w:afterLines="20" w:after="48" w:line="240" w:lineRule="auto"/>
              <w:ind w:left="-113" w:right="-62"/>
              <w:jc w:val="center"/>
              <w:rPr>
                <w:sz w:val="20"/>
                <w:szCs w:val="20"/>
              </w:rPr>
            </w:pPr>
            <w:r w:rsidRPr="00E3294F">
              <w:rPr>
                <w:rFonts w:asciiTheme="majorBidi" w:hAnsiTheme="majorBidi" w:cstheme="majorBidi"/>
                <w:sz w:val="16"/>
                <w:szCs w:val="16"/>
              </w:rPr>
              <w:t>704A &amp; F)</w:t>
            </w:r>
          </w:p>
        </w:tc>
        <w:tc>
          <w:tcPr>
            <w:tcW w:w="1154" w:type="dxa"/>
            <w:vAlign w:val="center"/>
          </w:tcPr>
          <w:p w14:paraId="5327BED1" w14:textId="77777777" w:rsidR="002962A0" w:rsidRPr="00E3294F" w:rsidRDefault="002962A0" w:rsidP="002962A0">
            <w:pPr>
              <w:bidi w:val="0"/>
              <w:spacing w:beforeLines="20" w:before="48" w:afterLines="20" w:after="48" w:line="240" w:lineRule="auto"/>
              <w:ind w:left="-113" w:right="-62"/>
              <w:jc w:val="center"/>
              <w:rPr>
                <w:sz w:val="20"/>
                <w:szCs w:val="20"/>
              </w:rPr>
            </w:pPr>
            <w:r w:rsidRPr="00E3294F">
              <w:rPr>
                <w:rFonts w:asciiTheme="majorBidi" w:hAnsiTheme="majorBidi" w:cstheme="majorBidi"/>
                <w:sz w:val="20"/>
                <w:szCs w:val="20"/>
                <w:rtl/>
              </w:rPr>
              <w:t>850</w:t>
            </w:r>
            <w:r w:rsidRPr="00E3294F">
              <w:rPr>
                <w:rFonts w:asciiTheme="majorBidi" w:hAnsiTheme="majorBidi" w:cstheme="majorBidi"/>
                <w:sz w:val="20"/>
                <w:szCs w:val="20"/>
              </w:rPr>
              <w:t>VA</w:t>
            </w:r>
          </w:p>
        </w:tc>
        <w:tc>
          <w:tcPr>
            <w:tcW w:w="1044" w:type="dxa"/>
            <w:vAlign w:val="center"/>
          </w:tcPr>
          <w:p w14:paraId="36D039B5" w14:textId="77777777" w:rsidR="002962A0" w:rsidRPr="00E3294F" w:rsidRDefault="002962A0" w:rsidP="002962A0">
            <w:pPr>
              <w:bidi w:val="0"/>
              <w:spacing w:beforeLines="20" w:before="48" w:afterLines="20" w:after="48" w:line="240" w:lineRule="auto"/>
              <w:ind w:left="-113" w:right="-62"/>
              <w:jc w:val="center"/>
              <w:rPr>
                <w:sz w:val="20"/>
                <w:szCs w:val="20"/>
              </w:rPr>
            </w:pPr>
            <w:r w:rsidRPr="00E3294F">
              <w:rPr>
                <w:rFonts w:asciiTheme="majorBidi" w:hAnsiTheme="majorBidi" w:cstheme="majorBidi"/>
                <w:sz w:val="20"/>
                <w:szCs w:val="20"/>
              </w:rPr>
              <w:t>1000VA</w:t>
            </w:r>
          </w:p>
        </w:tc>
        <w:tc>
          <w:tcPr>
            <w:tcW w:w="939" w:type="dxa"/>
            <w:vAlign w:val="center"/>
          </w:tcPr>
          <w:p w14:paraId="6D42B02A" w14:textId="77777777" w:rsidR="002962A0" w:rsidRPr="00E3294F" w:rsidRDefault="002962A0" w:rsidP="002962A0">
            <w:pPr>
              <w:bidi w:val="0"/>
              <w:spacing w:beforeLines="20" w:before="48" w:afterLines="20" w:after="48" w:line="240" w:lineRule="auto"/>
              <w:ind w:left="-113" w:right="-62"/>
              <w:jc w:val="center"/>
              <w:rPr>
                <w:sz w:val="20"/>
                <w:szCs w:val="20"/>
              </w:rPr>
            </w:pPr>
            <w:r w:rsidRPr="00E3294F">
              <w:rPr>
                <w:rFonts w:asciiTheme="majorBidi" w:hAnsiTheme="majorBidi" w:cstheme="majorBidi"/>
                <w:sz w:val="20"/>
                <w:szCs w:val="20"/>
                <w:rtl/>
              </w:rPr>
              <w:t>1.5</w:t>
            </w:r>
            <w:r w:rsidRPr="00E3294F">
              <w:rPr>
                <w:rFonts w:asciiTheme="majorBidi" w:hAnsiTheme="majorBidi" w:cstheme="majorBidi"/>
                <w:sz w:val="20"/>
                <w:szCs w:val="20"/>
              </w:rPr>
              <w:t>KVA</w:t>
            </w:r>
          </w:p>
        </w:tc>
        <w:tc>
          <w:tcPr>
            <w:tcW w:w="1334" w:type="dxa"/>
            <w:vAlign w:val="center"/>
          </w:tcPr>
          <w:p w14:paraId="326D2C2D" w14:textId="77777777" w:rsidR="002962A0" w:rsidRPr="00A8325B" w:rsidRDefault="002962A0" w:rsidP="002962A0">
            <w:pPr>
              <w:bidi w:val="0"/>
              <w:spacing w:beforeLines="20" w:before="48" w:afterLines="20" w:after="48" w:line="240" w:lineRule="auto"/>
              <w:ind w:left="-113" w:right="-62"/>
              <w:jc w:val="center"/>
              <w:rPr>
                <w:sz w:val="20"/>
                <w:szCs w:val="20"/>
              </w:rPr>
            </w:pPr>
            <w:r>
              <w:rPr>
                <w:sz w:val="20"/>
                <w:szCs w:val="20"/>
              </w:rPr>
              <w:t>--</w:t>
            </w:r>
          </w:p>
        </w:tc>
        <w:tc>
          <w:tcPr>
            <w:tcW w:w="1334" w:type="dxa"/>
            <w:vAlign w:val="center"/>
          </w:tcPr>
          <w:p w14:paraId="21448A00" w14:textId="77777777" w:rsidR="002962A0" w:rsidRPr="00E3294F" w:rsidRDefault="002962A0" w:rsidP="002962A0">
            <w:pPr>
              <w:bidi w:val="0"/>
              <w:spacing w:beforeLines="20" w:before="48" w:afterLines="20" w:after="48" w:line="240" w:lineRule="auto"/>
              <w:ind w:left="-113" w:right="-62"/>
              <w:jc w:val="center"/>
              <w:rPr>
                <w:sz w:val="20"/>
                <w:szCs w:val="20"/>
              </w:rPr>
            </w:pPr>
            <w:r w:rsidRPr="00E3294F">
              <w:rPr>
                <w:sz w:val="20"/>
                <w:szCs w:val="20"/>
              </w:rPr>
              <w:t>NA</w:t>
            </w:r>
          </w:p>
        </w:tc>
        <w:tc>
          <w:tcPr>
            <w:tcW w:w="979" w:type="dxa"/>
            <w:vAlign w:val="center"/>
          </w:tcPr>
          <w:p w14:paraId="5D6ED8B2" w14:textId="77777777" w:rsidR="002962A0" w:rsidRPr="00E3294F" w:rsidRDefault="002962A0" w:rsidP="002962A0">
            <w:pPr>
              <w:bidi w:val="0"/>
              <w:spacing w:beforeLines="20" w:before="48" w:afterLines="20" w:after="48" w:line="240" w:lineRule="auto"/>
              <w:ind w:left="-113" w:right="-62"/>
              <w:jc w:val="center"/>
              <w:rPr>
                <w:sz w:val="20"/>
                <w:szCs w:val="20"/>
              </w:rPr>
            </w:pPr>
            <w:r>
              <w:rPr>
                <w:sz w:val="20"/>
                <w:szCs w:val="20"/>
              </w:rPr>
              <w:t>--</w:t>
            </w:r>
          </w:p>
        </w:tc>
        <w:tc>
          <w:tcPr>
            <w:tcW w:w="2234" w:type="dxa"/>
            <w:vAlign w:val="center"/>
          </w:tcPr>
          <w:p w14:paraId="3965EE1E" w14:textId="77777777" w:rsidR="002962A0" w:rsidRPr="00E62E64" w:rsidRDefault="002962A0" w:rsidP="002962A0">
            <w:pPr>
              <w:bidi w:val="0"/>
              <w:ind w:hanging="227"/>
              <w:jc w:val="left"/>
              <w:rPr>
                <w:rFonts w:cs="Arial"/>
                <w:sz w:val="16"/>
                <w:szCs w:val="16"/>
              </w:rPr>
            </w:pPr>
            <w:r w:rsidRPr="00E62E64">
              <w:rPr>
                <w:sz w:val="16"/>
                <w:szCs w:val="16"/>
              </w:rPr>
              <w:t xml:space="preserve">PH_A – PH_B - </w:t>
            </w:r>
            <w:r w:rsidRPr="00E62E64">
              <w:rPr>
                <w:sz w:val="20"/>
                <w:szCs w:val="20"/>
              </w:rPr>
              <w:t>1</w:t>
            </w:r>
            <w:r w:rsidRPr="00E62E64">
              <w:rPr>
                <w:rFonts w:ascii="Verdana" w:hAnsi="Verdana"/>
                <w:sz w:val="20"/>
                <w:szCs w:val="20"/>
              </w:rPr>
              <w:t>µ</w:t>
            </w:r>
            <w:r w:rsidRPr="00E62E64">
              <w:rPr>
                <w:sz w:val="20"/>
                <w:szCs w:val="20"/>
              </w:rPr>
              <w:t>F</w:t>
            </w:r>
            <w:r>
              <w:rPr>
                <w:sz w:val="20"/>
                <w:szCs w:val="20"/>
              </w:rPr>
              <w:t xml:space="preserve"> </w:t>
            </w:r>
            <w:r w:rsidRPr="00E62E64">
              <w:rPr>
                <w:sz w:val="16"/>
                <w:szCs w:val="16"/>
              </w:rPr>
              <w:t>(4)</w:t>
            </w:r>
          </w:p>
          <w:p w14:paraId="166CBB8F" w14:textId="77777777" w:rsidR="002962A0" w:rsidRPr="00E62E64" w:rsidRDefault="002962A0" w:rsidP="002962A0">
            <w:pPr>
              <w:bidi w:val="0"/>
              <w:ind w:hanging="227"/>
              <w:jc w:val="left"/>
              <w:rPr>
                <w:sz w:val="16"/>
                <w:szCs w:val="16"/>
              </w:rPr>
            </w:pPr>
            <w:r w:rsidRPr="00E62E64">
              <w:rPr>
                <w:sz w:val="16"/>
                <w:szCs w:val="16"/>
              </w:rPr>
              <w:t xml:space="preserve">PH_B – PH_C - </w:t>
            </w:r>
            <w:r w:rsidRPr="00E62E64">
              <w:rPr>
                <w:sz w:val="20"/>
                <w:szCs w:val="20"/>
              </w:rPr>
              <w:t>1</w:t>
            </w:r>
            <w:r w:rsidRPr="00E62E64">
              <w:rPr>
                <w:rFonts w:ascii="Verdana" w:hAnsi="Verdana"/>
                <w:sz w:val="20"/>
                <w:szCs w:val="20"/>
              </w:rPr>
              <w:t>µ</w:t>
            </w:r>
            <w:r w:rsidRPr="00E62E64">
              <w:rPr>
                <w:sz w:val="20"/>
                <w:szCs w:val="20"/>
              </w:rPr>
              <w:t>F</w:t>
            </w:r>
            <w:r w:rsidRPr="00E62E64">
              <w:rPr>
                <w:sz w:val="16"/>
                <w:szCs w:val="16"/>
              </w:rPr>
              <w:t>(4)</w:t>
            </w:r>
          </w:p>
          <w:p w14:paraId="64641B70" w14:textId="77777777" w:rsidR="002962A0" w:rsidRPr="00E62E64" w:rsidRDefault="002962A0" w:rsidP="002962A0">
            <w:pPr>
              <w:bidi w:val="0"/>
              <w:ind w:hanging="227"/>
              <w:jc w:val="left"/>
              <w:rPr>
                <w:sz w:val="16"/>
                <w:szCs w:val="16"/>
              </w:rPr>
            </w:pPr>
            <w:r w:rsidRPr="00E62E64">
              <w:rPr>
                <w:sz w:val="16"/>
                <w:szCs w:val="16"/>
              </w:rPr>
              <w:t xml:space="preserve">PH_C – PH_A - </w:t>
            </w:r>
            <w:r w:rsidRPr="00E62E64">
              <w:rPr>
                <w:sz w:val="20"/>
                <w:szCs w:val="20"/>
              </w:rPr>
              <w:t>1</w:t>
            </w:r>
            <w:r w:rsidRPr="00E62E64">
              <w:rPr>
                <w:rFonts w:ascii="Verdana" w:hAnsi="Verdana"/>
                <w:sz w:val="20"/>
                <w:szCs w:val="20"/>
              </w:rPr>
              <w:t>µ</w:t>
            </w:r>
            <w:r w:rsidRPr="00E62E64">
              <w:rPr>
                <w:sz w:val="20"/>
                <w:szCs w:val="20"/>
              </w:rPr>
              <w:t>F</w:t>
            </w:r>
            <w:r w:rsidRPr="00E62E64">
              <w:rPr>
                <w:sz w:val="16"/>
                <w:szCs w:val="16"/>
              </w:rPr>
              <w:t>(4)</w:t>
            </w:r>
          </w:p>
          <w:p w14:paraId="6F7D8442" w14:textId="77777777" w:rsidR="002962A0" w:rsidRDefault="002962A0" w:rsidP="002962A0">
            <w:pPr>
              <w:bidi w:val="0"/>
              <w:ind w:left="3" w:hanging="3"/>
              <w:jc w:val="left"/>
              <w:rPr>
                <w:sz w:val="16"/>
                <w:szCs w:val="16"/>
              </w:rPr>
            </w:pPr>
            <w:r w:rsidRPr="00E62E64">
              <w:rPr>
                <w:sz w:val="16"/>
                <w:szCs w:val="16"/>
              </w:rPr>
              <w:t>PH_A – CGND -</w:t>
            </w:r>
            <w:r w:rsidRPr="00E62E64">
              <w:rPr>
                <w:sz w:val="20"/>
                <w:szCs w:val="20"/>
              </w:rPr>
              <w:t>104nF</w:t>
            </w:r>
            <w:r w:rsidRPr="00E62E64">
              <w:rPr>
                <w:sz w:val="16"/>
                <w:szCs w:val="16"/>
              </w:rPr>
              <w:t>(4)</w:t>
            </w:r>
            <w:r w:rsidRPr="00E62E64" w:rsidDel="00E62E64">
              <w:rPr>
                <w:sz w:val="16"/>
                <w:szCs w:val="16"/>
              </w:rPr>
              <w:t xml:space="preserve"> </w:t>
            </w:r>
            <w:r w:rsidRPr="00E62E64">
              <w:rPr>
                <w:sz w:val="16"/>
                <w:szCs w:val="16"/>
              </w:rPr>
              <w:t xml:space="preserve">PH_B – CGND - </w:t>
            </w:r>
            <w:r w:rsidRPr="00964EC5">
              <w:rPr>
                <w:sz w:val="20"/>
                <w:szCs w:val="20"/>
              </w:rPr>
              <w:t>104</w:t>
            </w:r>
            <w:r w:rsidRPr="00E62E64">
              <w:rPr>
                <w:sz w:val="16"/>
                <w:szCs w:val="16"/>
              </w:rPr>
              <w:t>n</w:t>
            </w:r>
            <w:r w:rsidRPr="00964EC5">
              <w:rPr>
                <w:sz w:val="16"/>
                <w:szCs w:val="16"/>
              </w:rPr>
              <w:t>F(4)</w:t>
            </w:r>
            <w:r w:rsidRPr="00E62E64" w:rsidDel="00E62E64">
              <w:rPr>
                <w:sz w:val="16"/>
                <w:szCs w:val="16"/>
              </w:rPr>
              <w:t xml:space="preserve"> </w:t>
            </w:r>
          </w:p>
          <w:p w14:paraId="7F8FA81C" w14:textId="3D47B962" w:rsidR="002962A0" w:rsidRPr="00E62E64" w:rsidRDefault="002962A0" w:rsidP="002962A0">
            <w:pPr>
              <w:bidi w:val="0"/>
              <w:ind w:hanging="227"/>
              <w:jc w:val="left"/>
              <w:rPr>
                <w:sz w:val="16"/>
                <w:szCs w:val="16"/>
              </w:rPr>
            </w:pPr>
            <w:r w:rsidRPr="00E62E64">
              <w:rPr>
                <w:sz w:val="16"/>
                <w:szCs w:val="16"/>
              </w:rPr>
              <w:t xml:space="preserve">PH_C – CGND - </w:t>
            </w:r>
            <w:r w:rsidRPr="00E62E64">
              <w:rPr>
                <w:sz w:val="20"/>
                <w:szCs w:val="20"/>
              </w:rPr>
              <w:t>104nF</w:t>
            </w:r>
            <w:r w:rsidRPr="00E62E64">
              <w:rPr>
                <w:sz w:val="16"/>
                <w:szCs w:val="16"/>
              </w:rPr>
              <w:t>(4)</w:t>
            </w:r>
          </w:p>
        </w:tc>
        <w:tc>
          <w:tcPr>
            <w:tcW w:w="992" w:type="dxa"/>
            <w:vAlign w:val="center"/>
          </w:tcPr>
          <w:p w14:paraId="45313607" w14:textId="77777777" w:rsidR="002962A0" w:rsidRPr="00E3294F" w:rsidRDefault="002962A0" w:rsidP="002962A0">
            <w:pPr>
              <w:bidi w:val="0"/>
              <w:spacing w:beforeLines="20" w:before="48" w:afterLines="20" w:after="48" w:line="240" w:lineRule="auto"/>
              <w:ind w:left="-113" w:right="-62"/>
              <w:jc w:val="center"/>
              <w:rPr>
                <w:sz w:val="20"/>
                <w:szCs w:val="20"/>
              </w:rPr>
            </w:pPr>
            <w:r w:rsidRPr="00E3294F">
              <w:rPr>
                <w:sz w:val="20"/>
                <w:szCs w:val="20"/>
              </w:rPr>
              <w:t>NA</w:t>
            </w:r>
          </w:p>
        </w:tc>
        <w:tc>
          <w:tcPr>
            <w:tcW w:w="1452" w:type="dxa"/>
            <w:vAlign w:val="center"/>
          </w:tcPr>
          <w:p w14:paraId="0BF28E20" w14:textId="77777777" w:rsidR="002962A0" w:rsidRPr="00E3294F" w:rsidRDefault="002962A0" w:rsidP="002962A0">
            <w:pPr>
              <w:bidi w:val="0"/>
              <w:spacing w:beforeLines="20" w:before="48" w:afterLines="20" w:after="48" w:line="240" w:lineRule="auto"/>
              <w:ind w:left="-113" w:right="-62"/>
              <w:jc w:val="center"/>
              <w:rPr>
                <w:sz w:val="20"/>
                <w:szCs w:val="20"/>
              </w:rPr>
            </w:pPr>
            <w:r w:rsidRPr="00E3294F">
              <w:rPr>
                <w:sz w:val="20"/>
                <w:szCs w:val="20"/>
              </w:rPr>
              <w:t>ADLS</w:t>
            </w:r>
          </w:p>
        </w:tc>
      </w:tr>
      <w:tr w:rsidR="002962A0" w14:paraId="22CADAE8" w14:textId="77777777" w:rsidTr="00964EC5">
        <w:trPr>
          <w:trHeight w:val="756"/>
        </w:trPr>
        <w:tc>
          <w:tcPr>
            <w:tcW w:w="1056" w:type="dxa"/>
            <w:vMerge/>
            <w:vAlign w:val="center"/>
          </w:tcPr>
          <w:p w14:paraId="71DA9D9A"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p>
        </w:tc>
        <w:tc>
          <w:tcPr>
            <w:tcW w:w="584" w:type="dxa"/>
            <w:vAlign w:val="center"/>
          </w:tcPr>
          <w:p w14:paraId="6ADD1BF2"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4</w:t>
            </w:r>
          </w:p>
        </w:tc>
        <w:tc>
          <w:tcPr>
            <w:tcW w:w="869" w:type="dxa"/>
            <w:vAlign w:val="center"/>
          </w:tcPr>
          <w:p w14:paraId="3F860E9F" w14:textId="77777777" w:rsidR="002962A0"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115VAC</w:t>
            </w:r>
          </w:p>
          <w:p w14:paraId="14EBBF68"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1Ø</w:t>
            </w:r>
          </w:p>
        </w:tc>
        <w:tc>
          <w:tcPr>
            <w:tcW w:w="948" w:type="dxa"/>
            <w:vMerge/>
            <w:vAlign w:val="center"/>
          </w:tcPr>
          <w:p w14:paraId="331AC3DC"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p>
        </w:tc>
        <w:tc>
          <w:tcPr>
            <w:tcW w:w="1154" w:type="dxa"/>
            <w:vAlign w:val="center"/>
          </w:tcPr>
          <w:p w14:paraId="24D8A8EA"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tl/>
              </w:rPr>
            </w:pPr>
            <w:r w:rsidRPr="00E3294F">
              <w:rPr>
                <w:rFonts w:asciiTheme="majorBidi" w:hAnsiTheme="majorBidi" w:cstheme="majorBidi"/>
                <w:sz w:val="20"/>
                <w:szCs w:val="20"/>
              </w:rPr>
              <w:t>12W</w:t>
            </w:r>
          </w:p>
        </w:tc>
        <w:tc>
          <w:tcPr>
            <w:tcW w:w="1044" w:type="dxa"/>
            <w:vAlign w:val="center"/>
          </w:tcPr>
          <w:p w14:paraId="26D4D241"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15W</w:t>
            </w:r>
          </w:p>
        </w:tc>
        <w:tc>
          <w:tcPr>
            <w:tcW w:w="939" w:type="dxa"/>
            <w:vAlign w:val="center"/>
          </w:tcPr>
          <w:p w14:paraId="4D92D8C3"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tl/>
              </w:rPr>
            </w:pPr>
            <w:r w:rsidRPr="00E3294F">
              <w:rPr>
                <w:rFonts w:asciiTheme="majorBidi" w:hAnsiTheme="majorBidi" w:cstheme="majorBidi"/>
                <w:sz w:val="20"/>
                <w:szCs w:val="20"/>
              </w:rPr>
              <w:t>NA</w:t>
            </w:r>
          </w:p>
        </w:tc>
        <w:tc>
          <w:tcPr>
            <w:tcW w:w="1334" w:type="dxa"/>
            <w:vAlign w:val="center"/>
          </w:tcPr>
          <w:p w14:paraId="15927FD1" w14:textId="77777777" w:rsidR="002962A0" w:rsidRPr="00A8325B" w:rsidRDefault="002962A0" w:rsidP="002962A0">
            <w:pPr>
              <w:bidi w:val="0"/>
              <w:spacing w:beforeLines="20" w:before="48" w:afterLines="20" w:after="48" w:line="240" w:lineRule="auto"/>
              <w:ind w:left="-113" w:right="-62"/>
              <w:jc w:val="center"/>
              <w:rPr>
                <w:sz w:val="20"/>
                <w:szCs w:val="20"/>
              </w:rPr>
            </w:pPr>
            <w:r>
              <w:rPr>
                <w:sz w:val="20"/>
                <w:szCs w:val="20"/>
              </w:rPr>
              <w:t>--</w:t>
            </w:r>
          </w:p>
        </w:tc>
        <w:tc>
          <w:tcPr>
            <w:tcW w:w="1334" w:type="dxa"/>
            <w:vAlign w:val="center"/>
          </w:tcPr>
          <w:p w14:paraId="303E39A3" w14:textId="77777777" w:rsidR="002962A0" w:rsidRPr="00E3294F" w:rsidRDefault="002962A0" w:rsidP="002962A0">
            <w:pPr>
              <w:bidi w:val="0"/>
              <w:spacing w:beforeLines="20" w:before="48" w:afterLines="20" w:after="48" w:line="240" w:lineRule="auto"/>
              <w:ind w:left="-113" w:right="-62"/>
              <w:jc w:val="center"/>
              <w:rPr>
                <w:sz w:val="20"/>
                <w:szCs w:val="20"/>
              </w:rPr>
            </w:pPr>
            <w:r w:rsidRPr="00E3294F">
              <w:rPr>
                <w:sz w:val="20"/>
                <w:szCs w:val="20"/>
              </w:rPr>
              <w:t>NA</w:t>
            </w:r>
          </w:p>
        </w:tc>
        <w:tc>
          <w:tcPr>
            <w:tcW w:w="979" w:type="dxa"/>
            <w:vAlign w:val="center"/>
          </w:tcPr>
          <w:p w14:paraId="5E35EB58" w14:textId="77777777" w:rsidR="002962A0" w:rsidRPr="00E3294F" w:rsidRDefault="002962A0" w:rsidP="002962A0">
            <w:pPr>
              <w:bidi w:val="0"/>
              <w:spacing w:beforeLines="20" w:before="48" w:afterLines="20" w:after="48" w:line="240" w:lineRule="auto"/>
              <w:ind w:left="-113" w:right="-62"/>
              <w:jc w:val="center"/>
              <w:rPr>
                <w:sz w:val="20"/>
                <w:szCs w:val="20"/>
              </w:rPr>
            </w:pPr>
            <w:r>
              <w:rPr>
                <w:sz w:val="20"/>
                <w:szCs w:val="20"/>
              </w:rPr>
              <w:t>--</w:t>
            </w:r>
          </w:p>
        </w:tc>
        <w:tc>
          <w:tcPr>
            <w:tcW w:w="2234" w:type="dxa"/>
            <w:vAlign w:val="center"/>
          </w:tcPr>
          <w:p w14:paraId="4639AB97" w14:textId="77777777" w:rsidR="002962A0" w:rsidRPr="00451DC5" w:rsidRDefault="002962A0" w:rsidP="002962A0">
            <w:pPr>
              <w:bidi w:val="0"/>
              <w:spacing w:beforeLines="20" w:before="48" w:afterLines="20" w:after="48" w:line="240" w:lineRule="auto"/>
              <w:ind w:left="0" w:right="-62"/>
              <w:jc w:val="left"/>
              <w:rPr>
                <w:rFonts w:asciiTheme="majorBidi" w:hAnsiTheme="majorBidi" w:cstheme="majorBidi"/>
                <w:sz w:val="16"/>
                <w:szCs w:val="16"/>
              </w:rPr>
            </w:pPr>
            <w:r w:rsidRPr="00451DC5">
              <w:rPr>
                <w:rFonts w:asciiTheme="majorBidi" w:hAnsiTheme="majorBidi" w:cstheme="majorBidi"/>
                <w:sz w:val="16"/>
                <w:szCs w:val="16"/>
              </w:rPr>
              <w:t xml:space="preserve">PH – N </w:t>
            </w:r>
            <w:r w:rsidRPr="00451DC5">
              <w:rPr>
                <w:rFonts w:asciiTheme="majorBidi" w:hAnsiTheme="majorBidi" w:cstheme="majorBidi"/>
                <w:sz w:val="16"/>
                <w:szCs w:val="16"/>
                <w:rtl/>
              </w:rPr>
              <w:t>-</w:t>
            </w:r>
            <w:r w:rsidRPr="00451DC5">
              <w:rPr>
                <w:rFonts w:asciiTheme="majorBidi" w:hAnsiTheme="majorBidi" w:cstheme="majorBidi"/>
                <w:sz w:val="16"/>
                <w:szCs w:val="16"/>
              </w:rPr>
              <w:t xml:space="preserve"> </w:t>
            </w:r>
            <w:r w:rsidRPr="00B929E5">
              <w:rPr>
                <w:rFonts w:asciiTheme="majorBidi" w:hAnsiTheme="majorBidi" w:cstheme="majorBidi"/>
                <w:sz w:val="20"/>
                <w:szCs w:val="20"/>
              </w:rPr>
              <w:t>420nF</w:t>
            </w:r>
            <w:r w:rsidRPr="00964EC5">
              <w:rPr>
                <w:sz w:val="16"/>
                <w:szCs w:val="16"/>
              </w:rPr>
              <w:t>(4)</w:t>
            </w:r>
          </w:p>
          <w:p w14:paraId="2D7895BA" w14:textId="77777777" w:rsidR="002962A0" w:rsidRPr="00451DC5" w:rsidRDefault="002962A0" w:rsidP="002962A0">
            <w:pPr>
              <w:bidi w:val="0"/>
              <w:spacing w:beforeLines="20" w:before="48" w:afterLines="20" w:after="48" w:line="240" w:lineRule="auto"/>
              <w:ind w:left="0" w:right="-62"/>
              <w:jc w:val="left"/>
              <w:rPr>
                <w:rFonts w:asciiTheme="majorBidi" w:hAnsiTheme="majorBidi" w:cstheme="majorBidi"/>
                <w:sz w:val="16"/>
                <w:szCs w:val="16"/>
              </w:rPr>
            </w:pPr>
            <w:r w:rsidRPr="00451DC5">
              <w:rPr>
                <w:rFonts w:asciiTheme="majorBidi" w:hAnsiTheme="majorBidi" w:cstheme="majorBidi"/>
                <w:sz w:val="16"/>
                <w:szCs w:val="16"/>
              </w:rPr>
              <w:t xml:space="preserve">PH – CGND </w:t>
            </w:r>
            <w:r w:rsidRPr="00451DC5">
              <w:rPr>
                <w:rFonts w:asciiTheme="majorBidi" w:hAnsiTheme="majorBidi" w:cstheme="majorBidi"/>
                <w:sz w:val="16"/>
                <w:szCs w:val="16"/>
                <w:rtl/>
              </w:rPr>
              <w:t>-</w:t>
            </w:r>
            <w:r w:rsidRPr="00451DC5">
              <w:rPr>
                <w:rFonts w:asciiTheme="majorBidi" w:hAnsiTheme="majorBidi" w:cstheme="majorBidi"/>
                <w:sz w:val="16"/>
                <w:szCs w:val="16"/>
              </w:rPr>
              <w:t xml:space="preserve"> </w:t>
            </w:r>
            <w:r w:rsidRPr="00B929E5">
              <w:rPr>
                <w:rFonts w:asciiTheme="majorBidi" w:hAnsiTheme="majorBidi" w:cstheme="majorBidi"/>
                <w:sz w:val="20"/>
                <w:szCs w:val="20"/>
              </w:rPr>
              <w:t>840nF</w:t>
            </w:r>
            <w:r w:rsidRPr="00964EC5">
              <w:rPr>
                <w:sz w:val="16"/>
                <w:szCs w:val="16"/>
              </w:rPr>
              <w:t>(4)</w:t>
            </w:r>
          </w:p>
          <w:p w14:paraId="62363AA8" w14:textId="0614BA32" w:rsidR="002962A0" w:rsidRPr="00451DC5" w:rsidRDefault="002962A0" w:rsidP="002962A0">
            <w:pPr>
              <w:bidi w:val="0"/>
              <w:spacing w:beforeLines="20" w:before="48" w:afterLines="20" w:after="48" w:line="240" w:lineRule="auto"/>
              <w:ind w:left="0" w:right="-62"/>
              <w:jc w:val="left"/>
              <w:rPr>
                <w:rFonts w:asciiTheme="majorBidi" w:hAnsiTheme="majorBidi" w:cstheme="majorBidi"/>
                <w:sz w:val="20"/>
                <w:szCs w:val="20"/>
              </w:rPr>
            </w:pPr>
            <w:r w:rsidRPr="00451DC5">
              <w:rPr>
                <w:rFonts w:asciiTheme="majorBidi" w:hAnsiTheme="majorBidi" w:cstheme="majorBidi"/>
                <w:sz w:val="16"/>
                <w:szCs w:val="16"/>
              </w:rPr>
              <w:t xml:space="preserve">N – CGND </w:t>
            </w:r>
            <w:r w:rsidRPr="00451DC5">
              <w:rPr>
                <w:rFonts w:asciiTheme="majorBidi" w:hAnsiTheme="majorBidi" w:cstheme="majorBidi"/>
                <w:sz w:val="16"/>
                <w:szCs w:val="16"/>
                <w:rtl/>
              </w:rPr>
              <w:t>-</w:t>
            </w:r>
            <w:r w:rsidRPr="00451DC5">
              <w:rPr>
                <w:rFonts w:asciiTheme="majorBidi" w:hAnsiTheme="majorBidi" w:cstheme="majorBidi"/>
                <w:sz w:val="16"/>
                <w:szCs w:val="16"/>
              </w:rPr>
              <w:t xml:space="preserve"> </w:t>
            </w:r>
            <w:r w:rsidRPr="00B929E5">
              <w:rPr>
                <w:rFonts w:asciiTheme="majorBidi" w:hAnsiTheme="majorBidi" w:cstheme="majorBidi"/>
                <w:sz w:val="20"/>
                <w:szCs w:val="20"/>
              </w:rPr>
              <w:t>880nF</w:t>
            </w:r>
            <w:r w:rsidRPr="00964EC5">
              <w:rPr>
                <w:sz w:val="16"/>
                <w:szCs w:val="16"/>
              </w:rPr>
              <w:t>(4)</w:t>
            </w:r>
          </w:p>
        </w:tc>
        <w:tc>
          <w:tcPr>
            <w:tcW w:w="992" w:type="dxa"/>
            <w:vAlign w:val="center"/>
          </w:tcPr>
          <w:p w14:paraId="55751CEA" w14:textId="77777777" w:rsidR="002962A0" w:rsidRDefault="002962A0" w:rsidP="002962A0">
            <w:pPr>
              <w:bidi w:val="0"/>
              <w:spacing w:beforeLines="20" w:before="48" w:afterLines="20" w:after="48" w:line="240" w:lineRule="auto"/>
              <w:ind w:left="-113" w:right="-62"/>
              <w:jc w:val="center"/>
              <w:rPr>
                <w:sz w:val="20"/>
                <w:szCs w:val="20"/>
                <w:rtl/>
              </w:rPr>
            </w:pPr>
          </w:p>
          <w:p w14:paraId="08E32DB4" w14:textId="77777777" w:rsidR="002962A0" w:rsidRPr="00E3294F" w:rsidRDefault="002962A0" w:rsidP="002962A0">
            <w:pPr>
              <w:bidi w:val="0"/>
              <w:spacing w:beforeLines="20" w:before="48" w:afterLines="20" w:after="48" w:line="240" w:lineRule="auto"/>
              <w:ind w:left="-113" w:right="-62"/>
              <w:jc w:val="center"/>
              <w:rPr>
                <w:sz w:val="20"/>
                <w:szCs w:val="20"/>
              </w:rPr>
            </w:pPr>
            <w:r>
              <w:rPr>
                <w:rFonts w:hint="cs"/>
                <w:sz w:val="20"/>
                <w:szCs w:val="20"/>
              </w:rPr>
              <w:t>NA</w:t>
            </w:r>
          </w:p>
        </w:tc>
        <w:tc>
          <w:tcPr>
            <w:tcW w:w="1452" w:type="dxa"/>
            <w:vAlign w:val="center"/>
          </w:tcPr>
          <w:p w14:paraId="0E5D0D10" w14:textId="77777777" w:rsidR="002962A0" w:rsidRPr="00E3294F" w:rsidRDefault="002962A0" w:rsidP="002962A0">
            <w:pPr>
              <w:bidi w:val="0"/>
              <w:spacing w:beforeLines="20" w:before="48" w:afterLines="20" w:after="48" w:line="240" w:lineRule="auto"/>
              <w:ind w:left="-113" w:right="-62"/>
              <w:jc w:val="center"/>
              <w:rPr>
                <w:sz w:val="20"/>
                <w:szCs w:val="20"/>
              </w:rPr>
            </w:pPr>
            <w:r w:rsidRPr="00E3294F">
              <w:rPr>
                <w:sz w:val="20"/>
                <w:szCs w:val="20"/>
              </w:rPr>
              <w:t>EDU</w:t>
            </w:r>
          </w:p>
        </w:tc>
      </w:tr>
      <w:tr w:rsidR="002962A0" w14:paraId="75B2C798" w14:textId="77777777" w:rsidTr="00964EC5">
        <w:trPr>
          <w:trHeight w:val="566"/>
        </w:trPr>
        <w:tc>
          <w:tcPr>
            <w:tcW w:w="1056" w:type="dxa"/>
            <w:vMerge/>
            <w:vAlign w:val="center"/>
          </w:tcPr>
          <w:p w14:paraId="5B3CC3AE"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p>
        </w:tc>
        <w:tc>
          <w:tcPr>
            <w:tcW w:w="584" w:type="dxa"/>
            <w:vAlign w:val="center"/>
          </w:tcPr>
          <w:p w14:paraId="452BDC67"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5</w:t>
            </w:r>
          </w:p>
        </w:tc>
        <w:tc>
          <w:tcPr>
            <w:tcW w:w="869" w:type="dxa"/>
            <w:vAlign w:val="center"/>
          </w:tcPr>
          <w:p w14:paraId="3EB32E5D"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28VDC</w:t>
            </w:r>
          </w:p>
        </w:tc>
        <w:tc>
          <w:tcPr>
            <w:tcW w:w="948" w:type="dxa"/>
            <w:vAlign w:val="center"/>
          </w:tcPr>
          <w:p w14:paraId="7B06828B" w14:textId="77777777" w:rsidR="002962A0"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28VDC</w:t>
            </w:r>
          </w:p>
          <w:p w14:paraId="43CB09C1"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±3%</w:t>
            </w:r>
          </w:p>
        </w:tc>
        <w:tc>
          <w:tcPr>
            <w:tcW w:w="1154" w:type="dxa"/>
            <w:vAlign w:val="center"/>
          </w:tcPr>
          <w:p w14:paraId="5F42034F"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80W</w:t>
            </w:r>
          </w:p>
        </w:tc>
        <w:tc>
          <w:tcPr>
            <w:tcW w:w="1044" w:type="dxa"/>
            <w:vAlign w:val="center"/>
          </w:tcPr>
          <w:p w14:paraId="0285D182"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100W</w:t>
            </w:r>
          </w:p>
        </w:tc>
        <w:tc>
          <w:tcPr>
            <w:tcW w:w="939" w:type="dxa"/>
            <w:vAlign w:val="center"/>
          </w:tcPr>
          <w:p w14:paraId="62C3199A" w14:textId="77777777" w:rsidR="002962A0"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120W</w:t>
            </w:r>
          </w:p>
          <w:p w14:paraId="71BA1DAF"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(&lt;50ms)</w:t>
            </w:r>
          </w:p>
        </w:tc>
        <w:tc>
          <w:tcPr>
            <w:tcW w:w="1334" w:type="dxa"/>
            <w:vAlign w:val="center"/>
          </w:tcPr>
          <w:p w14:paraId="0C11B345" w14:textId="77777777" w:rsidR="002962A0" w:rsidRPr="00A8325B"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FE610A">
              <w:rPr>
                <w:rFonts w:asciiTheme="majorBidi" w:hAnsiTheme="majorBidi" w:cstheme="majorBidi"/>
                <w:sz w:val="20"/>
                <w:szCs w:val="20"/>
              </w:rPr>
              <w:t>±</w:t>
            </w:r>
            <w:r>
              <w:rPr>
                <w:rFonts w:asciiTheme="majorBidi" w:hAnsiTheme="majorBidi" w:cstheme="majorBidi"/>
                <w:sz w:val="20"/>
                <w:szCs w:val="20"/>
              </w:rPr>
              <w:t>6</w:t>
            </w:r>
            <w:r w:rsidRPr="00FE610A">
              <w:rPr>
                <w:rFonts w:asciiTheme="majorBidi" w:hAnsiTheme="majorBidi" w:cstheme="majorBidi"/>
                <w:sz w:val="20"/>
                <w:szCs w:val="20"/>
              </w:rPr>
              <w:t>%</w:t>
            </w:r>
          </w:p>
        </w:tc>
        <w:tc>
          <w:tcPr>
            <w:tcW w:w="1334" w:type="dxa"/>
            <w:vAlign w:val="center"/>
          </w:tcPr>
          <w:p w14:paraId="1E1718BD"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5A</w:t>
            </w:r>
          </w:p>
        </w:tc>
        <w:tc>
          <w:tcPr>
            <w:tcW w:w="979" w:type="dxa"/>
            <w:vAlign w:val="center"/>
          </w:tcPr>
          <w:p w14:paraId="771CC6C0" w14:textId="77777777" w:rsidR="002962A0" w:rsidRPr="00E3294F" w:rsidRDefault="002962A0" w:rsidP="002962A0">
            <w:pPr>
              <w:bidi w:val="0"/>
              <w:spacing w:beforeLines="20" w:before="48" w:afterLines="20" w:after="48" w:line="240" w:lineRule="auto"/>
              <w:ind w:left="-113" w:right="-62"/>
              <w:jc w:val="center"/>
              <w:rPr>
                <w:sz w:val="20"/>
                <w:szCs w:val="20"/>
              </w:rPr>
            </w:pPr>
            <w:r>
              <w:rPr>
                <w:sz w:val="20"/>
                <w:szCs w:val="20"/>
              </w:rPr>
              <w:t xml:space="preserve">50 </w:t>
            </w:r>
          </w:p>
        </w:tc>
        <w:tc>
          <w:tcPr>
            <w:tcW w:w="2234" w:type="dxa"/>
            <w:vAlign w:val="center"/>
          </w:tcPr>
          <w:p w14:paraId="2601A784"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sz w:val="20"/>
                <w:szCs w:val="20"/>
              </w:rPr>
              <w:t>500</w:t>
            </w:r>
            <w:r w:rsidRPr="00E3294F">
              <w:rPr>
                <w:sz w:val="20"/>
                <w:szCs w:val="20"/>
              </w:rPr>
              <w:sym w:font="Symbol" w:char="F06D"/>
            </w:r>
            <w:r w:rsidRPr="00E3294F">
              <w:rPr>
                <w:sz w:val="20"/>
                <w:szCs w:val="20"/>
              </w:rPr>
              <w:t>F</w:t>
            </w:r>
          </w:p>
        </w:tc>
        <w:tc>
          <w:tcPr>
            <w:tcW w:w="992" w:type="dxa"/>
            <w:vAlign w:val="center"/>
          </w:tcPr>
          <w:p w14:paraId="28843EDB"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sz w:val="20"/>
                <w:szCs w:val="20"/>
              </w:rPr>
              <w:t>60mV</w:t>
            </w:r>
          </w:p>
        </w:tc>
        <w:tc>
          <w:tcPr>
            <w:tcW w:w="1452" w:type="dxa"/>
            <w:vAlign w:val="center"/>
          </w:tcPr>
          <w:p w14:paraId="746C3178"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V</w:t>
            </w:r>
            <w:r>
              <w:rPr>
                <w:rFonts w:asciiTheme="majorBidi" w:hAnsiTheme="majorBidi" w:cstheme="majorBidi"/>
                <w:sz w:val="20"/>
                <w:szCs w:val="20"/>
              </w:rPr>
              <w:t>CC</w:t>
            </w:r>
          </w:p>
        </w:tc>
      </w:tr>
      <w:tr w:rsidR="002962A0" w14:paraId="238F7E33" w14:textId="77777777" w:rsidTr="00964EC5">
        <w:trPr>
          <w:trHeight w:val="605"/>
        </w:trPr>
        <w:tc>
          <w:tcPr>
            <w:tcW w:w="1056" w:type="dxa"/>
            <w:vMerge/>
            <w:vAlign w:val="center"/>
          </w:tcPr>
          <w:p w14:paraId="66A00DEC"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p>
        </w:tc>
        <w:tc>
          <w:tcPr>
            <w:tcW w:w="584" w:type="dxa"/>
            <w:vAlign w:val="center"/>
          </w:tcPr>
          <w:p w14:paraId="254312BE"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6</w:t>
            </w:r>
          </w:p>
        </w:tc>
        <w:tc>
          <w:tcPr>
            <w:tcW w:w="869" w:type="dxa"/>
            <w:vAlign w:val="center"/>
          </w:tcPr>
          <w:p w14:paraId="1932CE1B"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28VDC</w:t>
            </w:r>
          </w:p>
        </w:tc>
        <w:tc>
          <w:tcPr>
            <w:tcW w:w="948" w:type="dxa"/>
            <w:vAlign w:val="center"/>
          </w:tcPr>
          <w:p w14:paraId="4D19956F" w14:textId="77777777" w:rsidR="002962A0"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FE610A">
              <w:rPr>
                <w:rFonts w:asciiTheme="majorBidi" w:hAnsiTheme="majorBidi" w:cstheme="majorBidi"/>
                <w:sz w:val="20"/>
                <w:szCs w:val="20"/>
              </w:rPr>
              <w:t>28VDC</w:t>
            </w:r>
          </w:p>
          <w:p w14:paraId="6986A2EE"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FE610A">
              <w:rPr>
                <w:rFonts w:asciiTheme="majorBidi" w:hAnsiTheme="majorBidi" w:cstheme="majorBidi"/>
                <w:sz w:val="20"/>
                <w:szCs w:val="20"/>
              </w:rPr>
              <w:t>±3%</w:t>
            </w:r>
          </w:p>
        </w:tc>
        <w:tc>
          <w:tcPr>
            <w:tcW w:w="1154" w:type="dxa"/>
            <w:vAlign w:val="center"/>
          </w:tcPr>
          <w:p w14:paraId="6D257BF8"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80W</w:t>
            </w:r>
          </w:p>
        </w:tc>
        <w:tc>
          <w:tcPr>
            <w:tcW w:w="1044" w:type="dxa"/>
            <w:vAlign w:val="center"/>
          </w:tcPr>
          <w:p w14:paraId="5211CE6E"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100W</w:t>
            </w:r>
          </w:p>
        </w:tc>
        <w:tc>
          <w:tcPr>
            <w:tcW w:w="939" w:type="dxa"/>
            <w:vAlign w:val="center"/>
          </w:tcPr>
          <w:p w14:paraId="10293D30"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120W</w:t>
            </w:r>
          </w:p>
        </w:tc>
        <w:tc>
          <w:tcPr>
            <w:tcW w:w="1334" w:type="dxa"/>
            <w:vAlign w:val="center"/>
          </w:tcPr>
          <w:p w14:paraId="191D0B25" w14:textId="77777777" w:rsidR="002962A0" w:rsidRPr="00A8325B"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FE610A">
              <w:rPr>
                <w:rFonts w:asciiTheme="majorBidi" w:hAnsiTheme="majorBidi" w:cstheme="majorBidi"/>
                <w:sz w:val="20"/>
                <w:szCs w:val="20"/>
              </w:rPr>
              <w:t>±</w:t>
            </w:r>
            <w:r>
              <w:rPr>
                <w:rFonts w:asciiTheme="majorBidi" w:hAnsiTheme="majorBidi" w:cstheme="majorBidi"/>
                <w:sz w:val="20"/>
                <w:szCs w:val="20"/>
              </w:rPr>
              <w:t>6</w:t>
            </w:r>
            <w:r w:rsidRPr="00FE610A">
              <w:rPr>
                <w:rFonts w:asciiTheme="majorBidi" w:hAnsiTheme="majorBidi" w:cstheme="majorBidi"/>
                <w:sz w:val="20"/>
                <w:szCs w:val="20"/>
              </w:rPr>
              <w:t>%</w:t>
            </w:r>
          </w:p>
        </w:tc>
        <w:tc>
          <w:tcPr>
            <w:tcW w:w="1334" w:type="dxa"/>
            <w:vAlign w:val="center"/>
          </w:tcPr>
          <w:p w14:paraId="0A414078"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5A</w:t>
            </w:r>
          </w:p>
        </w:tc>
        <w:tc>
          <w:tcPr>
            <w:tcW w:w="979" w:type="dxa"/>
            <w:vAlign w:val="center"/>
          </w:tcPr>
          <w:p w14:paraId="0452EDA6" w14:textId="77777777" w:rsidR="002962A0" w:rsidRPr="00E3294F" w:rsidRDefault="002962A0" w:rsidP="002962A0">
            <w:pPr>
              <w:bidi w:val="0"/>
              <w:spacing w:beforeLines="20" w:before="48" w:afterLines="20" w:after="48" w:line="240" w:lineRule="auto"/>
              <w:ind w:left="-113" w:right="-62"/>
              <w:jc w:val="center"/>
              <w:rPr>
                <w:sz w:val="20"/>
                <w:szCs w:val="20"/>
              </w:rPr>
            </w:pPr>
            <w:r>
              <w:rPr>
                <w:sz w:val="20"/>
                <w:szCs w:val="20"/>
              </w:rPr>
              <w:t xml:space="preserve">10 </w:t>
            </w:r>
          </w:p>
        </w:tc>
        <w:tc>
          <w:tcPr>
            <w:tcW w:w="2234" w:type="dxa"/>
            <w:vAlign w:val="center"/>
          </w:tcPr>
          <w:p w14:paraId="7C73B9AA"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sz w:val="20"/>
                <w:szCs w:val="20"/>
              </w:rPr>
              <w:t>500</w:t>
            </w:r>
            <w:r w:rsidRPr="00E3294F">
              <w:rPr>
                <w:sz w:val="20"/>
                <w:szCs w:val="20"/>
              </w:rPr>
              <w:sym w:font="Symbol" w:char="F06D"/>
            </w:r>
            <w:r w:rsidRPr="00E3294F">
              <w:rPr>
                <w:sz w:val="20"/>
                <w:szCs w:val="20"/>
              </w:rPr>
              <w:t>F</w:t>
            </w:r>
          </w:p>
        </w:tc>
        <w:tc>
          <w:tcPr>
            <w:tcW w:w="992" w:type="dxa"/>
            <w:vAlign w:val="center"/>
          </w:tcPr>
          <w:p w14:paraId="7EA6B015"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sz w:val="20"/>
                <w:szCs w:val="20"/>
              </w:rPr>
              <w:t>60mV</w:t>
            </w:r>
          </w:p>
        </w:tc>
        <w:tc>
          <w:tcPr>
            <w:tcW w:w="1452" w:type="dxa"/>
            <w:vAlign w:val="center"/>
          </w:tcPr>
          <w:p w14:paraId="5BBE033F"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Pr>
                <w:rFonts w:asciiTheme="majorBidi" w:hAnsiTheme="majorBidi" w:cstheme="majorBidi"/>
                <w:sz w:val="20"/>
                <w:szCs w:val="20"/>
              </w:rPr>
              <w:t>SMCC</w:t>
            </w:r>
          </w:p>
        </w:tc>
      </w:tr>
      <w:tr w:rsidR="002962A0" w14:paraId="2728FA5F" w14:textId="77777777" w:rsidTr="00964EC5">
        <w:trPr>
          <w:trHeight w:val="660"/>
        </w:trPr>
        <w:tc>
          <w:tcPr>
            <w:tcW w:w="1056" w:type="dxa"/>
            <w:vMerge/>
            <w:vAlign w:val="center"/>
          </w:tcPr>
          <w:p w14:paraId="52E93D19"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p>
        </w:tc>
        <w:tc>
          <w:tcPr>
            <w:tcW w:w="584" w:type="dxa"/>
            <w:vAlign w:val="center"/>
          </w:tcPr>
          <w:p w14:paraId="58D9C85D"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7</w:t>
            </w:r>
          </w:p>
        </w:tc>
        <w:tc>
          <w:tcPr>
            <w:tcW w:w="869" w:type="dxa"/>
            <w:vAlign w:val="center"/>
          </w:tcPr>
          <w:p w14:paraId="35E88149"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28VDC</w:t>
            </w:r>
          </w:p>
        </w:tc>
        <w:tc>
          <w:tcPr>
            <w:tcW w:w="948" w:type="dxa"/>
            <w:vAlign w:val="center"/>
          </w:tcPr>
          <w:p w14:paraId="33B49DC5" w14:textId="77777777" w:rsidR="002962A0"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FE610A">
              <w:rPr>
                <w:rFonts w:asciiTheme="majorBidi" w:hAnsiTheme="majorBidi" w:cstheme="majorBidi"/>
                <w:sz w:val="20"/>
                <w:szCs w:val="20"/>
              </w:rPr>
              <w:t>28VDC</w:t>
            </w:r>
          </w:p>
          <w:p w14:paraId="331556A6"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FE610A">
              <w:rPr>
                <w:rFonts w:asciiTheme="majorBidi" w:hAnsiTheme="majorBidi" w:cstheme="majorBidi"/>
                <w:sz w:val="20"/>
                <w:szCs w:val="20"/>
              </w:rPr>
              <w:t>±</w:t>
            </w:r>
            <w:r>
              <w:rPr>
                <w:rFonts w:asciiTheme="majorBidi" w:hAnsiTheme="majorBidi" w:cstheme="majorBidi"/>
                <w:sz w:val="20"/>
                <w:szCs w:val="20"/>
              </w:rPr>
              <w:t>3</w:t>
            </w:r>
            <w:r w:rsidRPr="00FE610A">
              <w:rPr>
                <w:rFonts w:asciiTheme="majorBidi" w:hAnsiTheme="majorBidi" w:cstheme="majorBidi"/>
                <w:sz w:val="20"/>
                <w:szCs w:val="20"/>
              </w:rPr>
              <w:t>%</w:t>
            </w:r>
          </w:p>
        </w:tc>
        <w:tc>
          <w:tcPr>
            <w:tcW w:w="1154" w:type="dxa"/>
            <w:vAlign w:val="center"/>
          </w:tcPr>
          <w:p w14:paraId="54A9EE1A"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100W</w:t>
            </w:r>
          </w:p>
        </w:tc>
        <w:tc>
          <w:tcPr>
            <w:tcW w:w="1044" w:type="dxa"/>
            <w:vAlign w:val="center"/>
          </w:tcPr>
          <w:p w14:paraId="16204672"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150W</w:t>
            </w:r>
          </w:p>
        </w:tc>
        <w:tc>
          <w:tcPr>
            <w:tcW w:w="939" w:type="dxa"/>
            <w:vAlign w:val="center"/>
          </w:tcPr>
          <w:p w14:paraId="6F3B4593" w14:textId="77777777" w:rsidR="002962A0"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300W</w:t>
            </w:r>
          </w:p>
          <w:p w14:paraId="4FE90127"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(&lt;100ms)</w:t>
            </w:r>
          </w:p>
        </w:tc>
        <w:tc>
          <w:tcPr>
            <w:tcW w:w="1334" w:type="dxa"/>
            <w:vAlign w:val="center"/>
          </w:tcPr>
          <w:p w14:paraId="38DE0C9C" w14:textId="77777777" w:rsidR="002962A0" w:rsidRPr="00A8325B"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FE610A">
              <w:rPr>
                <w:rFonts w:asciiTheme="majorBidi" w:hAnsiTheme="majorBidi" w:cstheme="majorBidi"/>
                <w:sz w:val="20"/>
                <w:szCs w:val="20"/>
              </w:rPr>
              <w:t>±</w:t>
            </w:r>
            <w:r>
              <w:rPr>
                <w:rFonts w:asciiTheme="majorBidi" w:hAnsiTheme="majorBidi" w:cstheme="majorBidi"/>
                <w:sz w:val="20"/>
                <w:szCs w:val="20"/>
              </w:rPr>
              <w:t>3</w:t>
            </w:r>
            <w:r w:rsidRPr="00FE610A">
              <w:rPr>
                <w:rFonts w:asciiTheme="majorBidi" w:hAnsiTheme="majorBidi" w:cstheme="majorBidi"/>
                <w:sz w:val="20"/>
                <w:szCs w:val="20"/>
              </w:rPr>
              <w:t>%</w:t>
            </w:r>
            <w:r>
              <w:rPr>
                <w:rFonts w:asciiTheme="majorBidi" w:hAnsiTheme="majorBidi" w:cstheme="majorBidi"/>
                <w:sz w:val="20"/>
                <w:szCs w:val="20"/>
              </w:rPr>
              <w:t xml:space="preserve"> </w:t>
            </w:r>
          </w:p>
        </w:tc>
        <w:tc>
          <w:tcPr>
            <w:tcW w:w="1334" w:type="dxa"/>
            <w:vAlign w:val="center"/>
          </w:tcPr>
          <w:p w14:paraId="3996958A"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12A</w:t>
            </w:r>
          </w:p>
        </w:tc>
        <w:tc>
          <w:tcPr>
            <w:tcW w:w="979" w:type="dxa"/>
            <w:vAlign w:val="center"/>
          </w:tcPr>
          <w:p w14:paraId="60F392F1"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16"/>
                <w:szCs w:val="16"/>
              </w:rPr>
              <w:t>1ms @12A, then</w:t>
            </w:r>
            <w:r>
              <w:rPr>
                <w:rFonts w:asciiTheme="majorBidi" w:hAnsiTheme="majorBidi" w:cstheme="majorBidi"/>
                <w:sz w:val="16"/>
                <w:szCs w:val="16"/>
              </w:rPr>
              <w:t xml:space="preserve"> 2</w:t>
            </w:r>
            <w:r w:rsidRPr="00E3294F">
              <w:rPr>
                <w:rFonts w:asciiTheme="majorBidi" w:hAnsiTheme="majorBidi" w:cstheme="majorBidi"/>
                <w:sz w:val="16"/>
                <w:szCs w:val="16"/>
              </w:rPr>
              <w:t>0</w:t>
            </w:r>
            <w:r w:rsidRPr="00CB291D">
              <w:rPr>
                <w:rFonts w:asciiTheme="majorBidi" w:hAnsiTheme="majorBidi" w:cstheme="majorBidi"/>
                <w:sz w:val="16"/>
                <w:szCs w:val="16"/>
              </w:rPr>
              <w:t>m</w:t>
            </w:r>
            <w:r>
              <w:rPr>
                <w:rFonts w:asciiTheme="majorBidi" w:hAnsiTheme="majorBidi" w:cstheme="majorBidi"/>
                <w:sz w:val="16"/>
                <w:szCs w:val="16"/>
              </w:rPr>
              <w:t>s</w:t>
            </w:r>
            <w:r w:rsidRPr="00E3294F">
              <w:rPr>
                <w:rFonts w:asciiTheme="majorBidi" w:hAnsiTheme="majorBidi" w:cstheme="majorBidi"/>
                <w:sz w:val="16"/>
                <w:szCs w:val="16"/>
              </w:rPr>
              <w:t xml:space="preserve"> @1A</w:t>
            </w:r>
          </w:p>
        </w:tc>
        <w:tc>
          <w:tcPr>
            <w:tcW w:w="2234" w:type="dxa"/>
            <w:vAlign w:val="center"/>
          </w:tcPr>
          <w:p w14:paraId="7B591026"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Pr>
                <w:rFonts w:asciiTheme="majorBidi" w:hAnsiTheme="majorBidi" w:cstheme="majorBidi"/>
                <w:sz w:val="20"/>
                <w:szCs w:val="20"/>
              </w:rPr>
              <w:t>5</w:t>
            </w:r>
            <w:r w:rsidRPr="00E3294F">
              <w:rPr>
                <w:rFonts w:asciiTheme="majorBidi" w:hAnsiTheme="majorBidi" w:cstheme="majorBidi"/>
                <w:sz w:val="20"/>
                <w:szCs w:val="20"/>
              </w:rPr>
              <w:t>mF</w:t>
            </w:r>
            <w:r>
              <w:rPr>
                <w:rFonts w:asciiTheme="majorBidi" w:hAnsiTheme="majorBidi" w:cstheme="majorBidi"/>
                <w:sz w:val="20"/>
                <w:szCs w:val="20"/>
              </w:rPr>
              <w:t xml:space="preserve"> </w:t>
            </w:r>
          </w:p>
        </w:tc>
        <w:tc>
          <w:tcPr>
            <w:tcW w:w="992" w:type="dxa"/>
            <w:vAlign w:val="center"/>
          </w:tcPr>
          <w:p w14:paraId="22CD7186"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sz w:val="20"/>
                <w:szCs w:val="20"/>
              </w:rPr>
              <w:t>60mV</w:t>
            </w:r>
          </w:p>
        </w:tc>
        <w:tc>
          <w:tcPr>
            <w:tcW w:w="1452" w:type="dxa"/>
            <w:vAlign w:val="center"/>
          </w:tcPr>
          <w:p w14:paraId="3E88F4ED"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MCC</w:t>
            </w:r>
          </w:p>
        </w:tc>
      </w:tr>
      <w:tr w:rsidR="002962A0" w14:paraId="48A4A14A" w14:textId="77777777" w:rsidTr="00964EC5">
        <w:trPr>
          <w:trHeight w:val="612"/>
        </w:trPr>
        <w:tc>
          <w:tcPr>
            <w:tcW w:w="1056" w:type="dxa"/>
            <w:vMerge/>
            <w:vAlign w:val="center"/>
          </w:tcPr>
          <w:p w14:paraId="6A19D2EB"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p>
        </w:tc>
        <w:tc>
          <w:tcPr>
            <w:tcW w:w="584" w:type="dxa"/>
            <w:vAlign w:val="center"/>
          </w:tcPr>
          <w:p w14:paraId="7BBD7B5A"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8</w:t>
            </w:r>
          </w:p>
        </w:tc>
        <w:tc>
          <w:tcPr>
            <w:tcW w:w="869" w:type="dxa"/>
            <w:vAlign w:val="center"/>
          </w:tcPr>
          <w:p w14:paraId="2F3220CF"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28VDC</w:t>
            </w:r>
          </w:p>
        </w:tc>
        <w:tc>
          <w:tcPr>
            <w:tcW w:w="948" w:type="dxa"/>
            <w:vAlign w:val="center"/>
          </w:tcPr>
          <w:p w14:paraId="31217B71" w14:textId="77777777" w:rsidR="002962A0"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FE610A">
              <w:rPr>
                <w:rFonts w:asciiTheme="majorBidi" w:hAnsiTheme="majorBidi" w:cstheme="majorBidi"/>
                <w:sz w:val="20"/>
                <w:szCs w:val="20"/>
              </w:rPr>
              <w:t>28VDC</w:t>
            </w:r>
          </w:p>
          <w:p w14:paraId="6C897A83"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FE610A">
              <w:rPr>
                <w:rFonts w:asciiTheme="majorBidi" w:hAnsiTheme="majorBidi" w:cstheme="majorBidi"/>
                <w:sz w:val="20"/>
                <w:szCs w:val="20"/>
              </w:rPr>
              <w:t>±3%</w:t>
            </w:r>
          </w:p>
        </w:tc>
        <w:tc>
          <w:tcPr>
            <w:tcW w:w="1154" w:type="dxa"/>
            <w:vAlign w:val="center"/>
          </w:tcPr>
          <w:p w14:paraId="712DD2F9"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900W</w:t>
            </w:r>
          </w:p>
        </w:tc>
        <w:tc>
          <w:tcPr>
            <w:tcW w:w="1044" w:type="dxa"/>
            <w:vAlign w:val="center"/>
          </w:tcPr>
          <w:p w14:paraId="06037D24"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1200W</w:t>
            </w:r>
          </w:p>
        </w:tc>
        <w:tc>
          <w:tcPr>
            <w:tcW w:w="939" w:type="dxa"/>
            <w:vAlign w:val="center"/>
          </w:tcPr>
          <w:p w14:paraId="4EE48A18"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b/>
                <w:bCs/>
                <w:sz w:val="20"/>
                <w:szCs w:val="20"/>
              </w:rPr>
            </w:pPr>
            <w:r w:rsidRPr="00E3294F">
              <w:rPr>
                <w:rFonts w:asciiTheme="majorBidi" w:hAnsiTheme="majorBidi" w:cstheme="majorBidi"/>
                <w:sz w:val="20"/>
                <w:szCs w:val="20"/>
              </w:rPr>
              <w:t>1</w:t>
            </w:r>
            <w:r>
              <w:rPr>
                <w:rFonts w:asciiTheme="majorBidi" w:hAnsiTheme="majorBidi" w:cstheme="majorBidi"/>
                <w:sz w:val="20"/>
                <w:szCs w:val="20"/>
              </w:rPr>
              <w:t>3</w:t>
            </w:r>
            <w:r w:rsidRPr="00E3294F">
              <w:rPr>
                <w:rFonts w:asciiTheme="majorBidi" w:hAnsiTheme="majorBidi" w:cstheme="majorBidi"/>
                <w:sz w:val="20"/>
                <w:szCs w:val="20"/>
              </w:rPr>
              <w:t>00W</w:t>
            </w:r>
          </w:p>
        </w:tc>
        <w:tc>
          <w:tcPr>
            <w:tcW w:w="1334" w:type="dxa"/>
            <w:vAlign w:val="center"/>
          </w:tcPr>
          <w:p w14:paraId="3092A784" w14:textId="77777777" w:rsidR="002962A0" w:rsidRPr="00A8325B"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FE610A">
              <w:rPr>
                <w:rFonts w:asciiTheme="majorBidi" w:hAnsiTheme="majorBidi" w:cstheme="majorBidi"/>
                <w:sz w:val="20"/>
                <w:szCs w:val="20"/>
              </w:rPr>
              <w:t>±</w:t>
            </w:r>
            <w:r>
              <w:rPr>
                <w:rFonts w:asciiTheme="majorBidi" w:hAnsiTheme="majorBidi" w:cstheme="majorBidi"/>
                <w:sz w:val="20"/>
                <w:szCs w:val="20"/>
              </w:rPr>
              <w:t>10</w:t>
            </w:r>
            <w:r w:rsidRPr="00FE610A">
              <w:rPr>
                <w:rFonts w:asciiTheme="majorBidi" w:hAnsiTheme="majorBidi" w:cstheme="majorBidi"/>
                <w:sz w:val="20"/>
                <w:szCs w:val="20"/>
              </w:rPr>
              <w:t>%</w:t>
            </w:r>
          </w:p>
        </w:tc>
        <w:tc>
          <w:tcPr>
            <w:tcW w:w="1334" w:type="dxa"/>
            <w:vAlign w:val="center"/>
          </w:tcPr>
          <w:p w14:paraId="053142E8"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50A</w:t>
            </w:r>
          </w:p>
        </w:tc>
        <w:tc>
          <w:tcPr>
            <w:tcW w:w="979" w:type="dxa"/>
            <w:vAlign w:val="center"/>
          </w:tcPr>
          <w:p w14:paraId="4DE06A7D"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Pr>
                <w:rFonts w:asciiTheme="majorBidi" w:hAnsiTheme="majorBidi" w:cstheme="majorBidi"/>
                <w:sz w:val="20"/>
                <w:szCs w:val="20"/>
              </w:rPr>
              <w:t xml:space="preserve">10 </w:t>
            </w:r>
          </w:p>
        </w:tc>
        <w:tc>
          <w:tcPr>
            <w:tcW w:w="2234" w:type="dxa"/>
            <w:vAlign w:val="center"/>
          </w:tcPr>
          <w:p w14:paraId="35621DB2"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5mF</w:t>
            </w:r>
          </w:p>
        </w:tc>
        <w:tc>
          <w:tcPr>
            <w:tcW w:w="992" w:type="dxa"/>
            <w:vAlign w:val="center"/>
          </w:tcPr>
          <w:p w14:paraId="1019F8CE"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sz w:val="20"/>
                <w:szCs w:val="20"/>
              </w:rPr>
              <w:t>60mV</w:t>
            </w:r>
          </w:p>
        </w:tc>
        <w:tc>
          <w:tcPr>
            <w:tcW w:w="1452" w:type="dxa"/>
            <w:vAlign w:val="center"/>
          </w:tcPr>
          <w:p w14:paraId="4F6AA0B8"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MIU</w:t>
            </w:r>
          </w:p>
        </w:tc>
      </w:tr>
      <w:tr w:rsidR="002962A0" w14:paraId="3FFA4D5B" w14:textId="77777777" w:rsidTr="00964EC5">
        <w:trPr>
          <w:trHeight w:val="612"/>
        </w:trPr>
        <w:tc>
          <w:tcPr>
            <w:tcW w:w="1056" w:type="dxa"/>
            <w:vMerge/>
            <w:vAlign w:val="center"/>
          </w:tcPr>
          <w:p w14:paraId="6ECC63AE"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p>
        </w:tc>
        <w:tc>
          <w:tcPr>
            <w:tcW w:w="584" w:type="dxa"/>
            <w:vAlign w:val="center"/>
          </w:tcPr>
          <w:p w14:paraId="3218F536"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9</w:t>
            </w:r>
          </w:p>
        </w:tc>
        <w:tc>
          <w:tcPr>
            <w:tcW w:w="869" w:type="dxa"/>
            <w:vAlign w:val="center"/>
          </w:tcPr>
          <w:p w14:paraId="0283DAC8"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28VDC</w:t>
            </w:r>
          </w:p>
        </w:tc>
        <w:tc>
          <w:tcPr>
            <w:tcW w:w="948" w:type="dxa"/>
            <w:vAlign w:val="center"/>
          </w:tcPr>
          <w:p w14:paraId="176CED0C" w14:textId="77777777" w:rsidR="002962A0"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FE610A">
              <w:rPr>
                <w:rFonts w:asciiTheme="majorBidi" w:hAnsiTheme="majorBidi" w:cstheme="majorBidi"/>
                <w:sz w:val="20"/>
                <w:szCs w:val="20"/>
              </w:rPr>
              <w:t>28VDC</w:t>
            </w:r>
          </w:p>
          <w:p w14:paraId="48CE964A"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FE610A">
              <w:rPr>
                <w:rFonts w:asciiTheme="majorBidi" w:hAnsiTheme="majorBidi" w:cstheme="majorBidi"/>
                <w:sz w:val="20"/>
                <w:szCs w:val="20"/>
              </w:rPr>
              <w:t>±</w:t>
            </w:r>
            <w:r>
              <w:rPr>
                <w:rFonts w:asciiTheme="majorBidi" w:hAnsiTheme="majorBidi" w:cstheme="majorBidi"/>
                <w:sz w:val="20"/>
                <w:szCs w:val="20"/>
              </w:rPr>
              <w:t>3</w:t>
            </w:r>
            <w:r w:rsidRPr="00FE610A">
              <w:rPr>
                <w:rFonts w:asciiTheme="majorBidi" w:hAnsiTheme="majorBidi" w:cstheme="majorBidi"/>
                <w:sz w:val="20"/>
                <w:szCs w:val="20"/>
              </w:rPr>
              <w:t>%</w:t>
            </w:r>
          </w:p>
        </w:tc>
        <w:tc>
          <w:tcPr>
            <w:tcW w:w="1154" w:type="dxa"/>
            <w:vAlign w:val="center"/>
          </w:tcPr>
          <w:p w14:paraId="386876D1"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100W</w:t>
            </w:r>
          </w:p>
        </w:tc>
        <w:tc>
          <w:tcPr>
            <w:tcW w:w="1044" w:type="dxa"/>
            <w:vAlign w:val="center"/>
          </w:tcPr>
          <w:p w14:paraId="1AA2F2EA"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200W</w:t>
            </w:r>
          </w:p>
        </w:tc>
        <w:tc>
          <w:tcPr>
            <w:tcW w:w="939" w:type="dxa"/>
            <w:vAlign w:val="center"/>
          </w:tcPr>
          <w:p w14:paraId="784DBD51" w14:textId="77777777" w:rsidR="002962A0"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500W</w:t>
            </w:r>
          </w:p>
          <w:p w14:paraId="5964C31C"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(&lt;100ms)</w:t>
            </w:r>
          </w:p>
        </w:tc>
        <w:tc>
          <w:tcPr>
            <w:tcW w:w="1334" w:type="dxa"/>
            <w:vAlign w:val="center"/>
          </w:tcPr>
          <w:p w14:paraId="099DFE97" w14:textId="77777777" w:rsidR="002962A0" w:rsidRPr="00A8325B"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FE610A">
              <w:rPr>
                <w:rFonts w:asciiTheme="majorBidi" w:hAnsiTheme="majorBidi" w:cstheme="majorBidi"/>
                <w:sz w:val="20"/>
                <w:szCs w:val="20"/>
              </w:rPr>
              <w:t>±</w:t>
            </w:r>
            <w:r>
              <w:rPr>
                <w:rFonts w:asciiTheme="majorBidi" w:hAnsiTheme="majorBidi" w:cstheme="majorBidi"/>
                <w:sz w:val="20"/>
                <w:szCs w:val="20"/>
              </w:rPr>
              <w:t>10</w:t>
            </w:r>
            <w:r w:rsidRPr="00FE610A">
              <w:rPr>
                <w:rFonts w:asciiTheme="majorBidi" w:hAnsiTheme="majorBidi" w:cstheme="majorBidi"/>
                <w:sz w:val="20"/>
                <w:szCs w:val="20"/>
              </w:rPr>
              <w:t>%</w:t>
            </w:r>
          </w:p>
        </w:tc>
        <w:tc>
          <w:tcPr>
            <w:tcW w:w="1334" w:type="dxa"/>
            <w:vAlign w:val="center"/>
          </w:tcPr>
          <w:p w14:paraId="0D3C8C2C"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25A</w:t>
            </w:r>
          </w:p>
        </w:tc>
        <w:tc>
          <w:tcPr>
            <w:tcW w:w="979" w:type="dxa"/>
            <w:vAlign w:val="center"/>
          </w:tcPr>
          <w:p w14:paraId="66DA38FE"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Pr>
                <w:rFonts w:asciiTheme="majorBidi" w:hAnsiTheme="majorBidi" w:cstheme="majorBidi"/>
                <w:sz w:val="20"/>
                <w:szCs w:val="20"/>
              </w:rPr>
              <w:t>0</w:t>
            </w:r>
          </w:p>
        </w:tc>
        <w:tc>
          <w:tcPr>
            <w:tcW w:w="2234" w:type="dxa"/>
            <w:vAlign w:val="center"/>
          </w:tcPr>
          <w:p w14:paraId="5CC94D46"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5mF</w:t>
            </w:r>
          </w:p>
        </w:tc>
        <w:tc>
          <w:tcPr>
            <w:tcW w:w="992" w:type="dxa"/>
            <w:vAlign w:val="center"/>
          </w:tcPr>
          <w:p w14:paraId="31A670F0"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sz w:val="20"/>
                <w:szCs w:val="20"/>
              </w:rPr>
              <w:t>60mV</w:t>
            </w:r>
          </w:p>
        </w:tc>
        <w:tc>
          <w:tcPr>
            <w:tcW w:w="1452" w:type="dxa"/>
            <w:vAlign w:val="center"/>
          </w:tcPr>
          <w:p w14:paraId="5947805A" w14:textId="77777777" w:rsidR="002962A0"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Roll/FMC</w:t>
            </w:r>
          </w:p>
          <w:p w14:paraId="2713DC61"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Motors</w:t>
            </w:r>
          </w:p>
        </w:tc>
      </w:tr>
      <w:tr w:rsidR="002962A0" w14:paraId="57A1AD9A" w14:textId="77777777" w:rsidTr="00964EC5">
        <w:trPr>
          <w:trHeight w:val="728"/>
        </w:trPr>
        <w:tc>
          <w:tcPr>
            <w:tcW w:w="1056" w:type="dxa"/>
            <w:vMerge/>
            <w:vAlign w:val="center"/>
          </w:tcPr>
          <w:p w14:paraId="007666EB"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p>
        </w:tc>
        <w:tc>
          <w:tcPr>
            <w:tcW w:w="584" w:type="dxa"/>
            <w:vAlign w:val="center"/>
          </w:tcPr>
          <w:p w14:paraId="5956E417"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10</w:t>
            </w:r>
          </w:p>
        </w:tc>
        <w:tc>
          <w:tcPr>
            <w:tcW w:w="869" w:type="dxa"/>
            <w:vAlign w:val="center"/>
          </w:tcPr>
          <w:p w14:paraId="75793253"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28VDC</w:t>
            </w:r>
          </w:p>
        </w:tc>
        <w:tc>
          <w:tcPr>
            <w:tcW w:w="948" w:type="dxa"/>
            <w:vAlign w:val="center"/>
          </w:tcPr>
          <w:p w14:paraId="458C9C01" w14:textId="77777777" w:rsidR="002962A0"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FE610A">
              <w:rPr>
                <w:rFonts w:asciiTheme="majorBidi" w:hAnsiTheme="majorBidi" w:cstheme="majorBidi"/>
                <w:sz w:val="20"/>
                <w:szCs w:val="20"/>
              </w:rPr>
              <w:t>28VDC</w:t>
            </w:r>
          </w:p>
          <w:p w14:paraId="3E49A3F6"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FE610A">
              <w:rPr>
                <w:rFonts w:asciiTheme="majorBidi" w:hAnsiTheme="majorBidi" w:cstheme="majorBidi"/>
                <w:sz w:val="20"/>
                <w:szCs w:val="20"/>
              </w:rPr>
              <w:t>±3%</w:t>
            </w:r>
          </w:p>
        </w:tc>
        <w:tc>
          <w:tcPr>
            <w:tcW w:w="1154" w:type="dxa"/>
            <w:vAlign w:val="center"/>
          </w:tcPr>
          <w:p w14:paraId="2A23E6CA"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200W</w:t>
            </w:r>
          </w:p>
        </w:tc>
        <w:tc>
          <w:tcPr>
            <w:tcW w:w="1044" w:type="dxa"/>
            <w:vAlign w:val="center"/>
          </w:tcPr>
          <w:p w14:paraId="3E59A5BB"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300W</w:t>
            </w:r>
          </w:p>
        </w:tc>
        <w:tc>
          <w:tcPr>
            <w:tcW w:w="939" w:type="dxa"/>
            <w:vAlign w:val="center"/>
          </w:tcPr>
          <w:p w14:paraId="1037C251" w14:textId="77777777" w:rsidR="002962A0"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350W</w:t>
            </w:r>
          </w:p>
          <w:p w14:paraId="46264690"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(&lt;100ms)</w:t>
            </w:r>
          </w:p>
        </w:tc>
        <w:tc>
          <w:tcPr>
            <w:tcW w:w="1334" w:type="dxa"/>
            <w:vAlign w:val="center"/>
          </w:tcPr>
          <w:p w14:paraId="456DD170" w14:textId="77777777" w:rsidR="002962A0" w:rsidRPr="00A8325B"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FE610A">
              <w:rPr>
                <w:rFonts w:asciiTheme="majorBidi" w:hAnsiTheme="majorBidi" w:cstheme="majorBidi"/>
                <w:sz w:val="20"/>
                <w:szCs w:val="20"/>
              </w:rPr>
              <w:t>±</w:t>
            </w:r>
            <w:r>
              <w:rPr>
                <w:rFonts w:asciiTheme="majorBidi" w:hAnsiTheme="majorBidi" w:cstheme="majorBidi"/>
                <w:sz w:val="20"/>
                <w:szCs w:val="20"/>
              </w:rPr>
              <w:t>6</w:t>
            </w:r>
            <w:r w:rsidRPr="00FE610A">
              <w:rPr>
                <w:rFonts w:asciiTheme="majorBidi" w:hAnsiTheme="majorBidi" w:cstheme="majorBidi"/>
                <w:sz w:val="20"/>
                <w:szCs w:val="20"/>
              </w:rPr>
              <w:t>%</w:t>
            </w:r>
          </w:p>
        </w:tc>
        <w:tc>
          <w:tcPr>
            <w:tcW w:w="1334" w:type="dxa"/>
            <w:vAlign w:val="center"/>
          </w:tcPr>
          <w:p w14:paraId="21088856"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15A</w:t>
            </w:r>
          </w:p>
        </w:tc>
        <w:tc>
          <w:tcPr>
            <w:tcW w:w="979" w:type="dxa"/>
            <w:vAlign w:val="center"/>
          </w:tcPr>
          <w:p w14:paraId="5F630C21"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Pr>
                <w:rFonts w:asciiTheme="majorBidi" w:hAnsiTheme="majorBidi" w:cstheme="majorBidi"/>
                <w:sz w:val="20"/>
                <w:szCs w:val="20"/>
              </w:rPr>
              <w:t xml:space="preserve">10 </w:t>
            </w:r>
          </w:p>
        </w:tc>
        <w:tc>
          <w:tcPr>
            <w:tcW w:w="2234" w:type="dxa"/>
            <w:vAlign w:val="center"/>
          </w:tcPr>
          <w:p w14:paraId="75D5335D"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2mF</w:t>
            </w:r>
          </w:p>
        </w:tc>
        <w:tc>
          <w:tcPr>
            <w:tcW w:w="992" w:type="dxa"/>
            <w:vAlign w:val="center"/>
          </w:tcPr>
          <w:p w14:paraId="0F206DC6"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sz w:val="20"/>
                <w:szCs w:val="20"/>
              </w:rPr>
              <w:t>60mV</w:t>
            </w:r>
          </w:p>
        </w:tc>
        <w:tc>
          <w:tcPr>
            <w:tcW w:w="1452" w:type="dxa"/>
            <w:vAlign w:val="center"/>
          </w:tcPr>
          <w:p w14:paraId="6A20097D" w14:textId="77777777" w:rsidR="002962A0" w:rsidRPr="00A8325B"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INS</w:t>
            </w:r>
            <w:r>
              <w:rPr>
                <w:rFonts w:asciiTheme="majorBidi" w:hAnsiTheme="majorBidi" w:cstheme="majorBidi"/>
                <w:sz w:val="20"/>
                <w:szCs w:val="20"/>
              </w:rPr>
              <w:t>/</w:t>
            </w:r>
            <w:r w:rsidRPr="00E3294F">
              <w:rPr>
                <w:rFonts w:asciiTheme="majorBidi" w:hAnsiTheme="majorBidi" w:cstheme="majorBidi"/>
                <w:sz w:val="20"/>
                <w:szCs w:val="20"/>
              </w:rPr>
              <w:t>EDU</w:t>
            </w:r>
            <w:r>
              <w:rPr>
                <w:rFonts w:asciiTheme="majorBidi" w:hAnsiTheme="majorBidi" w:cstheme="majorBidi"/>
                <w:sz w:val="20"/>
                <w:szCs w:val="20"/>
              </w:rPr>
              <w:t>/</w:t>
            </w:r>
          </w:p>
          <w:p w14:paraId="6A18E1F7" w14:textId="77777777" w:rsidR="002962A0" w:rsidRPr="00E3294F" w:rsidRDefault="002962A0" w:rsidP="002962A0">
            <w:pPr>
              <w:bidi w:val="0"/>
              <w:spacing w:beforeLines="20" w:before="48" w:afterLines="20" w:after="48" w:line="240" w:lineRule="auto"/>
              <w:ind w:left="-113" w:right="-62"/>
              <w:jc w:val="center"/>
              <w:rPr>
                <w:rFonts w:asciiTheme="majorBidi" w:hAnsiTheme="majorBidi" w:cstheme="majorBidi"/>
                <w:sz w:val="20"/>
                <w:szCs w:val="20"/>
              </w:rPr>
            </w:pPr>
            <w:r w:rsidRPr="00E3294F">
              <w:rPr>
                <w:rFonts w:asciiTheme="majorBidi" w:hAnsiTheme="majorBidi" w:cstheme="majorBidi"/>
                <w:sz w:val="20"/>
                <w:szCs w:val="20"/>
              </w:rPr>
              <w:t>SPARE</w:t>
            </w:r>
          </w:p>
        </w:tc>
      </w:tr>
    </w:tbl>
    <w:p w14:paraId="31217C8D" w14:textId="749BB554" w:rsidR="005379DC" w:rsidRDefault="005379DC" w:rsidP="005379DC">
      <w:pPr>
        <w:pStyle w:val="Caption"/>
        <w:jc w:val="center"/>
      </w:pPr>
      <w:r w:rsidRPr="00F41690">
        <w:t xml:space="preserve">Table </w:t>
      </w:r>
      <w:r w:rsidR="004264AB">
        <w:fldChar w:fldCharType="begin"/>
      </w:r>
      <w:r w:rsidR="004264AB">
        <w:instrText xml:space="preserve"> STYLEREF 1 \s </w:instrText>
      </w:r>
      <w:r w:rsidR="004264AB">
        <w:fldChar w:fldCharType="separate"/>
      </w:r>
      <w:r w:rsidR="00A845CC">
        <w:rPr>
          <w:noProof/>
          <w:cs/>
        </w:rPr>
        <w:t>‎</w:t>
      </w:r>
      <w:r w:rsidR="00A845CC">
        <w:rPr>
          <w:noProof/>
        </w:rPr>
        <w:t>3</w:t>
      </w:r>
      <w:r w:rsidR="004264AB">
        <w:rPr>
          <w:noProof/>
        </w:rPr>
        <w:fldChar w:fldCharType="end"/>
      </w:r>
      <w:r w:rsidRPr="00F41690">
        <w:noBreakHyphen/>
      </w:r>
      <w:r w:rsidR="004264AB">
        <w:fldChar w:fldCharType="begin"/>
      </w:r>
      <w:r w:rsidR="004264AB">
        <w:instrText xml:space="preserve"> SEQ Table \* ARABIC \s 1 </w:instrText>
      </w:r>
      <w:r w:rsidR="004264AB">
        <w:fldChar w:fldCharType="separate"/>
      </w:r>
      <w:r w:rsidR="00A845CC">
        <w:rPr>
          <w:noProof/>
        </w:rPr>
        <w:t>2</w:t>
      </w:r>
      <w:r w:rsidR="004264AB">
        <w:rPr>
          <w:noProof/>
        </w:rPr>
        <w:fldChar w:fldCharType="end"/>
      </w:r>
      <w:bookmarkEnd w:id="175"/>
      <w:r w:rsidRPr="00F41690">
        <w:t xml:space="preserve">- </w:t>
      </w:r>
      <w:r>
        <w:t>Output voltages and Powers</w:t>
      </w:r>
      <w:bookmarkEnd w:id="176"/>
    </w:p>
    <w:p w14:paraId="0B1F978B" w14:textId="3E991D30" w:rsidR="00DB39AD" w:rsidRDefault="00DB39AD" w:rsidP="00DB39AD">
      <w:pPr>
        <w:spacing w:line="240" w:lineRule="auto"/>
        <w:jc w:val="left"/>
      </w:pPr>
    </w:p>
    <w:p w14:paraId="199F4D4C" w14:textId="6219A31C" w:rsidR="00037064" w:rsidRDefault="00E3294F" w:rsidP="00964EC5">
      <w:pPr>
        <w:spacing w:line="240" w:lineRule="auto"/>
        <w:jc w:val="left"/>
        <w:rPr>
          <w:rtl/>
        </w:rPr>
      </w:pPr>
      <w:r>
        <w:t xml:space="preserve">(1)  </w:t>
      </w:r>
      <w:r w:rsidR="00392AC8">
        <w:t>Hold-up time shall be defined as the time required from when the Emergency shut down discrete is issued to the MIU. It does not include the time required to identify the emergency situation.</w:t>
      </w:r>
    </w:p>
    <w:p w14:paraId="5E8C5376" w14:textId="77777777" w:rsidR="002962A0" w:rsidRPr="00964EC5" w:rsidRDefault="002962A0" w:rsidP="00964EC5">
      <w:pPr>
        <w:spacing w:line="240" w:lineRule="auto"/>
        <w:jc w:val="left"/>
        <w:rPr>
          <w:sz w:val="6"/>
          <w:szCs w:val="6"/>
          <w:rtl/>
        </w:rPr>
      </w:pPr>
    </w:p>
    <w:p w14:paraId="083017CB" w14:textId="71B6B650" w:rsidR="0033143E" w:rsidRDefault="0033143E" w:rsidP="0033143E">
      <w:pPr>
        <w:spacing w:line="240" w:lineRule="auto"/>
        <w:jc w:val="left"/>
      </w:pPr>
      <w:r>
        <w:t>(2) Hold-Up time is according to Maximum continuous output power</w:t>
      </w:r>
      <w:r w:rsidRPr="00141436">
        <w:t>.</w:t>
      </w:r>
    </w:p>
    <w:p w14:paraId="0CDC597C" w14:textId="77777777" w:rsidR="0033143E" w:rsidRPr="00964EC5" w:rsidRDefault="0033143E" w:rsidP="0033143E">
      <w:pPr>
        <w:spacing w:line="240" w:lineRule="auto"/>
        <w:jc w:val="left"/>
        <w:rPr>
          <w:sz w:val="6"/>
          <w:szCs w:val="6"/>
        </w:rPr>
      </w:pPr>
    </w:p>
    <w:p w14:paraId="13018957" w14:textId="10BC4FB1" w:rsidR="00472FE9" w:rsidRDefault="0033143E" w:rsidP="0033143E">
      <w:pPr>
        <w:spacing w:line="240" w:lineRule="auto"/>
        <w:jc w:val="left"/>
      </w:pPr>
      <w:r>
        <w:t xml:space="preserve">(3) </w:t>
      </w:r>
      <w:r w:rsidRPr="00141436">
        <w:t>To be used for MTBF calculations.</w:t>
      </w:r>
    </w:p>
    <w:p w14:paraId="3E1D5314" w14:textId="77777777" w:rsidR="005E0D40" w:rsidRPr="00604AB1" w:rsidRDefault="005E0D40" w:rsidP="0033143E">
      <w:pPr>
        <w:spacing w:line="240" w:lineRule="auto"/>
        <w:jc w:val="left"/>
        <w:rPr>
          <w:sz w:val="6"/>
          <w:szCs w:val="6"/>
        </w:rPr>
      </w:pPr>
    </w:p>
    <w:p w14:paraId="5DF727F3" w14:textId="6DCE4E26" w:rsidR="00964EC5" w:rsidRDefault="005E0D40" w:rsidP="002962A0">
      <w:pPr>
        <w:spacing w:line="240" w:lineRule="auto"/>
        <w:jc w:val="left"/>
      </w:pPr>
      <w:r>
        <w:t xml:space="preserve">(4) </w:t>
      </w:r>
      <w:r w:rsidR="002962A0">
        <w:t>Typical is half the value.</w:t>
      </w:r>
    </w:p>
    <w:p w14:paraId="5C361F4B" w14:textId="2D105920" w:rsidR="008D5924" w:rsidRDefault="008D5924">
      <w:pPr>
        <w:spacing w:line="240" w:lineRule="auto"/>
        <w:jc w:val="left"/>
        <w:sectPr w:rsidR="008D5924" w:rsidSect="008D5924">
          <w:pgSz w:w="15840" w:h="12240" w:orient="landscape" w:code="1"/>
          <w:pgMar w:top="1474" w:right="1418" w:bottom="1474" w:left="1134" w:header="454" w:footer="454" w:gutter="0"/>
          <w:cols w:space="720"/>
          <w:docGrid w:linePitch="360"/>
        </w:sectPr>
      </w:pPr>
    </w:p>
    <w:p w14:paraId="4CCBC516" w14:textId="0F4B3B28" w:rsidR="00FD193A" w:rsidRDefault="00FD193A">
      <w:pPr>
        <w:spacing w:line="240" w:lineRule="auto"/>
        <w:jc w:val="left"/>
      </w:pPr>
    </w:p>
    <w:p w14:paraId="6695DEAA" w14:textId="77777777" w:rsidR="005F64BA" w:rsidRDefault="005F64BA" w:rsidP="004B3D8E">
      <w:pPr>
        <w:spacing w:line="240" w:lineRule="auto"/>
        <w:jc w:val="left"/>
      </w:pPr>
    </w:p>
    <w:p w14:paraId="7F228F8A" w14:textId="2525B0BC" w:rsidR="00AF75F7" w:rsidRDefault="00744E87" w:rsidP="00474D61">
      <w:pPr>
        <w:pStyle w:val="Heading4"/>
      </w:pPr>
      <w:r>
        <w:t xml:space="preserve"> </w:t>
      </w:r>
      <w:bookmarkStart w:id="177" w:name="_Ref99459536"/>
      <w:bookmarkStart w:id="178" w:name="_Ref99459542"/>
      <w:bookmarkStart w:id="179" w:name="_Toc130405535"/>
      <w:r w:rsidR="00474D61">
        <w:t>Peak p</w:t>
      </w:r>
      <w:r>
        <w:t>ower consumption profile</w:t>
      </w:r>
      <w:bookmarkEnd w:id="177"/>
      <w:bookmarkEnd w:id="178"/>
      <w:bookmarkEnd w:id="179"/>
    </w:p>
    <w:p w14:paraId="1ECE8539" w14:textId="020C180A" w:rsidR="00AF75F7" w:rsidRDefault="00474D61" w:rsidP="00C31144">
      <w:pPr>
        <w:spacing w:line="240" w:lineRule="auto"/>
      </w:pPr>
      <w:r>
        <w:t xml:space="preserve">Outputs #7 &amp; #9 shall have a periodic power consumption profile between maximum continuous and transient. The following diagram describes the </w:t>
      </w:r>
      <w:r w:rsidR="005C6C1B">
        <w:t>maximum demanding profile duty cycle:</w:t>
      </w:r>
    </w:p>
    <w:p w14:paraId="79E64716" w14:textId="69EDAB82" w:rsidR="00744E87" w:rsidRDefault="00744E87" w:rsidP="00200E67">
      <w:pPr>
        <w:spacing w:line="240" w:lineRule="auto"/>
        <w:jc w:val="left"/>
      </w:pPr>
    </w:p>
    <w:p w14:paraId="70302A89" w14:textId="5950ED91" w:rsidR="00FA0AD5" w:rsidRDefault="005C6C1B">
      <w:pPr>
        <w:spacing w:line="240" w:lineRule="auto"/>
        <w:jc w:val="left"/>
      </w:pPr>
      <w:r>
        <w:rPr>
          <w:noProof/>
          <w:lang w:eastAsia="ko-KR"/>
        </w:rPr>
        <mc:AlternateContent>
          <mc:Choice Requires="wpc">
            <w:drawing>
              <wp:inline distT="0" distB="0" distL="0" distR="0" wp14:anchorId="5A31BA06" wp14:editId="05ADA64F">
                <wp:extent cx="7325995" cy="2224405"/>
                <wp:effectExtent l="0" t="0" r="8255" b="4445"/>
                <wp:docPr id="82" name="Canvas 8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0" name="Freeform 31"/>
                        <wps:cNvSpPr>
                          <a:spLocks/>
                        </wps:cNvSpPr>
                        <wps:spPr bwMode="auto">
                          <a:xfrm>
                            <a:off x="952197" y="241740"/>
                            <a:ext cx="6172200" cy="1259840"/>
                          </a:xfrm>
                          <a:custGeom>
                            <a:avLst/>
                            <a:gdLst>
                              <a:gd name="T0" fmla="*/ 0 w 9720"/>
                              <a:gd name="T1" fmla="*/ 0 h 1984"/>
                              <a:gd name="T2" fmla="*/ 0 w 9720"/>
                              <a:gd name="T3" fmla="*/ 1984 h 1984"/>
                              <a:gd name="T4" fmla="*/ 9720 w 9720"/>
                              <a:gd name="T5" fmla="*/ 1984 h 1984"/>
                            </a:gdLst>
                            <a:ahLst/>
                            <a:cxnLst>
                              <a:cxn ang="0">
                                <a:pos x="T0" y="T1"/>
                              </a:cxn>
                              <a:cxn ang="0">
                                <a:pos x="T2" y="T3"/>
                              </a:cxn>
                              <a:cxn ang="0">
                                <a:pos x="T4" y="T5"/>
                              </a:cxn>
                            </a:cxnLst>
                            <a:rect l="0" t="0" r="r" b="b"/>
                            <a:pathLst>
                              <a:path w="9720" h="1984">
                                <a:moveTo>
                                  <a:pt x="0" y="0"/>
                                </a:moveTo>
                                <a:lnTo>
                                  <a:pt x="0" y="1984"/>
                                </a:lnTo>
                                <a:lnTo>
                                  <a:pt x="9720" y="1984"/>
                                </a:lnTo>
                              </a:path>
                            </a:pathLst>
                          </a:custGeom>
                          <a:noFill/>
                          <a:ln w="952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Freeform 32"/>
                        <wps:cNvSpPr>
                          <a:spLocks/>
                        </wps:cNvSpPr>
                        <wps:spPr bwMode="auto">
                          <a:xfrm>
                            <a:off x="910287" y="241740"/>
                            <a:ext cx="83185" cy="41910"/>
                          </a:xfrm>
                          <a:custGeom>
                            <a:avLst/>
                            <a:gdLst>
                              <a:gd name="T0" fmla="*/ 131 w 131"/>
                              <a:gd name="T1" fmla="*/ 66 h 66"/>
                              <a:gd name="T2" fmla="*/ 66 w 131"/>
                              <a:gd name="T3" fmla="*/ 0 h 66"/>
                              <a:gd name="T4" fmla="*/ 0 w 131"/>
                              <a:gd name="T5" fmla="*/ 66 h 66"/>
                            </a:gdLst>
                            <a:ahLst/>
                            <a:cxnLst>
                              <a:cxn ang="0">
                                <a:pos x="T0" y="T1"/>
                              </a:cxn>
                              <a:cxn ang="0">
                                <a:pos x="T2" y="T3"/>
                              </a:cxn>
                              <a:cxn ang="0">
                                <a:pos x="T4" y="T5"/>
                              </a:cxn>
                            </a:cxnLst>
                            <a:rect l="0" t="0" r="r" b="b"/>
                            <a:pathLst>
                              <a:path w="131" h="66">
                                <a:moveTo>
                                  <a:pt x="131" y="66"/>
                                </a:moveTo>
                                <a:lnTo>
                                  <a:pt x="66" y="0"/>
                                </a:lnTo>
                                <a:lnTo>
                                  <a:pt x="0" y="66"/>
                                </a:lnTo>
                              </a:path>
                            </a:pathLst>
                          </a:custGeom>
                          <a:noFill/>
                          <a:ln w="952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 name="Freeform 33"/>
                        <wps:cNvSpPr>
                          <a:spLocks/>
                        </wps:cNvSpPr>
                        <wps:spPr bwMode="auto">
                          <a:xfrm>
                            <a:off x="7083122" y="1459670"/>
                            <a:ext cx="41275" cy="83185"/>
                          </a:xfrm>
                          <a:custGeom>
                            <a:avLst/>
                            <a:gdLst>
                              <a:gd name="T0" fmla="*/ 0 w 65"/>
                              <a:gd name="T1" fmla="*/ 131 h 131"/>
                              <a:gd name="T2" fmla="*/ 65 w 65"/>
                              <a:gd name="T3" fmla="*/ 66 h 131"/>
                              <a:gd name="T4" fmla="*/ 0 w 65"/>
                              <a:gd name="T5" fmla="*/ 0 h 131"/>
                            </a:gdLst>
                            <a:ahLst/>
                            <a:cxnLst>
                              <a:cxn ang="0">
                                <a:pos x="T0" y="T1"/>
                              </a:cxn>
                              <a:cxn ang="0">
                                <a:pos x="T2" y="T3"/>
                              </a:cxn>
                              <a:cxn ang="0">
                                <a:pos x="T4" y="T5"/>
                              </a:cxn>
                            </a:cxnLst>
                            <a:rect l="0" t="0" r="r" b="b"/>
                            <a:pathLst>
                              <a:path w="65" h="131">
                                <a:moveTo>
                                  <a:pt x="0" y="131"/>
                                </a:moveTo>
                                <a:lnTo>
                                  <a:pt x="65" y="66"/>
                                </a:lnTo>
                                <a:lnTo>
                                  <a:pt x="0" y="0"/>
                                </a:lnTo>
                              </a:path>
                            </a:pathLst>
                          </a:custGeom>
                          <a:noFill/>
                          <a:ln w="952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 name="Line 34"/>
                        <wps:cNvCnPr>
                          <a:cxnSpLocks noChangeShapeType="1"/>
                        </wps:cNvCnPr>
                        <wps:spPr bwMode="auto">
                          <a:xfrm>
                            <a:off x="1851992" y="1411410"/>
                            <a:ext cx="0" cy="179705"/>
                          </a:xfrm>
                          <a:prstGeom prst="line">
                            <a:avLst/>
                          </a:prstGeom>
                          <a:noFill/>
                          <a:ln w="9525"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 name="Line 35"/>
                        <wps:cNvCnPr>
                          <a:cxnSpLocks noChangeShapeType="1"/>
                        </wps:cNvCnPr>
                        <wps:spPr bwMode="auto">
                          <a:xfrm>
                            <a:off x="2751787" y="1411410"/>
                            <a:ext cx="0" cy="179705"/>
                          </a:xfrm>
                          <a:prstGeom prst="line">
                            <a:avLst/>
                          </a:prstGeom>
                          <a:noFill/>
                          <a:ln w="9525"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 name="Line 36"/>
                        <wps:cNvCnPr>
                          <a:cxnSpLocks noChangeShapeType="1"/>
                        </wps:cNvCnPr>
                        <wps:spPr bwMode="auto">
                          <a:xfrm>
                            <a:off x="3650947" y="1411410"/>
                            <a:ext cx="0" cy="179705"/>
                          </a:xfrm>
                          <a:prstGeom prst="line">
                            <a:avLst/>
                          </a:prstGeom>
                          <a:noFill/>
                          <a:ln w="9525"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 name="Line 37"/>
                        <wps:cNvCnPr>
                          <a:cxnSpLocks noChangeShapeType="1"/>
                        </wps:cNvCnPr>
                        <wps:spPr bwMode="auto">
                          <a:xfrm>
                            <a:off x="4550742" y="1411410"/>
                            <a:ext cx="0" cy="179705"/>
                          </a:xfrm>
                          <a:prstGeom prst="line">
                            <a:avLst/>
                          </a:prstGeom>
                          <a:noFill/>
                          <a:ln w="9525"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 name="Line 38"/>
                        <wps:cNvCnPr>
                          <a:cxnSpLocks noChangeShapeType="1"/>
                        </wps:cNvCnPr>
                        <wps:spPr bwMode="auto">
                          <a:xfrm>
                            <a:off x="5451172" y="1411410"/>
                            <a:ext cx="0" cy="179705"/>
                          </a:xfrm>
                          <a:prstGeom prst="line">
                            <a:avLst/>
                          </a:prstGeom>
                          <a:noFill/>
                          <a:ln w="9525"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 name="Line 39"/>
                        <wps:cNvCnPr>
                          <a:cxnSpLocks noChangeShapeType="1"/>
                        </wps:cNvCnPr>
                        <wps:spPr bwMode="auto">
                          <a:xfrm>
                            <a:off x="6350967" y="1411410"/>
                            <a:ext cx="0" cy="179705"/>
                          </a:xfrm>
                          <a:prstGeom prst="line">
                            <a:avLst/>
                          </a:prstGeom>
                          <a:noFill/>
                          <a:ln w="9525"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 name="Rectangle 40"/>
                        <wps:cNvSpPr>
                          <a:spLocks noChangeArrowheads="1"/>
                        </wps:cNvSpPr>
                        <wps:spPr bwMode="auto">
                          <a:xfrm>
                            <a:off x="1828497" y="1610502"/>
                            <a:ext cx="28067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6D3B78" w14:textId="780D3141" w:rsidR="00953053" w:rsidRDefault="00953053">
                              <w:r>
                                <w:rPr>
                                  <w:rFonts w:ascii="Calibri" w:hAnsi="Calibri" w:cs="Calibri"/>
                                  <w:color w:val="000000"/>
                                </w:rPr>
                                <w:t>T</w:t>
                              </w:r>
                              <w:r w:rsidRPr="00C31144">
                                <w:rPr>
                                  <w:rFonts w:ascii="Calibri" w:hAnsi="Calibri" w:cs="Calibri"/>
                                  <w:color w:val="000000"/>
                                  <w:vertAlign w:val="subscript"/>
                                </w:rPr>
                                <w:t>cycle</w:t>
                              </w:r>
                            </w:p>
                          </w:txbxContent>
                        </wps:txbx>
                        <wps:bodyPr rot="0" vert="horz" wrap="none" lIns="0" tIns="0" rIns="0" bIns="0" anchor="t" anchorCtr="0">
                          <a:spAutoFit/>
                        </wps:bodyPr>
                      </wps:wsp>
                      <wps:wsp>
                        <wps:cNvPr id="42" name="Rectangle 41"/>
                        <wps:cNvSpPr>
                          <a:spLocks noChangeArrowheads="1"/>
                        </wps:cNvSpPr>
                        <wps:spPr bwMode="auto">
                          <a:xfrm>
                            <a:off x="2689557" y="1612070"/>
                            <a:ext cx="7747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55C70" w14:textId="08E81A1A" w:rsidR="00953053" w:rsidRDefault="00953053">
                              <w:r>
                                <w:rPr>
                                  <w:rFonts w:ascii="Calibri" w:hAnsi="Calibri" w:cs="Calibri"/>
                                  <w:color w:val="000000"/>
                                </w:rPr>
                                <w:t>2</w:t>
                              </w:r>
                            </w:p>
                          </w:txbxContent>
                        </wps:txbx>
                        <wps:bodyPr rot="0" vert="horz" wrap="none" lIns="0" tIns="0" rIns="0" bIns="0" anchor="t" anchorCtr="0">
                          <a:spAutoFit/>
                        </wps:bodyPr>
                      </wps:wsp>
                      <wps:wsp>
                        <wps:cNvPr id="43" name="Rectangle 42"/>
                        <wps:cNvSpPr>
                          <a:spLocks noChangeArrowheads="1"/>
                        </wps:cNvSpPr>
                        <wps:spPr bwMode="auto">
                          <a:xfrm>
                            <a:off x="2766392" y="1609980"/>
                            <a:ext cx="28067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3E06BA" w14:textId="239D514E" w:rsidR="00953053" w:rsidRDefault="00953053">
                              <w:r>
                                <w:rPr>
                                  <w:rFonts w:ascii="Calibri" w:hAnsi="Calibri" w:cs="Calibri"/>
                                  <w:color w:val="000000"/>
                                </w:rPr>
                                <w:t>T</w:t>
                              </w:r>
                              <w:r w:rsidRPr="00C31144">
                                <w:rPr>
                                  <w:rFonts w:ascii="Calibri" w:hAnsi="Calibri" w:cs="Calibri"/>
                                  <w:color w:val="000000"/>
                                  <w:vertAlign w:val="subscript"/>
                                </w:rPr>
                                <w:t>cycle</w:t>
                              </w:r>
                            </w:p>
                          </w:txbxContent>
                        </wps:txbx>
                        <wps:bodyPr rot="0" vert="horz" wrap="none" lIns="0" tIns="0" rIns="0" bIns="0" anchor="t" anchorCtr="0">
                          <a:spAutoFit/>
                        </wps:bodyPr>
                      </wps:wsp>
                      <wps:wsp>
                        <wps:cNvPr id="44" name="Rectangle 43"/>
                        <wps:cNvSpPr>
                          <a:spLocks noChangeArrowheads="1"/>
                        </wps:cNvSpPr>
                        <wps:spPr bwMode="auto">
                          <a:xfrm>
                            <a:off x="3589352" y="1612070"/>
                            <a:ext cx="7747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110B6" w14:textId="01F81313" w:rsidR="00953053" w:rsidRDefault="00953053">
                              <w:r>
                                <w:rPr>
                                  <w:rFonts w:ascii="Calibri" w:hAnsi="Calibri" w:cs="Calibri"/>
                                  <w:color w:val="000000"/>
                                </w:rPr>
                                <w:t>3</w:t>
                              </w:r>
                            </w:p>
                          </w:txbxContent>
                        </wps:txbx>
                        <wps:bodyPr rot="0" vert="horz" wrap="none" lIns="0" tIns="0" rIns="0" bIns="0" anchor="t" anchorCtr="0">
                          <a:spAutoFit/>
                        </wps:bodyPr>
                      </wps:wsp>
                      <wps:wsp>
                        <wps:cNvPr id="47" name="Rectangle 44"/>
                        <wps:cNvSpPr>
                          <a:spLocks noChangeArrowheads="1"/>
                        </wps:cNvSpPr>
                        <wps:spPr bwMode="auto">
                          <a:xfrm>
                            <a:off x="3666187" y="1610502"/>
                            <a:ext cx="28067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007E2B" w14:textId="5E844334" w:rsidR="00953053" w:rsidRDefault="00953053">
                              <w:r>
                                <w:rPr>
                                  <w:rFonts w:ascii="Calibri" w:hAnsi="Calibri" w:cs="Calibri"/>
                                  <w:color w:val="000000"/>
                                </w:rPr>
                                <w:t>T</w:t>
                              </w:r>
                              <w:r w:rsidRPr="00C31144">
                                <w:rPr>
                                  <w:rFonts w:ascii="Calibri" w:hAnsi="Calibri" w:cs="Calibri"/>
                                  <w:color w:val="000000"/>
                                  <w:vertAlign w:val="subscript"/>
                                </w:rPr>
                                <w:t>cylce</w:t>
                              </w:r>
                            </w:p>
                          </w:txbxContent>
                        </wps:txbx>
                        <wps:bodyPr rot="0" vert="horz" wrap="none" lIns="0" tIns="0" rIns="0" bIns="0" anchor="t" anchorCtr="0">
                          <a:spAutoFit/>
                        </wps:bodyPr>
                      </wps:wsp>
                      <wps:wsp>
                        <wps:cNvPr id="48" name="Rectangle 45"/>
                        <wps:cNvSpPr>
                          <a:spLocks noChangeArrowheads="1"/>
                        </wps:cNvSpPr>
                        <wps:spPr bwMode="auto">
                          <a:xfrm>
                            <a:off x="4489147" y="1612070"/>
                            <a:ext cx="7747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A8A976" w14:textId="2814E85A" w:rsidR="00953053" w:rsidRDefault="00953053">
                              <w:r>
                                <w:rPr>
                                  <w:rFonts w:ascii="Calibri" w:hAnsi="Calibri" w:cs="Calibri"/>
                                  <w:color w:val="000000"/>
                                </w:rPr>
                                <w:t>4</w:t>
                              </w:r>
                            </w:p>
                          </w:txbxContent>
                        </wps:txbx>
                        <wps:bodyPr rot="0" vert="horz" wrap="none" lIns="0" tIns="0" rIns="0" bIns="0" anchor="t" anchorCtr="0">
                          <a:spAutoFit/>
                        </wps:bodyPr>
                      </wps:wsp>
                      <wps:wsp>
                        <wps:cNvPr id="50" name="Rectangle 46"/>
                        <wps:cNvSpPr>
                          <a:spLocks noChangeArrowheads="1"/>
                        </wps:cNvSpPr>
                        <wps:spPr bwMode="auto">
                          <a:xfrm>
                            <a:off x="4565982" y="1610502"/>
                            <a:ext cx="28067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227F24" w14:textId="2855CA87" w:rsidR="00953053" w:rsidRDefault="00953053">
                              <w:r>
                                <w:rPr>
                                  <w:rFonts w:ascii="Calibri" w:hAnsi="Calibri" w:cs="Calibri"/>
                                  <w:color w:val="000000"/>
                                </w:rPr>
                                <w:t>T</w:t>
                              </w:r>
                              <w:r w:rsidRPr="00C31144">
                                <w:rPr>
                                  <w:rFonts w:ascii="Calibri" w:hAnsi="Calibri" w:cs="Calibri"/>
                                  <w:color w:val="000000"/>
                                  <w:vertAlign w:val="subscript"/>
                                </w:rPr>
                                <w:t>cycle</w:t>
                              </w:r>
                            </w:p>
                          </w:txbxContent>
                        </wps:txbx>
                        <wps:bodyPr rot="0" vert="horz" wrap="none" lIns="0" tIns="0" rIns="0" bIns="0" anchor="t" anchorCtr="0">
                          <a:spAutoFit/>
                        </wps:bodyPr>
                      </wps:wsp>
                      <wps:wsp>
                        <wps:cNvPr id="51" name="Rectangle 47"/>
                        <wps:cNvSpPr>
                          <a:spLocks noChangeArrowheads="1"/>
                        </wps:cNvSpPr>
                        <wps:spPr bwMode="auto">
                          <a:xfrm>
                            <a:off x="5388942" y="1612070"/>
                            <a:ext cx="7747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C05BF0" w14:textId="0F8B6EDE" w:rsidR="00953053" w:rsidRDefault="00953053">
                              <w:r>
                                <w:rPr>
                                  <w:rFonts w:ascii="Calibri" w:hAnsi="Calibri" w:cs="Calibri"/>
                                  <w:color w:val="000000"/>
                                </w:rPr>
                                <w:t>5</w:t>
                              </w:r>
                            </w:p>
                          </w:txbxContent>
                        </wps:txbx>
                        <wps:bodyPr rot="0" vert="horz" wrap="none" lIns="0" tIns="0" rIns="0" bIns="0" anchor="t" anchorCtr="0">
                          <a:spAutoFit/>
                        </wps:bodyPr>
                      </wps:wsp>
                      <wps:wsp>
                        <wps:cNvPr id="52" name="Rectangle 48"/>
                        <wps:cNvSpPr>
                          <a:spLocks noChangeArrowheads="1"/>
                        </wps:cNvSpPr>
                        <wps:spPr bwMode="auto">
                          <a:xfrm>
                            <a:off x="5465777" y="1609719"/>
                            <a:ext cx="28067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28F34B" w14:textId="2023D7E9" w:rsidR="00953053" w:rsidRDefault="00953053">
                              <w:r>
                                <w:rPr>
                                  <w:rFonts w:ascii="Calibri" w:hAnsi="Calibri" w:cs="Calibri"/>
                                  <w:color w:val="000000"/>
                                </w:rPr>
                                <w:t>T</w:t>
                              </w:r>
                              <w:r w:rsidRPr="00C31144">
                                <w:rPr>
                                  <w:rFonts w:ascii="Calibri" w:hAnsi="Calibri" w:cs="Calibri"/>
                                  <w:color w:val="000000"/>
                                  <w:vertAlign w:val="subscript"/>
                                </w:rPr>
                                <w:t>cycle</w:t>
                              </w:r>
                            </w:p>
                          </w:txbxContent>
                        </wps:txbx>
                        <wps:bodyPr rot="0" vert="horz" wrap="none" lIns="0" tIns="0" rIns="0" bIns="0" anchor="t" anchorCtr="0">
                          <a:spAutoFit/>
                        </wps:bodyPr>
                      </wps:wsp>
                      <wps:wsp>
                        <wps:cNvPr id="53" name="Rectangle 49"/>
                        <wps:cNvSpPr>
                          <a:spLocks noChangeArrowheads="1"/>
                        </wps:cNvSpPr>
                        <wps:spPr bwMode="auto">
                          <a:xfrm>
                            <a:off x="6288737" y="1612070"/>
                            <a:ext cx="7747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E0D53" w14:textId="2800150A" w:rsidR="00953053" w:rsidRDefault="00953053">
                              <w:r>
                                <w:rPr>
                                  <w:rFonts w:ascii="Calibri" w:hAnsi="Calibri" w:cs="Calibri"/>
                                  <w:color w:val="000000"/>
                                </w:rPr>
                                <w:t>6</w:t>
                              </w:r>
                            </w:p>
                          </w:txbxContent>
                        </wps:txbx>
                        <wps:bodyPr rot="0" vert="horz" wrap="none" lIns="0" tIns="0" rIns="0" bIns="0" anchor="t" anchorCtr="0">
                          <a:spAutoFit/>
                        </wps:bodyPr>
                      </wps:wsp>
                      <wps:wsp>
                        <wps:cNvPr id="54" name="Rectangle 50"/>
                        <wps:cNvSpPr>
                          <a:spLocks noChangeArrowheads="1"/>
                        </wps:cNvSpPr>
                        <wps:spPr bwMode="auto">
                          <a:xfrm>
                            <a:off x="6365572" y="1610502"/>
                            <a:ext cx="28067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3E57E" w14:textId="6C7D4FF6" w:rsidR="00953053" w:rsidRDefault="00953053">
                              <w:r>
                                <w:rPr>
                                  <w:rFonts w:ascii="Calibri" w:hAnsi="Calibri" w:cs="Calibri"/>
                                  <w:color w:val="000000"/>
                                </w:rPr>
                                <w:t>T</w:t>
                              </w:r>
                              <w:r w:rsidRPr="00C31144">
                                <w:rPr>
                                  <w:rFonts w:ascii="Calibri" w:hAnsi="Calibri" w:cs="Calibri"/>
                                  <w:color w:val="000000"/>
                                  <w:vertAlign w:val="subscript"/>
                                </w:rPr>
                                <w:t>cycle</w:t>
                              </w:r>
                            </w:p>
                          </w:txbxContent>
                        </wps:txbx>
                        <wps:bodyPr rot="0" vert="horz" wrap="none" lIns="0" tIns="0" rIns="0" bIns="0" anchor="t" anchorCtr="0">
                          <a:spAutoFit/>
                        </wps:bodyPr>
                      </wps:wsp>
                      <wps:wsp>
                        <wps:cNvPr id="55" name="Rectangle 51"/>
                        <wps:cNvSpPr>
                          <a:spLocks noChangeArrowheads="1"/>
                        </wps:cNvSpPr>
                        <wps:spPr bwMode="auto">
                          <a:xfrm>
                            <a:off x="7" y="325959"/>
                            <a:ext cx="937895"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EEB2A" w14:textId="731A0034" w:rsidR="00953053" w:rsidRDefault="00953053">
                              <w:r>
                                <w:rPr>
                                  <w:rFonts w:ascii="Calibri" w:hAnsi="Calibri" w:cs="Calibri"/>
                                  <w:color w:val="000000"/>
                                </w:rPr>
                                <w:t>Transient/Peak</w:t>
                              </w:r>
                            </w:p>
                          </w:txbxContent>
                        </wps:txbx>
                        <wps:bodyPr rot="0" vert="horz" wrap="none" lIns="0" tIns="0" rIns="0" bIns="0" anchor="t" anchorCtr="0">
                          <a:spAutoFit/>
                        </wps:bodyPr>
                      </wps:wsp>
                      <wps:wsp>
                        <wps:cNvPr id="56" name="Freeform 52"/>
                        <wps:cNvSpPr>
                          <a:spLocks noEditPoints="1"/>
                        </wps:cNvSpPr>
                        <wps:spPr bwMode="auto">
                          <a:xfrm>
                            <a:off x="792177" y="509075"/>
                            <a:ext cx="6281420" cy="5715"/>
                          </a:xfrm>
                          <a:custGeom>
                            <a:avLst/>
                            <a:gdLst>
                              <a:gd name="T0" fmla="*/ 213 w 10555"/>
                              <a:gd name="T1" fmla="*/ 5 h 10"/>
                              <a:gd name="T2" fmla="*/ 256 w 10555"/>
                              <a:gd name="T3" fmla="*/ 5 h 10"/>
                              <a:gd name="T4" fmla="*/ 592 w 10555"/>
                              <a:gd name="T5" fmla="*/ 0 h 10"/>
                              <a:gd name="T6" fmla="*/ 645 w 10555"/>
                              <a:gd name="T7" fmla="*/ 10 h 10"/>
                              <a:gd name="T8" fmla="*/ 901 w 10555"/>
                              <a:gd name="T9" fmla="*/ 0 h 10"/>
                              <a:gd name="T10" fmla="*/ 1104 w 10555"/>
                              <a:gd name="T11" fmla="*/ 10 h 10"/>
                              <a:gd name="T12" fmla="*/ 1157 w 10555"/>
                              <a:gd name="T13" fmla="*/ 0 h 10"/>
                              <a:gd name="T14" fmla="*/ 1493 w 10555"/>
                              <a:gd name="T15" fmla="*/ 5 h 10"/>
                              <a:gd name="T16" fmla="*/ 1536 w 10555"/>
                              <a:gd name="T17" fmla="*/ 5 h 10"/>
                              <a:gd name="T18" fmla="*/ 1872 w 10555"/>
                              <a:gd name="T19" fmla="*/ 0 h 10"/>
                              <a:gd name="T20" fmla="*/ 1925 w 10555"/>
                              <a:gd name="T21" fmla="*/ 10 h 10"/>
                              <a:gd name="T22" fmla="*/ 2181 w 10555"/>
                              <a:gd name="T23" fmla="*/ 0 h 10"/>
                              <a:gd name="T24" fmla="*/ 2384 w 10555"/>
                              <a:gd name="T25" fmla="*/ 10 h 10"/>
                              <a:gd name="T26" fmla="*/ 2437 w 10555"/>
                              <a:gd name="T27" fmla="*/ 0 h 10"/>
                              <a:gd name="T28" fmla="*/ 2773 w 10555"/>
                              <a:gd name="T29" fmla="*/ 5 h 10"/>
                              <a:gd name="T30" fmla="*/ 2816 w 10555"/>
                              <a:gd name="T31" fmla="*/ 5 h 10"/>
                              <a:gd name="T32" fmla="*/ 3152 w 10555"/>
                              <a:gd name="T33" fmla="*/ 0 h 10"/>
                              <a:gd name="T34" fmla="*/ 3205 w 10555"/>
                              <a:gd name="T35" fmla="*/ 10 h 10"/>
                              <a:gd name="T36" fmla="*/ 3461 w 10555"/>
                              <a:gd name="T37" fmla="*/ 0 h 10"/>
                              <a:gd name="T38" fmla="*/ 3664 w 10555"/>
                              <a:gd name="T39" fmla="*/ 10 h 10"/>
                              <a:gd name="T40" fmla="*/ 3717 w 10555"/>
                              <a:gd name="T41" fmla="*/ 0 h 10"/>
                              <a:gd name="T42" fmla="*/ 4053 w 10555"/>
                              <a:gd name="T43" fmla="*/ 5 h 10"/>
                              <a:gd name="T44" fmla="*/ 4096 w 10555"/>
                              <a:gd name="T45" fmla="*/ 5 h 10"/>
                              <a:gd name="T46" fmla="*/ 4432 w 10555"/>
                              <a:gd name="T47" fmla="*/ 0 h 10"/>
                              <a:gd name="T48" fmla="*/ 4485 w 10555"/>
                              <a:gd name="T49" fmla="*/ 10 h 10"/>
                              <a:gd name="T50" fmla="*/ 4741 w 10555"/>
                              <a:gd name="T51" fmla="*/ 0 h 10"/>
                              <a:gd name="T52" fmla="*/ 4944 w 10555"/>
                              <a:gd name="T53" fmla="*/ 10 h 10"/>
                              <a:gd name="T54" fmla="*/ 4997 w 10555"/>
                              <a:gd name="T55" fmla="*/ 0 h 10"/>
                              <a:gd name="T56" fmla="*/ 5333 w 10555"/>
                              <a:gd name="T57" fmla="*/ 5 h 10"/>
                              <a:gd name="T58" fmla="*/ 5376 w 10555"/>
                              <a:gd name="T59" fmla="*/ 5 h 10"/>
                              <a:gd name="T60" fmla="*/ 5712 w 10555"/>
                              <a:gd name="T61" fmla="*/ 0 h 10"/>
                              <a:gd name="T62" fmla="*/ 5765 w 10555"/>
                              <a:gd name="T63" fmla="*/ 10 h 10"/>
                              <a:gd name="T64" fmla="*/ 6021 w 10555"/>
                              <a:gd name="T65" fmla="*/ 0 h 10"/>
                              <a:gd name="T66" fmla="*/ 6224 w 10555"/>
                              <a:gd name="T67" fmla="*/ 10 h 10"/>
                              <a:gd name="T68" fmla="*/ 6277 w 10555"/>
                              <a:gd name="T69" fmla="*/ 0 h 10"/>
                              <a:gd name="T70" fmla="*/ 6613 w 10555"/>
                              <a:gd name="T71" fmla="*/ 5 h 10"/>
                              <a:gd name="T72" fmla="*/ 6656 w 10555"/>
                              <a:gd name="T73" fmla="*/ 5 h 10"/>
                              <a:gd name="T74" fmla="*/ 6992 w 10555"/>
                              <a:gd name="T75" fmla="*/ 0 h 10"/>
                              <a:gd name="T76" fmla="*/ 7045 w 10555"/>
                              <a:gd name="T77" fmla="*/ 10 h 10"/>
                              <a:gd name="T78" fmla="*/ 7301 w 10555"/>
                              <a:gd name="T79" fmla="*/ 0 h 10"/>
                              <a:gd name="T80" fmla="*/ 7504 w 10555"/>
                              <a:gd name="T81" fmla="*/ 10 h 10"/>
                              <a:gd name="T82" fmla="*/ 7557 w 10555"/>
                              <a:gd name="T83" fmla="*/ 0 h 10"/>
                              <a:gd name="T84" fmla="*/ 7893 w 10555"/>
                              <a:gd name="T85" fmla="*/ 5 h 10"/>
                              <a:gd name="T86" fmla="*/ 7936 w 10555"/>
                              <a:gd name="T87" fmla="*/ 5 h 10"/>
                              <a:gd name="T88" fmla="*/ 8272 w 10555"/>
                              <a:gd name="T89" fmla="*/ 0 h 10"/>
                              <a:gd name="T90" fmla="*/ 8325 w 10555"/>
                              <a:gd name="T91" fmla="*/ 10 h 10"/>
                              <a:gd name="T92" fmla="*/ 8581 w 10555"/>
                              <a:gd name="T93" fmla="*/ 0 h 10"/>
                              <a:gd name="T94" fmla="*/ 8784 w 10555"/>
                              <a:gd name="T95" fmla="*/ 10 h 10"/>
                              <a:gd name="T96" fmla="*/ 8837 w 10555"/>
                              <a:gd name="T97" fmla="*/ 0 h 10"/>
                              <a:gd name="T98" fmla="*/ 9173 w 10555"/>
                              <a:gd name="T99" fmla="*/ 5 h 10"/>
                              <a:gd name="T100" fmla="*/ 9216 w 10555"/>
                              <a:gd name="T101" fmla="*/ 5 h 10"/>
                              <a:gd name="T102" fmla="*/ 9552 w 10555"/>
                              <a:gd name="T103" fmla="*/ 0 h 10"/>
                              <a:gd name="T104" fmla="*/ 9605 w 10555"/>
                              <a:gd name="T105" fmla="*/ 10 h 10"/>
                              <a:gd name="T106" fmla="*/ 9861 w 10555"/>
                              <a:gd name="T107" fmla="*/ 0 h 10"/>
                              <a:gd name="T108" fmla="*/ 10064 w 10555"/>
                              <a:gd name="T109" fmla="*/ 10 h 10"/>
                              <a:gd name="T110" fmla="*/ 10117 w 10555"/>
                              <a:gd name="T111" fmla="*/ 0 h 10"/>
                              <a:gd name="T112" fmla="*/ 10453 w 10555"/>
                              <a:gd name="T113" fmla="*/ 5 h 10"/>
                              <a:gd name="T114" fmla="*/ 10496 w 10555"/>
                              <a:gd name="T115" fmla="*/ 5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10555" h="10">
                                <a:moveTo>
                                  <a:pt x="5" y="0"/>
                                </a:moveTo>
                                <a:lnTo>
                                  <a:pt x="80" y="0"/>
                                </a:lnTo>
                                <a:cubicBezTo>
                                  <a:pt x="82" y="0"/>
                                  <a:pt x="85" y="2"/>
                                  <a:pt x="85" y="5"/>
                                </a:cubicBezTo>
                                <a:cubicBezTo>
                                  <a:pt x="85" y="8"/>
                                  <a:pt x="82" y="10"/>
                                  <a:pt x="80" y="10"/>
                                </a:cubicBezTo>
                                <a:lnTo>
                                  <a:pt x="5" y="10"/>
                                </a:lnTo>
                                <a:cubicBezTo>
                                  <a:pt x="2" y="10"/>
                                  <a:pt x="0" y="8"/>
                                  <a:pt x="0" y="5"/>
                                </a:cubicBezTo>
                                <a:cubicBezTo>
                                  <a:pt x="0" y="2"/>
                                  <a:pt x="2" y="0"/>
                                  <a:pt x="5" y="0"/>
                                </a:cubicBezTo>
                                <a:close/>
                                <a:moveTo>
                                  <a:pt x="133" y="0"/>
                                </a:moveTo>
                                <a:lnTo>
                                  <a:pt x="208" y="0"/>
                                </a:lnTo>
                                <a:cubicBezTo>
                                  <a:pt x="210" y="0"/>
                                  <a:pt x="213" y="2"/>
                                  <a:pt x="213" y="5"/>
                                </a:cubicBezTo>
                                <a:cubicBezTo>
                                  <a:pt x="213" y="8"/>
                                  <a:pt x="210" y="10"/>
                                  <a:pt x="208" y="10"/>
                                </a:cubicBezTo>
                                <a:lnTo>
                                  <a:pt x="133" y="10"/>
                                </a:lnTo>
                                <a:cubicBezTo>
                                  <a:pt x="130" y="10"/>
                                  <a:pt x="128" y="8"/>
                                  <a:pt x="128" y="5"/>
                                </a:cubicBezTo>
                                <a:cubicBezTo>
                                  <a:pt x="128" y="2"/>
                                  <a:pt x="130" y="0"/>
                                  <a:pt x="133" y="0"/>
                                </a:cubicBezTo>
                                <a:close/>
                                <a:moveTo>
                                  <a:pt x="261" y="0"/>
                                </a:moveTo>
                                <a:lnTo>
                                  <a:pt x="336" y="0"/>
                                </a:lnTo>
                                <a:cubicBezTo>
                                  <a:pt x="338" y="0"/>
                                  <a:pt x="341" y="2"/>
                                  <a:pt x="341" y="5"/>
                                </a:cubicBezTo>
                                <a:cubicBezTo>
                                  <a:pt x="341" y="8"/>
                                  <a:pt x="338" y="10"/>
                                  <a:pt x="336" y="10"/>
                                </a:cubicBezTo>
                                <a:lnTo>
                                  <a:pt x="261" y="10"/>
                                </a:lnTo>
                                <a:cubicBezTo>
                                  <a:pt x="258" y="10"/>
                                  <a:pt x="256" y="8"/>
                                  <a:pt x="256" y="5"/>
                                </a:cubicBezTo>
                                <a:cubicBezTo>
                                  <a:pt x="256" y="2"/>
                                  <a:pt x="258" y="0"/>
                                  <a:pt x="261" y="0"/>
                                </a:cubicBezTo>
                                <a:close/>
                                <a:moveTo>
                                  <a:pt x="389" y="0"/>
                                </a:moveTo>
                                <a:lnTo>
                                  <a:pt x="464" y="0"/>
                                </a:lnTo>
                                <a:cubicBezTo>
                                  <a:pt x="466" y="0"/>
                                  <a:pt x="469" y="2"/>
                                  <a:pt x="469" y="5"/>
                                </a:cubicBezTo>
                                <a:cubicBezTo>
                                  <a:pt x="469" y="8"/>
                                  <a:pt x="466" y="10"/>
                                  <a:pt x="464" y="10"/>
                                </a:cubicBezTo>
                                <a:lnTo>
                                  <a:pt x="389" y="10"/>
                                </a:lnTo>
                                <a:cubicBezTo>
                                  <a:pt x="386" y="10"/>
                                  <a:pt x="384" y="8"/>
                                  <a:pt x="384" y="5"/>
                                </a:cubicBezTo>
                                <a:cubicBezTo>
                                  <a:pt x="384" y="2"/>
                                  <a:pt x="386" y="0"/>
                                  <a:pt x="389" y="0"/>
                                </a:cubicBezTo>
                                <a:close/>
                                <a:moveTo>
                                  <a:pt x="517" y="0"/>
                                </a:moveTo>
                                <a:lnTo>
                                  <a:pt x="592" y="0"/>
                                </a:lnTo>
                                <a:cubicBezTo>
                                  <a:pt x="594" y="0"/>
                                  <a:pt x="597" y="2"/>
                                  <a:pt x="597" y="5"/>
                                </a:cubicBezTo>
                                <a:cubicBezTo>
                                  <a:pt x="597" y="8"/>
                                  <a:pt x="594" y="10"/>
                                  <a:pt x="592" y="10"/>
                                </a:cubicBezTo>
                                <a:lnTo>
                                  <a:pt x="517" y="10"/>
                                </a:lnTo>
                                <a:cubicBezTo>
                                  <a:pt x="514" y="10"/>
                                  <a:pt x="512" y="8"/>
                                  <a:pt x="512" y="5"/>
                                </a:cubicBezTo>
                                <a:cubicBezTo>
                                  <a:pt x="512" y="2"/>
                                  <a:pt x="514" y="0"/>
                                  <a:pt x="517" y="0"/>
                                </a:cubicBezTo>
                                <a:close/>
                                <a:moveTo>
                                  <a:pt x="645" y="0"/>
                                </a:moveTo>
                                <a:lnTo>
                                  <a:pt x="720" y="0"/>
                                </a:lnTo>
                                <a:cubicBezTo>
                                  <a:pt x="722" y="0"/>
                                  <a:pt x="725" y="2"/>
                                  <a:pt x="725" y="5"/>
                                </a:cubicBezTo>
                                <a:cubicBezTo>
                                  <a:pt x="725" y="8"/>
                                  <a:pt x="722" y="10"/>
                                  <a:pt x="720" y="10"/>
                                </a:cubicBezTo>
                                <a:lnTo>
                                  <a:pt x="645" y="10"/>
                                </a:lnTo>
                                <a:cubicBezTo>
                                  <a:pt x="642" y="10"/>
                                  <a:pt x="640" y="8"/>
                                  <a:pt x="640" y="5"/>
                                </a:cubicBezTo>
                                <a:cubicBezTo>
                                  <a:pt x="640" y="2"/>
                                  <a:pt x="642" y="0"/>
                                  <a:pt x="645" y="0"/>
                                </a:cubicBezTo>
                                <a:close/>
                                <a:moveTo>
                                  <a:pt x="773" y="0"/>
                                </a:moveTo>
                                <a:lnTo>
                                  <a:pt x="848" y="0"/>
                                </a:lnTo>
                                <a:cubicBezTo>
                                  <a:pt x="850" y="0"/>
                                  <a:pt x="853" y="2"/>
                                  <a:pt x="853" y="5"/>
                                </a:cubicBezTo>
                                <a:cubicBezTo>
                                  <a:pt x="853" y="8"/>
                                  <a:pt x="850" y="10"/>
                                  <a:pt x="848" y="10"/>
                                </a:cubicBezTo>
                                <a:lnTo>
                                  <a:pt x="773" y="10"/>
                                </a:lnTo>
                                <a:cubicBezTo>
                                  <a:pt x="770" y="10"/>
                                  <a:pt x="768" y="8"/>
                                  <a:pt x="768" y="5"/>
                                </a:cubicBezTo>
                                <a:cubicBezTo>
                                  <a:pt x="768" y="2"/>
                                  <a:pt x="770" y="0"/>
                                  <a:pt x="773" y="0"/>
                                </a:cubicBezTo>
                                <a:close/>
                                <a:moveTo>
                                  <a:pt x="901" y="0"/>
                                </a:moveTo>
                                <a:lnTo>
                                  <a:pt x="976" y="0"/>
                                </a:lnTo>
                                <a:cubicBezTo>
                                  <a:pt x="978" y="0"/>
                                  <a:pt x="981" y="2"/>
                                  <a:pt x="981" y="5"/>
                                </a:cubicBezTo>
                                <a:cubicBezTo>
                                  <a:pt x="981" y="8"/>
                                  <a:pt x="978" y="10"/>
                                  <a:pt x="976" y="10"/>
                                </a:cubicBezTo>
                                <a:lnTo>
                                  <a:pt x="901" y="10"/>
                                </a:lnTo>
                                <a:cubicBezTo>
                                  <a:pt x="898" y="10"/>
                                  <a:pt x="896" y="8"/>
                                  <a:pt x="896" y="5"/>
                                </a:cubicBezTo>
                                <a:cubicBezTo>
                                  <a:pt x="896" y="2"/>
                                  <a:pt x="898" y="0"/>
                                  <a:pt x="901" y="0"/>
                                </a:cubicBezTo>
                                <a:close/>
                                <a:moveTo>
                                  <a:pt x="1029" y="0"/>
                                </a:moveTo>
                                <a:lnTo>
                                  <a:pt x="1104" y="0"/>
                                </a:lnTo>
                                <a:cubicBezTo>
                                  <a:pt x="1106" y="0"/>
                                  <a:pt x="1109" y="2"/>
                                  <a:pt x="1109" y="5"/>
                                </a:cubicBezTo>
                                <a:cubicBezTo>
                                  <a:pt x="1109" y="8"/>
                                  <a:pt x="1106" y="10"/>
                                  <a:pt x="1104" y="10"/>
                                </a:cubicBezTo>
                                <a:lnTo>
                                  <a:pt x="1029" y="10"/>
                                </a:lnTo>
                                <a:cubicBezTo>
                                  <a:pt x="1026" y="10"/>
                                  <a:pt x="1024" y="8"/>
                                  <a:pt x="1024" y="5"/>
                                </a:cubicBezTo>
                                <a:cubicBezTo>
                                  <a:pt x="1024" y="2"/>
                                  <a:pt x="1026" y="0"/>
                                  <a:pt x="1029" y="0"/>
                                </a:cubicBezTo>
                                <a:close/>
                                <a:moveTo>
                                  <a:pt x="1157" y="0"/>
                                </a:moveTo>
                                <a:lnTo>
                                  <a:pt x="1232" y="0"/>
                                </a:lnTo>
                                <a:cubicBezTo>
                                  <a:pt x="1234" y="0"/>
                                  <a:pt x="1237" y="2"/>
                                  <a:pt x="1237" y="5"/>
                                </a:cubicBezTo>
                                <a:cubicBezTo>
                                  <a:pt x="1237" y="8"/>
                                  <a:pt x="1234" y="10"/>
                                  <a:pt x="1232" y="10"/>
                                </a:cubicBezTo>
                                <a:lnTo>
                                  <a:pt x="1157" y="10"/>
                                </a:lnTo>
                                <a:cubicBezTo>
                                  <a:pt x="1154" y="10"/>
                                  <a:pt x="1152" y="8"/>
                                  <a:pt x="1152" y="5"/>
                                </a:cubicBezTo>
                                <a:cubicBezTo>
                                  <a:pt x="1152" y="2"/>
                                  <a:pt x="1154" y="0"/>
                                  <a:pt x="1157" y="0"/>
                                </a:cubicBezTo>
                                <a:close/>
                                <a:moveTo>
                                  <a:pt x="1285" y="0"/>
                                </a:moveTo>
                                <a:lnTo>
                                  <a:pt x="1360" y="0"/>
                                </a:lnTo>
                                <a:cubicBezTo>
                                  <a:pt x="1362" y="0"/>
                                  <a:pt x="1365" y="2"/>
                                  <a:pt x="1365" y="5"/>
                                </a:cubicBezTo>
                                <a:cubicBezTo>
                                  <a:pt x="1365" y="8"/>
                                  <a:pt x="1362" y="10"/>
                                  <a:pt x="1360" y="10"/>
                                </a:cubicBezTo>
                                <a:lnTo>
                                  <a:pt x="1285" y="10"/>
                                </a:lnTo>
                                <a:cubicBezTo>
                                  <a:pt x="1282" y="10"/>
                                  <a:pt x="1280" y="8"/>
                                  <a:pt x="1280" y="5"/>
                                </a:cubicBezTo>
                                <a:cubicBezTo>
                                  <a:pt x="1280" y="2"/>
                                  <a:pt x="1282" y="0"/>
                                  <a:pt x="1285" y="0"/>
                                </a:cubicBezTo>
                                <a:close/>
                                <a:moveTo>
                                  <a:pt x="1413" y="0"/>
                                </a:moveTo>
                                <a:lnTo>
                                  <a:pt x="1488" y="0"/>
                                </a:lnTo>
                                <a:cubicBezTo>
                                  <a:pt x="1490" y="0"/>
                                  <a:pt x="1493" y="2"/>
                                  <a:pt x="1493" y="5"/>
                                </a:cubicBezTo>
                                <a:cubicBezTo>
                                  <a:pt x="1493" y="8"/>
                                  <a:pt x="1490" y="10"/>
                                  <a:pt x="1488" y="10"/>
                                </a:cubicBezTo>
                                <a:lnTo>
                                  <a:pt x="1413" y="10"/>
                                </a:lnTo>
                                <a:cubicBezTo>
                                  <a:pt x="1410" y="10"/>
                                  <a:pt x="1408" y="8"/>
                                  <a:pt x="1408" y="5"/>
                                </a:cubicBezTo>
                                <a:cubicBezTo>
                                  <a:pt x="1408" y="2"/>
                                  <a:pt x="1410" y="0"/>
                                  <a:pt x="1413" y="0"/>
                                </a:cubicBezTo>
                                <a:close/>
                                <a:moveTo>
                                  <a:pt x="1541" y="0"/>
                                </a:moveTo>
                                <a:lnTo>
                                  <a:pt x="1616" y="0"/>
                                </a:lnTo>
                                <a:cubicBezTo>
                                  <a:pt x="1618" y="0"/>
                                  <a:pt x="1621" y="2"/>
                                  <a:pt x="1621" y="5"/>
                                </a:cubicBezTo>
                                <a:cubicBezTo>
                                  <a:pt x="1621" y="8"/>
                                  <a:pt x="1618" y="10"/>
                                  <a:pt x="1616" y="10"/>
                                </a:cubicBezTo>
                                <a:lnTo>
                                  <a:pt x="1541" y="10"/>
                                </a:lnTo>
                                <a:cubicBezTo>
                                  <a:pt x="1538" y="10"/>
                                  <a:pt x="1536" y="8"/>
                                  <a:pt x="1536" y="5"/>
                                </a:cubicBezTo>
                                <a:cubicBezTo>
                                  <a:pt x="1536" y="2"/>
                                  <a:pt x="1538" y="0"/>
                                  <a:pt x="1541" y="0"/>
                                </a:cubicBezTo>
                                <a:close/>
                                <a:moveTo>
                                  <a:pt x="1669" y="0"/>
                                </a:moveTo>
                                <a:lnTo>
                                  <a:pt x="1744" y="0"/>
                                </a:lnTo>
                                <a:cubicBezTo>
                                  <a:pt x="1746" y="0"/>
                                  <a:pt x="1749" y="2"/>
                                  <a:pt x="1749" y="5"/>
                                </a:cubicBezTo>
                                <a:cubicBezTo>
                                  <a:pt x="1749" y="8"/>
                                  <a:pt x="1746" y="10"/>
                                  <a:pt x="1744" y="10"/>
                                </a:cubicBezTo>
                                <a:lnTo>
                                  <a:pt x="1669" y="10"/>
                                </a:lnTo>
                                <a:cubicBezTo>
                                  <a:pt x="1666" y="10"/>
                                  <a:pt x="1664" y="8"/>
                                  <a:pt x="1664" y="5"/>
                                </a:cubicBezTo>
                                <a:cubicBezTo>
                                  <a:pt x="1664" y="2"/>
                                  <a:pt x="1666" y="0"/>
                                  <a:pt x="1669" y="0"/>
                                </a:cubicBezTo>
                                <a:close/>
                                <a:moveTo>
                                  <a:pt x="1797" y="0"/>
                                </a:moveTo>
                                <a:lnTo>
                                  <a:pt x="1872" y="0"/>
                                </a:lnTo>
                                <a:cubicBezTo>
                                  <a:pt x="1874" y="0"/>
                                  <a:pt x="1877" y="2"/>
                                  <a:pt x="1877" y="5"/>
                                </a:cubicBezTo>
                                <a:cubicBezTo>
                                  <a:pt x="1877" y="8"/>
                                  <a:pt x="1874" y="10"/>
                                  <a:pt x="1872" y="10"/>
                                </a:cubicBezTo>
                                <a:lnTo>
                                  <a:pt x="1797" y="10"/>
                                </a:lnTo>
                                <a:cubicBezTo>
                                  <a:pt x="1794" y="10"/>
                                  <a:pt x="1792" y="8"/>
                                  <a:pt x="1792" y="5"/>
                                </a:cubicBezTo>
                                <a:cubicBezTo>
                                  <a:pt x="1792" y="2"/>
                                  <a:pt x="1794" y="0"/>
                                  <a:pt x="1797" y="0"/>
                                </a:cubicBezTo>
                                <a:close/>
                                <a:moveTo>
                                  <a:pt x="1925" y="0"/>
                                </a:moveTo>
                                <a:lnTo>
                                  <a:pt x="2000" y="0"/>
                                </a:lnTo>
                                <a:cubicBezTo>
                                  <a:pt x="2002" y="0"/>
                                  <a:pt x="2005" y="2"/>
                                  <a:pt x="2005" y="5"/>
                                </a:cubicBezTo>
                                <a:cubicBezTo>
                                  <a:pt x="2005" y="8"/>
                                  <a:pt x="2002" y="10"/>
                                  <a:pt x="2000" y="10"/>
                                </a:cubicBezTo>
                                <a:lnTo>
                                  <a:pt x="1925" y="10"/>
                                </a:lnTo>
                                <a:cubicBezTo>
                                  <a:pt x="1922" y="10"/>
                                  <a:pt x="1920" y="8"/>
                                  <a:pt x="1920" y="5"/>
                                </a:cubicBezTo>
                                <a:cubicBezTo>
                                  <a:pt x="1920" y="2"/>
                                  <a:pt x="1922" y="0"/>
                                  <a:pt x="1925" y="0"/>
                                </a:cubicBezTo>
                                <a:close/>
                                <a:moveTo>
                                  <a:pt x="2053" y="0"/>
                                </a:moveTo>
                                <a:lnTo>
                                  <a:pt x="2128" y="0"/>
                                </a:lnTo>
                                <a:cubicBezTo>
                                  <a:pt x="2130" y="0"/>
                                  <a:pt x="2133" y="2"/>
                                  <a:pt x="2133" y="5"/>
                                </a:cubicBezTo>
                                <a:cubicBezTo>
                                  <a:pt x="2133" y="8"/>
                                  <a:pt x="2130" y="10"/>
                                  <a:pt x="2128" y="10"/>
                                </a:cubicBezTo>
                                <a:lnTo>
                                  <a:pt x="2053" y="10"/>
                                </a:lnTo>
                                <a:cubicBezTo>
                                  <a:pt x="2050" y="10"/>
                                  <a:pt x="2048" y="8"/>
                                  <a:pt x="2048" y="5"/>
                                </a:cubicBezTo>
                                <a:cubicBezTo>
                                  <a:pt x="2048" y="2"/>
                                  <a:pt x="2050" y="0"/>
                                  <a:pt x="2053" y="0"/>
                                </a:cubicBezTo>
                                <a:close/>
                                <a:moveTo>
                                  <a:pt x="2181" y="0"/>
                                </a:moveTo>
                                <a:lnTo>
                                  <a:pt x="2256" y="0"/>
                                </a:lnTo>
                                <a:cubicBezTo>
                                  <a:pt x="2258" y="0"/>
                                  <a:pt x="2261" y="2"/>
                                  <a:pt x="2261" y="5"/>
                                </a:cubicBezTo>
                                <a:cubicBezTo>
                                  <a:pt x="2261" y="8"/>
                                  <a:pt x="2258" y="10"/>
                                  <a:pt x="2256" y="10"/>
                                </a:cubicBezTo>
                                <a:lnTo>
                                  <a:pt x="2181" y="10"/>
                                </a:lnTo>
                                <a:cubicBezTo>
                                  <a:pt x="2178" y="10"/>
                                  <a:pt x="2176" y="8"/>
                                  <a:pt x="2176" y="5"/>
                                </a:cubicBezTo>
                                <a:cubicBezTo>
                                  <a:pt x="2176" y="2"/>
                                  <a:pt x="2178" y="0"/>
                                  <a:pt x="2181" y="0"/>
                                </a:cubicBezTo>
                                <a:close/>
                                <a:moveTo>
                                  <a:pt x="2309" y="0"/>
                                </a:moveTo>
                                <a:lnTo>
                                  <a:pt x="2384" y="0"/>
                                </a:lnTo>
                                <a:cubicBezTo>
                                  <a:pt x="2386" y="0"/>
                                  <a:pt x="2389" y="2"/>
                                  <a:pt x="2389" y="5"/>
                                </a:cubicBezTo>
                                <a:cubicBezTo>
                                  <a:pt x="2389" y="8"/>
                                  <a:pt x="2386" y="10"/>
                                  <a:pt x="2384" y="10"/>
                                </a:cubicBezTo>
                                <a:lnTo>
                                  <a:pt x="2309" y="10"/>
                                </a:lnTo>
                                <a:cubicBezTo>
                                  <a:pt x="2306" y="10"/>
                                  <a:pt x="2304" y="8"/>
                                  <a:pt x="2304" y="5"/>
                                </a:cubicBezTo>
                                <a:cubicBezTo>
                                  <a:pt x="2304" y="2"/>
                                  <a:pt x="2306" y="0"/>
                                  <a:pt x="2309" y="0"/>
                                </a:cubicBezTo>
                                <a:close/>
                                <a:moveTo>
                                  <a:pt x="2437" y="0"/>
                                </a:moveTo>
                                <a:lnTo>
                                  <a:pt x="2512" y="0"/>
                                </a:lnTo>
                                <a:cubicBezTo>
                                  <a:pt x="2514" y="0"/>
                                  <a:pt x="2517" y="2"/>
                                  <a:pt x="2517" y="5"/>
                                </a:cubicBezTo>
                                <a:cubicBezTo>
                                  <a:pt x="2517" y="8"/>
                                  <a:pt x="2514" y="10"/>
                                  <a:pt x="2512" y="10"/>
                                </a:cubicBezTo>
                                <a:lnTo>
                                  <a:pt x="2437" y="10"/>
                                </a:lnTo>
                                <a:cubicBezTo>
                                  <a:pt x="2434" y="10"/>
                                  <a:pt x="2432" y="8"/>
                                  <a:pt x="2432" y="5"/>
                                </a:cubicBezTo>
                                <a:cubicBezTo>
                                  <a:pt x="2432" y="2"/>
                                  <a:pt x="2434" y="0"/>
                                  <a:pt x="2437" y="0"/>
                                </a:cubicBezTo>
                                <a:close/>
                                <a:moveTo>
                                  <a:pt x="2565" y="0"/>
                                </a:moveTo>
                                <a:lnTo>
                                  <a:pt x="2640" y="0"/>
                                </a:lnTo>
                                <a:cubicBezTo>
                                  <a:pt x="2642" y="0"/>
                                  <a:pt x="2645" y="2"/>
                                  <a:pt x="2645" y="5"/>
                                </a:cubicBezTo>
                                <a:cubicBezTo>
                                  <a:pt x="2645" y="8"/>
                                  <a:pt x="2642" y="10"/>
                                  <a:pt x="2640" y="10"/>
                                </a:cubicBezTo>
                                <a:lnTo>
                                  <a:pt x="2565" y="10"/>
                                </a:lnTo>
                                <a:cubicBezTo>
                                  <a:pt x="2562" y="10"/>
                                  <a:pt x="2560" y="8"/>
                                  <a:pt x="2560" y="5"/>
                                </a:cubicBezTo>
                                <a:cubicBezTo>
                                  <a:pt x="2560" y="2"/>
                                  <a:pt x="2562" y="0"/>
                                  <a:pt x="2565" y="0"/>
                                </a:cubicBezTo>
                                <a:close/>
                                <a:moveTo>
                                  <a:pt x="2693" y="0"/>
                                </a:moveTo>
                                <a:lnTo>
                                  <a:pt x="2768" y="0"/>
                                </a:lnTo>
                                <a:cubicBezTo>
                                  <a:pt x="2770" y="0"/>
                                  <a:pt x="2773" y="2"/>
                                  <a:pt x="2773" y="5"/>
                                </a:cubicBezTo>
                                <a:cubicBezTo>
                                  <a:pt x="2773" y="8"/>
                                  <a:pt x="2770" y="10"/>
                                  <a:pt x="2768" y="10"/>
                                </a:cubicBezTo>
                                <a:lnTo>
                                  <a:pt x="2693" y="10"/>
                                </a:lnTo>
                                <a:cubicBezTo>
                                  <a:pt x="2690" y="10"/>
                                  <a:pt x="2688" y="8"/>
                                  <a:pt x="2688" y="5"/>
                                </a:cubicBezTo>
                                <a:cubicBezTo>
                                  <a:pt x="2688" y="2"/>
                                  <a:pt x="2690" y="0"/>
                                  <a:pt x="2693" y="0"/>
                                </a:cubicBezTo>
                                <a:close/>
                                <a:moveTo>
                                  <a:pt x="2821" y="0"/>
                                </a:moveTo>
                                <a:lnTo>
                                  <a:pt x="2896" y="0"/>
                                </a:lnTo>
                                <a:cubicBezTo>
                                  <a:pt x="2898" y="0"/>
                                  <a:pt x="2901" y="2"/>
                                  <a:pt x="2901" y="5"/>
                                </a:cubicBezTo>
                                <a:cubicBezTo>
                                  <a:pt x="2901" y="8"/>
                                  <a:pt x="2898" y="10"/>
                                  <a:pt x="2896" y="10"/>
                                </a:cubicBezTo>
                                <a:lnTo>
                                  <a:pt x="2821" y="10"/>
                                </a:lnTo>
                                <a:cubicBezTo>
                                  <a:pt x="2818" y="10"/>
                                  <a:pt x="2816" y="8"/>
                                  <a:pt x="2816" y="5"/>
                                </a:cubicBezTo>
                                <a:cubicBezTo>
                                  <a:pt x="2816" y="2"/>
                                  <a:pt x="2818" y="0"/>
                                  <a:pt x="2821" y="0"/>
                                </a:cubicBezTo>
                                <a:close/>
                                <a:moveTo>
                                  <a:pt x="2949" y="0"/>
                                </a:moveTo>
                                <a:lnTo>
                                  <a:pt x="3024" y="0"/>
                                </a:lnTo>
                                <a:cubicBezTo>
                                  <a:pt x="3026" y="0"/>
                                  <a:pt x="3029" y="2"/>
                                  <a:pt x="3029" y="5"/>
                                </a:cubicBezTo>
                                <a:cubicBezTo>
                                  <a:pt x="3029" y="8"/>
                                  <a:pt x="3026" y="10"/>
                                  <a:pt x="3024" y="10"/>
                                </a:cubicBezTo>
                                <a:lnTo>
                                  <a:pt x="2949" y="10"/>
                                </a:lnTo>
                                <a:cubicBezTo>
                                  <a:pt x="2946" y="10"/>
                                  <a:pt x="2944" y="8"/>
                                  <a:pt x="2944" y="5"/>
                                </a:cubicBezTo>
                                <a:cubicBezTo>
                                  <a:pt x="2944" y="2"/>
                                  <a:pt x="2946" y="0"/>
                                  <a:pt x="2949" y="0"/>
                                </a:cubicBezTo>
                                <a:close/>
                                <a:moveTo>
                                  <a:pt x="3077" y="0"/>
                                </a:moveTo>
                                <a:lnTo>
                                  <a:pt x="3152" y="0"/>
                                </a:lnTo>
                                <a:cubicBezTo>
                                  <a:pt x="3154" y="0"/>
                                  <a:pt x="3157" y="2"/>
                                  <a:pt x="3157" y="5"/>
                                </a:cubicBezTo>
                                <a:cubicBezTo>
                                  <a:pt x="3157" y="8"/>
                                  <a:pt x="3154" y="10"/>
                                  <a:pt x="3152" y="10"/>
                                </a:cubicBezTo>
                                <a:lnTo>
                                  <a:pt x="3077" y="10"/>
                                </a:lnTo>
                                <a:cubicBezTo>
                                  <a:pt x="3074" y="10"/>
                                  <a:pt x="3072" y="8"/>
                                  <a:pt x="3072" y="5"/>
                                </a:cubicBezTo>
                                <a:cubicBezTo>
                                  <a:pt x="3072" y="2"/>
                                  <a:pt x="3074" y="0"/>
                                  <a:pt x="3077" y="0"/>
                                </a:cubicBezTo>
                                <a:close/>
                                <a:moveTo>
                                  <a:pt x="3205" y="0"/>
                                </a:moveTo>
                                <a:lnTo>
                                  <a:pt x="3280" y="0"/>
                                </a:lnTo>
                                <a:cubicBezTo>
                                  <a:pt x="3282" y="0"/>
                                  <a:pt x="3285" y="2"/>
                                  <a:pt x="3285" y="5"/>
                                </a:cubicBezTo>
                                <a:cubicBezTo>
                                  <a:pt x="3285" y="8"/>
                                  <a:pt x="3282" y="10"/>
                                  <a:pt x="3280" y="10"/>
                                </a:cubicBezTo>
                                <a:lnTo>
                                  <a:pt x="3205" y="10"/>
                                </a:lnTo>
                                <a:cubicBezTo>
                                  <a:pt x="3202" y="10"/>
                                  <a:pt x="3200" y="8"/>
                                  <a:pt x="3200" y="5"/>
                                </a:cubicBezTo>
                                <a:cubicBezTo>
                                  <a:pt x="3200" y="2"/>
                                  <a:pt x="3202" y="0"/>
                                  <a:pt x="3205" y="0"/>
                                </a:cubicBezTo>
                                <a:close/>
                                <a:moveTo>
                                  <a:pt x="3333" y="0"/>
                                </a:moveTo>
                                <a:lnTo>
                                  <a:pt x="3408" y="0"/>
                                </a:lnTo>
                                <a:cubicBezTo>
                                  <a:pt x="3410" y="0"/>
                                  <a:pt x="3413" y="2"/>
                                  <a:pt x="3413" y="5"/>
                                </a:cubicBezTo>
                                <a:cubicBezTo>
                                  <a:pt x="3413" y="8"/>
                                  <a:pt x="3410" y="10"/>
                                  <a:pt x="3408" y="10"/>
                                </a:cubicBezTo>
                                <a:lnTo>
                                  <a:pt x="3333" y="10"/>
                                </a:lnTo>
                                <a:cubicBezTo>
                                  <a:pt x="3330" y="10"/>
                                  <a:pt x="3328" y="8"/>
                                  <a:pt x="3328" y="5"/>
                                </a:cubicBezTo>
                                <a:cubicBezTo>
                                  <a:pt x="3328" y="2"/>
                                  <a:pt x="3330" y="0"/>
                                  <a:pt x="3333" y="0"/>
                                </a:cubicBezTo>
                                <a:close/>
                                <a:moveTo>
                                  <a:pt x="3461" y="0"/>
                                </a:moveTo>
                                <a:lnTo>
                                  <a:pt x="3536" y="0"/>
                                </a:lnTo>
                                <a:cubicBezTo>
                                  <a:pt x="3538" y="0"/>
                                  <a:pt x="3541" y="2"/>
                                  <a:pt x="3541" y="5"/>
                                </a:cubicBezTo>
                                <a:cubicBezTo>
                                  <a:pt x="3541" y="8"/>
                                  <a:pt x="3538" y="10"/>
                                  <a:pt x="3536" y="10"/>
                                </a:cubicBezTo>
                                <a:lnTo>
                                  <a:pt x="3461" y="10"/>
                                </a:lnTo>
                                <a:cubicBezTo>
                                  <a:pt x="3458" y="10"/>
                                  <a:pt x="3456" y="8"/>
                                  <a:pt x="3456" y="5"/>
                                </a:cubicBezTo>
                                <a:cubicBezTo>
                                  <a:pt x="3456" y="2"/>
                                  <a:pt x="3458" y="0"/>
                                  <a:pt x="3461" y="0"/>
                                </a:cubicBezTo>
                                <a:close/>
                                <a:moveTo>
                                  <a:pt x="3589" y="0"/>
                                </a:moveTo>
                                <a:lnTo>
                                  <a:pt x="3664" y="0"/>
                                </a:lnTo>
                                <a:cubicBezTo>
                                  <a:pt x="3666" y="0"/>
                                  <a:pt x="3669" y="2"/>
                                  <a:pt x="3669" y="5"/>
                                </a:cubicBezTo>
                                <a:cubicBezTo>
                                  <a:pt x="3669" y="8"/>
                                  <a:pt x="3666" y="10"/>
                                  <a:pt x="3664" y="10"/>
                                </a:cubicBezTo>
                                <a:lnTo>
                                  <a:pt x="3589" y="10"/>
                                </a:lnTo>
                                <a:cubicBezTo>
                                  <a:pt x="3586" y="10"/>
                                  <a:pt x="3584" y="8"/>
                                  <a:pt x="3584" y="5"/>
                                </a:cubicBezTo>
                                <a:cubicBezTo>
                                  <a:pt x="3584" y="2"/>
                                  <a:pt x="3586" y="0"/>
                                  <a:pt x="3589" y="0"/>
                                </a:cubicBezTo>
                                <a:close/>
                                <a:moveTo>
                                  <a:pt x="3717" y="0"/>
                                </a:moveTo>
                                <a:lnTo>
                                  <a:pt x="3792" y="0"/>
                                </a:lnTo>
                                <a:cubicBezTo>
                                  <a:pt x="3794" y="0"/>
                                  <a:pt x="3797" y="2"/>
                                  <a:pt x="3797" y="5"/>
                                </a:cubicBezTo>
                                <a:cubicBezTo>
                                  <a:pt x="3797" y="8"/>
                                  <a:pt x="3794" y="10"/>
                                  <a:pt x="3792" y="10"/>
                                </a:cubicBezTo>
                                <a:lnTo>
                                  <a:pt x="3717" y="10"/>
                                </a:lnTo>
                                <a:cubicBezTo>
                                  <a:pt x="3714" y="10"/>
                                  <a:pt x="3712" y="8"/>
                                  <a:pt x="3712" y="5"/>
                                </a:cubicBezTo>
                                <a:cubicBezTo>
                                  <a:pt x="3712" y="2"/>
                                  <a:pt x="3714" y="0"/>
                                  <a:pt x="3717" y="0"/>
                                </a:cubicBezTo>
                                <a:close/>
                                <a:moveTo>
                                  <a:pt x="3845" y="0"/>
                                </a:moveTo>
                                <a:lnTo>
                                  <a:pt x="3920" y="0"/>
                                </a:lnTo>
                                <a:cubicBezTo>
                                  <a:pt x="3922" y="0"/>
                                  <a:pt x="3925" y="2"/>
                                  <a:pt x="3925" y="5"/>
                                </a:cubicBezTo>
                                <a:cubicBezTo>
                                  <a:pt x="3925" y="8"/>
                                  <a:pt x="3922" y="10"/>
                                  <a:pt x="3920" y="10"/>
                                </a:cubicBezTo>
                                <a:lnTo>
                                  <a:pt x="3845" y="10"/>
                                </a:lnTo>
                                <a:cubicBezTo>
                                  <a:pt x="3842" y="10"/>
                                  <a:pt x="3840" y="8"/>
                                  <a:pt x="3840" y="5"/>
                                </a:cubicBezTo>
                                <a:cubicBezTo>
                                  <a:pt x="3840" y="2"/>
                                  <a:pt x="3842" y="0"/>
                                  <a:pt x="3845" y="0"/>
                                </a:cubicBezTo>
                                <a:close/>
                                <a:moveTo>
                                  <a:pt x="3973" y="0"/>
                                </a:moveTo>
                                <a:lnTo>
                                  <a:pt x="4048" y="0"/>
                                </a:lnTo>
                                <a:cubicBezTo>
                                  <a:pt x="4050" y="0"/>
                                  <a:pt x="4053" y="2"/>
                                  <a:pt x="4053" y="5"/>
                                </a:cubicBezTo>
                                <a:cubicBezTo>
                                  <a:pt x="4053" y="8"/>
                                  <a:pt x="4050" y="10"/>
                                  <a:pt x="4048" y="10"/>
                                </a:cubicBezTo>
                                <a:lnTo>
                                  <a:pt x="3973" y="10"/>
                                </a:lnTo>
                                <a:cubicBezTo>
                                  <a:pt x="3970" y="10"/>
                                  <a:pt x="3968" y="8"/>
                                  <a:pt x="3968" y="5"/>
                                </a:cubicBezTo>
                                <a:cubicBezTo>
                                  <a:pt x="3968" y="2"/>
                                  <a:pt x="3970" y="0"/>
                                  <a:pt x="3973" y="0"/>
                                </a:cubicBezTo>
                                <a:close/>
                                <a:moveTo>
                                  <a:pt x="4101" y="0"/>
                                </a:moveTo>
                                <a:lnTo>
                                  <a:pt x="4176" y="0"/>
                                </a:lnTo>
                                <a:cubicBezTo>
                                  <a:pt x="4178" y="0"/>
                                  <a:pt x="4181" y="2"/>
                                  <a:pt x="4181" y="5"/>
                                </a:cubicBezTo>
                                <a:cubicBezTo>
                                  <a:pt x="4181" y="8"/>
                                  <a:pt x="4178" y="10"/>
                                  <a:pt x="4176" y="10"/>
                                </a:cubicBezTo>
                                <a:lnTo>
                                  <a:pt x="4101" y="10"/>
                                </a:lnTo>
                                <a:cubicBezTo>
                                  <a:pt x="4098" y="10"/>
                                  <a:pt x="4096" y="8"/>
                                  <a:pt x="4096" y="5"/>
                                </a:cubicBezTo>
                                <a:cubicBezTo>
                                  <a:pt x="4096" y="2"/>
                                  <a:pt x="4098" y="0"/>
                                  <a:pt x="4101" y="0"/>
                                </a:cubicBezTo>
                                <a:close/>
                                <a:moveTo>
                                  <a:pt x="4229" y="0"/>
                                </a:moveTo>
                                <a:lnTo>
                                  <a:pt x="4304" y="0"/>
                                </a:lnTo>
                                <a:cubicBezTo>
                                  <a:pt x="4306" y="0"/>
                                  <a:pt x="4309" y="2"/>
                                  <a:pt x="4309" y="5"/>
                                </a:cubicBezTo>
                                <a:cubicBezTo>
                                  <a:pt x="4309" y="8"/>
                                  <a:pt x="4306" y="10"/>
                                  <a:pt x="4304" y="10"/>
                                </a:cubicBezTo>
                                <a:lnTo>
                                  <a:pt x="4229" y="10"/>
                                </a:lnTo>
                                <a:cubicBezTo>
                                  <a:pt x="4226" y="10"/>
                                  <a:pt x="4224" y="8"/>
                                  <a:pt x="4224" y="5"/>
                                </a:cubicBezTo>
                                <a:cubicBezTo>
                                  <a:pt x="4224" y="2"/>
                                  <a:pt x="4226" y="0"/>
                                  <a:pt x="4229" y="0"/>
                                </a:cubicBezTo>
                                <a:close/>
                                <a:moveTo>
                                  <a:pt x="4357" y="0"/>
                                </a:moveTo>
                                <a:lnTo>
                                  <a:pt x="4432" y="0"/>
                                </a:lnTo>
                                <a:cubicBezTo>
                                  <a:pt x="4434" y="0"/>
                                  <a:pt x="4437" y="2"/>
                                  <a:pt x="4437" y="5"/>
                                </a:cubicBezTo>
                                <a:cubicBezTo>
                                  <a:pt x="4437" y="8"/>
                                  <a:pt x="4434" y="10"/>
                                  <a:pt x="4432" y="10"/>
                                </a:cubicBezTo>
                                <a:lnTo>
                                  <a:pt x="4357" y="10"/>
                                </a:lnTo>
                                <a:cubicBezTo>
                                  <a:pt x="4354" y="10"/>
                                  <a:pt x="4352" y="8"/>
                                  <a:pt x="4352" y="5"/>
                                </a:cubicBezTo>
                                <a:cubicBezTo>
                                  <a:pt x="4352" y="2"/>
                                  <a:pt x="4354" y="0"/>
                                  <a:pt x="4357" y="0"/>
                                </a:cubicBezTo>
                                <a:close/>
                                <a:moveTo>
                                  <a:pt x="4485" y="0"/>
                                </a:moveTo>
                                <a:lnTo>
                                  <a:pt x="4560" y="0"/>
                                </a:lnTo>
                                <a:cubicBezTo>
                                  <a:pt x="4562" y="0"/>
                                  <a:pt x="4565" y="2"/>
                                  <a:pt x="4565" y="5"/>
                                </a:cubicBezTo>
                                <a:cubicBezTo>
                                  <a:pt x="4565" y="8"/>
                                  <a:pt x="4562" y="10"/>
                                  <a:pt x="4560" y="10"/>
                                </a:cubicBezTo>
                                <a:lnTo>
                                  <a:pt x="4485" y="10"/>
                                </a:lnTo>
                                <a:cubicBezTo>
                                  <a:pt x="4482" y="10"/>
                                  <a:pt x="4480" y="8"/>
                                  <a:pt x="4480" y="5"/>
                                </a:cubicBezTo>
                                <a:cubicBezTo>
                                  <a:pt x="4480" y="2"/>
                                  <a:pt x="4482" y="0"/>
                                  <a:pt x="4485" y="0"/>
                                </a:cubicBezTo>
                                <a:close/>
                                <a:moveTo>
                                  <a:pt x="4613" y="0"/>
                                </a:moveTo>
                                <a:lnTo>
                                  <a:pt x="4688" y="0"/>
                                </a:lnTo>
                                <a:cubicBezTo>
                                  <a:pt x="4690" y="0"/>
                                  <a:pt x="4693" y="2"/>
                                  <a:pt x="4693" y="5"/>
                                </a:cubicBezTo>
                                <a:cubicBezTo>
                                  <a:pt x="4693" y="8"/>
                                  <a:pt x="4690" y="10"/>
                                  <a:pt x="4688" y="10"/>
                                </a:cubicBezTo>
                                <a:lnTo>
                                  <a:pt x="4613" y="10"/>
                                </a:lnTo>
                                <a:cubicBezTo>
                                  <a:pt x="4610" y="10"/>
                                  <a:pt x="4608" y="8"/>
                                  <a:pt x="4608" y="5"/>
                                </a:cubicBezTo>
                                <a:cubicBezTo>
                                  <a:pt x="4608" y="2"/>
                                  <a:pt x="4610" y="0"/>
                                  <a:pt x="4613" y="0"/>
                                </a:cubicBezTo>
                                <a:close/>
                                <a:moveTo>
                                  <a:pt x="4741" y="0"/>
                                </a:moveTo>
                                <a:lnTo>
                                  <a:pt x="4816" y="0"/>
                                </a:lnTo>
                                <a:cubicBezTo>
                                  <a:pt x="4818" y="0"/>
                                  <a:pt x="4821" y="2"/>
                                  <a:pt x="4821" y="5"/>
                                </a:cubicBezTo>
                                <a:cubicBezTo>
                                  <a:pt x="4821" y="8"/>
                                  <a:pt x="4818" y="10"/>
                                  <a:pt x="4816" y="10"/>
                                </a:cubicBezTo>
                                <a:lnTo>
                                  <a:pt x="4741" y="10"/>
                                </a:lnTo>
                                <a:cubicBezTo>
                                  <a:pt x="4738" y="10"/>
                                  <a:pt x="4736" y="8"/>
                                  <a:pt x="4736" y="5"/>
                                </a:cubicBezTo>
                                <a:cubicBezTo>
                                  <a:pt x="4736" y="2"/>
                                  <a:pt x="4738" y="0"/>
                                  <a:pt x="4741" y="0"/>
                                </a:cubicBezTo>
                                <a:close/>
                                <a:moveTo>
                                  <a:pt x="4869" y="0"/>
                                </a:moveTo>
                                <a:lnTo>
                                  <a:pt x="4944" y="0"/>
                                </a:lnTo>
                                <a:cubicBezTo>
                                  <a:pt x="4946" y="0"/>
                                  <a:pt x="4949" y="2"/>
                                  <a:pt x="4949" y="5"/>
                                </a:cubicBezTo>
                                <a:cubicBezTo>
                                  <a:pt x="4949" y="8"/>
                                  <a:pt x="4946" y="10"/>
                                  <a:pt x="4944" y="10"/>
                                </a:cubicBezTo>
                                <a:lnTo>
                                  <a:pt x="4869" y="10"/>
                                </a:lnTo>
                                <a:cubicBezTo>
                                  <a:pt x="4866" y="10"/>
                                  <a:pt x="4864" y="8"/>
                                  <a:pt x="4864" y="5"/>
                                </a:cubicBezTo>
                                <a:cubicBezTo>
                                  <a:pt x="4864" y="2"/>
                                  <a:pt x="4866" y="0"/>
                                  <a:pt x="4869" y="0"/>
                                </a:cubicBezTo>
                                <a:close/>
                                <a:moveTo>
                                  <a:pt x="4997" y="0"/>
                                </a:moveTo>
                                <a:lnTo>
                                  <a:pt x="5072" y="0"/>
                                </a:lnTo>
                                <a:cubicBezTo>
                                  <a:pt x="5074" y="0"/>
                                  <a:pt x="5077" y="2"/>
                                  <a:pt x="5077" y="5"/>
                                </a:cubicBezTo>
                                <a:cubicBezTo>
                                  <a:pt x="5077" y="8"/>
                                  <a:pt x="5074" y="10"/>
                                  <a:pt x="5072" y="10"/>
                                </a:cubicBezTo>
                                <a:lnTo>
                                  <a:pt x="4997" y="10"/>
                                </a:lnTo>
                                <a:cubicBezTo>
                                  <a:pt x="4994" y="10"/>
                                  <a:pt x="4992" y="8"/>
                                  <a:pt x="4992" y="5"/>
                                </a:cubicBezTo>
                                <a:cubicBezTo>
                                  <a:pt x="4992" y="2"/>
                                  <a:pt x="4994" y="0"/>
                                  <a:pt x="4997" y="0"/>
                                </a:cubicBezTo>
                                <a:close/>
                                <a:moveTo>
                                  <a:pt x="5125" y="0"/>
                                </a:moveTo>
                                <a:lnTo>
                                  <a:pt x="5200" y="0"/>
                                </a:lnTo>
                                <a:cubicBezTo>
                                  <a:pt x="5202" y="0"/>
                                  <a:pt x="5205" y="2"/>
                                  <a:pt x="5205" y="5"/>
                                </a:cubicBezTo>
                                <a:cubicBezTo>
                                  <a:pt x="5205" y="8"/>
                                  <a:pt x="5202" y="10"/>
                                  <a:pt x="5200" y="10"/>
                                </a:cubicBezTo>
                                <a:lnTo>
                                  <a:pt x="5125" y="10"/>
                                </a:lnTo>
                                <a:cubicBezTo>
                                  <a:pt x="5122" y="10"/>
                                  <a:pt x="5120" y="8"/>
                                  <a:pt x="5120" y="5"/>
                                </a:cubicBezTo>
                                <a:cubicBezTo>
                                  <a:pt x="5120" y="2"/>
                                  <a:pt x="5122" y="0"/>
                                  <a:pt x="5125" y="0"/>
                                </a:cubicBezTo>
                                <a:close/>
                                <a:moveTo>
                                  <a:pt x="5253" y="0"/>
                                </a:moveTo>
                                <a:lnTo>
                                  <a:pt x="5328" y="0"/>
                                </a:lnTo>
                                <a:cubicBezTo>
                                  <a:pt x="5330" y="0"/>
                                  <a:pt x="5333" y="2"/>
                                  <a:pt x="5333" y="5"/>
                                </a:cubicBezTo>
                                <a:cubicBezTo>
                                  <a:pt x="5333" y="8"/>
                                  <a:pt x="5330" y="10"/>
                                  <a:pt x="5328" y="10"/>
                                </a:cubicBezTo>
                                <a:lnTo>
                                  <a:pt x="5253" y="10"/>
                                </a:lnTo>
                                <a:cubicBezTo>
                                  <a:pt x="5250" y="10"/>
                                  <a:pt x="5248" y="8"/>
                                  <a:pt x="5248" y="5"/>
                                </a:cubicBezTo>
                                <a:cubicBezTo>
                                  <a:pt x="5248" y="2"/>
                                  <a:pt x="5250" y="0"/>
                                  <a:pt x="5253" y="0"/>
                                </a:cubicBezTo>
                                <a:close/>
                                <a:moveTo>
                                  <a:pt x="5381" y="0"/>
                                </a:moveTo>
                                <a:lnTo>
                                  <a:pt x="5456" y="0"/>
                                </a:lnTo>
                                <a:cubicBezTo>
                                  <a:pt x="5458" y="0"/>
                                  <a:pt x="5461" y="2"/>
                                  <a:pt x="5461" y="5"/>
                                </a:cubicBezTo>
                                <a:cubicBezTo>
                                  <a:pt x="5461" y="8"/>
                                  <a:pt x="5458" y="10"/>
                                  <a:pt x="5456" y="10"/>
                                </a:cubicBezTo>
                                <a:lnTo>
                                  <a:pt x="5381" y="10"/>
                                </a:lnTo>
                                <a:cubicBezTo>
                                  <a:pt x="5378" y="10"/>
                                  <a:pt x="5376" y="8"/>
                                  <a:pt x="5376" y="5"/>
                                </a:cubicBezTo>
                                <a:cubicBezTo>
                                  <a:pt x="5376" y="2"/>
                                  <a:pt x="5378" y="0"/>
                                  <a:pt x="5381" y="0"/>
                                </a:cubicBezTo>
                                <a:close/>
                                <a:moveTo>
                                  <a:pt x="5509" y="0"/>
                                </a:moveTo>
                                <a:lnTo>
                                  <a:pt x="5584" y="0"/>
                                </a:lnTo>
                                <a:cubicBezTo>
                                  <a:pt x="5586" y="0"/>
                                  <a:pt x="5589" y="2"/>
                                  <a:pt x="5589" y="5"/>
                                </a:cubicBezTo>
                                <a:cubicBezTo>
                                  <a:pt x="5589" y="8"/>
                                  <a:pt x="5586" y="10"/>
                                  <a:pt x="5584" y="10"/>
                                </a:cubicBezTo>
                                <a:lnTo>
                                  <a:pt x="5509" y="10"/>
                                </a:lnTo>
                                <a:cubicBezTo>
                                  <a:pt x="5506" y="10"/>
                                  <a:pt x="5504" y="8"/>
                                  <a:pt x="5504" y="5"/>
                                </a:cubicBezTo>
                                <a:cubicBezTo>
                                  <a:pt x="5504" y="2"/>
                                  <a:pt x="5506" y="0"/>
                                  <a:pt x="5509" y="0"/>
                                </a:cubicBezTo>
                                <a:close/>
                                <a:moveTo>
                                  <a:pt x="5637" y="0"/>
                                </a:moveTo>
                                <a:lnTo>
                                  <a:pt x="5712" y="0"/>
                                </a:lnTo>
                                <a:cubicBezTo>
                                  <a:pt x="5714" y="0"/>
                                  <a:pt x="5717" y="2"/>
                                  <a:pt x="5717" y="5"/>
                                </a:cubicBezTo>
                                <a:cubicBezTo>
                                  <a:pt x="5717" y="8"/>
                                  <a:pt x="5714" y="10"/>
                                  <a:pt x="5712" y="10"/>
                                </a:cubicBezTo>
                                <a:lnTo>
                                  <a:pt x="5637" y="10"/>
                                </a:lnTo>
                                <a:cubicBezTo>
                                  <a:pt x="5634" y="10"/>
                                  <a:pt x="5632" y="8"/>
                                  <a:pt x="5632" y="5"/>
                                </a:cubicBezTo>
                                <a:cubicBezTo>
                                  <a:pt x="5632" y="2"/>
                                  <a:pt x="5634" y="0"/>
                                  <a:pt x="5637" y="0"/>
                                </a:cubicBezTo>
                                <a:close/>
                                <a:moveTo>
                                  <a:pt x="5765" y="0"/>
                                </a:moveTo>
                                <a:lnTo>
                                  <a:pt x="5840" y="0"/>
                                </a:lnTo>
                                <a:cubicBezTo>
                                  <a:pt x="5842" y="0"/>
                                  <a:pt x="5845" y="2"/>
                                  <a:pt x="5845" y="5"/>
                                </a:cubicBezTo>
                                <a:cubicBezTo>
                                  <a:pt x="5845" y="8"/>
                                  <a:pt x="5842" y="10"/>
                                  <a:pt x="5840" y="10"/>
                                </a:cubicBezTo>
                                <a:lnTo>
                                  <a:pt x="5765" y="10"/>
                                </a:lnTo>
                                <a:cubicBezTo>
                                  <a:pt x="5762" y="10"/>
                                  <a:pt x="5760" y="8"/>
                                  <a:pt x="5760" y="5"/>
                                </a:cubicBezTo>
                                <a:cubicBezTo>
                                  <a:pt x="5760" y="2"/>
                                  <a:pt x="5762" y="0"/>
                                  <a:pt x="5765" y="0"/>
                                </a:cubicBezTo>
                                <a:close/>
                                <a:moveTo>
                                  <a:pt x="5893" y="0"/>
                                </a:moveTo>
                                <a:lnTo>
                                  <a:pt x="5968" y="0"/>
                                </a:lnTo>
                                <a:cubicBezTo>
                                  <a:pt x="5970" y="0"/>
                                  <a:pt x="5973" y="2"/>
                                  <a:pt x="5973" y="5"/>
                                </a:cubicBezTo>
                                <a:cubicBezTo>
                                  <a:pt x="5973" y="8"/>
                                  <a:pt x="5970" y="10"/>
                                  <a:pt x="5968" y="10"/>
                                </a:cubicBezTo>
                                <a:lnTo>
                                  <a:pt x="5893" y="10"/>
                                </a:lnTo>
                                <a:cubicBezTo>
                                  <a:pt x="5890" y="10"/>
                                  <a:pt x="5888" y="8"/>
                                  <a:pt x="5888" y="5"/>
                                </a:cubicBezTo>
                                <a:cubicBezTo>
                                  <a:pt x="5888" y="2"/>
                                  <a:pt x="5890" y="0"/>
                                  <a:pt x="5893" y="0"/>
                                </a:cubicBezTo>
                                <a:close/>
                                <a:moveTo>
                                  <a:pt x="6021" y="0"/>
                                </a:moveTo>
                                <a:lnTo>
                                  <a:pt x="6096" y="0"/>
                                </a:lnTo>
                                <a:cubicBezTo>
                                  <a:pt x="6098" y="0"/>
                                  <a:pt x="6101" y="2"/>
                                  <a:pt x="6101" y="5"/>
                                </a:cubicBezTo>
                                <a:cubicBezTo>
                                  <a:pt x="6101" y="8"/>
                                  <a:pt x="6098" y="10"/>
                                  <a:pt x="6096" y="10"/>
                                </a:cubicBezTo>
                                <a:lnTo>
                                  <a:pt x="6021" y="10"/>
                                </a:lnTo>
                                <a:cubicBezTo>
                                  <a:pt x="6018" y="10"/>
                                  <a:pt x="6016" y="8"/>
                                  <a:pt x="6016" y="5"/>
                                </a:cubicBezTo>
                                <a:cubicBezTo>
                                  <a:pt x="6016" y="2"/>
                                  <a:pt x="6018" y="0"/>
                                  <a:pt x="6021" y="0"/>
                                </a:cubicBezTo>
                                <a:close/>
                                <a:moveTo>
                                  <a:pt x="6149" y="0"/>
                                </a:moveTo>
                                <a:lnTo>
                                  <a:pt x="6224" y="0"/>
                                </a:lnTo>
                                <a:cubicBezTo>
                                  <a:pt x="6226" y="0"/>
                                  <a:pt x="6229" y="2"/>
                                  <a:pt x="6229" y="5"/>
                                </a:cubicBezTo>
                                <a:cubicBezTo>
                                  <a:pt x="6229" y="8"/>
                                  <a:pt x="6226" y="10"/>
                                  <a:pt x="6224" y="10"/>
                                </a:cubicBezTo>
                                <a:lnTo>
                                  <a:pt x="6149" y="10"/>
                                </a:lnTo>
                                <a:cubicBezTo>
                                  <a:pt x="6146" y="10"/>
                                  <a:pt x="6144" y="8"/>
                                  <a:pt x="6144" y="5"/>
                                </a:cubicBezTo>
                                <a:cubicBezTo>
                                  <a:pt x="6144" y="2"/>
                                  <a:pt x="6146" y="0"/>
                                  <a:pt x="6149" y="0"/>
                                </a:cubicBezTo>
                                <a:close/>
                                <a:moveTo>
                                  <a:pt x="6277" y="0"/>
                                </a:moveTo>
                                <a:lnTo>
                                  <a:pt x="6352" y="0"/>
                                </a:lnTo>
                                <a:cubicBezTo>
                                  <a:pt x="6354" y="0"/>
                                  <a:pt x="6357" y="2"/>
                                  <a:pt x="6357" y="5"/>
                                </a:cubicBezTo>
                                <a:cubicBezTo>
                                  <a:pt x="6357" y="8"/>
                                  <a:pt x="6354" y="10"/>
                                  <a:pt x="6352" y="10"/>
                                </a:cubicBezTo>
                                <a:lnTo>
                                  <a:pt x="6277" y="10"/>
                                </a:lnTo>
                                <a:cubicBezTo>
                                  <a:pt x="6274" y="10"/>
                                  <a:pt x="6272" y="8"/>
                                  <a:pt x="6272" y="5"/>
                                </a:cubicBezTo>
                                <a:cubicBezTo>
                                  <a:pt x="6272" y="2"/>
                                  <a:pt x="6274" y="0"/>
                                  <a:pt x="6277" y="0"/>
                                </a:cubicBezTo>
                                <a:close/>
                                <a:moveTo>
                                  <a:pt x="6405" y="0"/>
                                </a:moveTo>
                                <a:lnTo>
                                  <a:pt x="6480" y="0"/>
                                </a:lnTo>
                                <a:cubicBezTo>
                                  <a:pt x="6482" y="0"/>
                                  <a:pt x="6485" y="2"/>
                                  <a:pt x="6485" y="5"/>
                                </a:cubicBezTo>
                                <a:cubicBezTo>
                                  <a:pt x="6485" y="8"/>
                                  <a:pt x="6482" y="10"/>
                                  <a:pt x="6480" y="10"/>
                                </a:cubicBezTo>
                                <a:lnTo>
                                  <a:pt x="6405" y="10"/>
                                </a:lnTo>
                                <a:cubicBezTo>
                                  <a:pt x="6402" y="10"/>
                                  <a:pt x="6400" y="8"/>
                                  <a:pt x="6400" y="5"/>
                                </a:cubicBezTo>
                                <a:cubicBezTo>
                                  <a:pt x="6400" y="2"/>
                                  <a:pt x="6402" y="0"/>
                                  <a:pt x="6405" y="0"/>
                                </a:cubicBezTo>
                                <a:close/>
                                <a:moveTo>
                                  <a:pt x="6533" y="0"/>
                                </a:moveTo>
                                <a:lnTo>
                                  <a:pt x="6608" y="0"/>
                                </a:lnTo>
                                <a:cubicBezTo>
                                  <a:pt x="6610" y="0"/>
                                  <a:pt x="6613" y="2"/>
                                  <a:pt x="6613" y="5"/>
                                </a:cubicBezTo>
                                <a:cubicBezTo>
                                  <a:pt x="6613" y="8"/>
                                  <a:pt x="6610" y="10"/>
                                  <a:pt x="6608" y="10"/>
                                </a:cubicBezTo>
                                <a:lnTo>
                                  <a:pt x="6533" y="10"/>
                                </a:lnTo>
                                <a:cubicBezTo>
                                  <a:pt x="6530" y="10"/>
                                  <a:pt x="6528" y="8"/>
                                  <a:pt x="6528" y="5"/>
                                </a:cubicBezTo>
                                <a:cubicBezTo>
                                  <a:pt x="6528" y="2"/>
                                  <a:pt x="6530" y="0"/>
                                  <a:pt x="6533" y="0"/>
                                </a:cubicBezTo>
                                <a:close/>
                                <a:moveTo>
                                  <a:pt x="6661" y="0"/>
                                </a:moveTo>
                                <a:lnTo>
                                  <a:pt x="6736" y="0"/>
                                </a:lnTo>
                                <a:cubicBezTo>
                                  <a:pt x="6738" y="0"/>
                                  <a:pt x="6741" y="2"/>
                                  <a:pt x="6741" y="5"/>
                                </a:cubicBezTo>
                                <a:cubicBezTo>
                                  <a:pt x="6741" y="8"/>
                                  <a:pt x="6738" y="10"/>
                                  <a:pt x="6736" y="10"/>
                                </a:cubicBezTo>
                                <a:lnTo>
                                  <a:pt x="6661" y="10"/>
                                </a:lnTo>
                                <a:cubicBezTo>
                                  <a:pt x="6658" y="10"/>
                                  <a:pt x="6656" y="8"/>
                                  <a:pt x="6656" y="5"/>
                                </a:cubicBezTo>
                                <a:cubicBezTo>
                                  <a:pt x="6656" y="2"/>
                                  <a:pt x="6658" y="0"/>
                                  <a:pt x="6661" y="0"/>
                                </a:cubicBezTo>
                                <a:close/>
                                <a:moveTo>
                                  <a:pt x="6789" y="0"/>
                                </a:moveTo>
                                <a:lnTo>
                                  <a:pt x="6864" y="0"/>
                                </a:lnTo>
                                <a:cubicBezTo>
                                  <a:pt x="6866" y="0"/>
                                  <a:pt x="6869" y="2"/>
                                  <a:pt x="6869" y="5"/>
                                </a:cubicBezTo>
                                <a:cubicBezTo>
                                  <a:pt x="6869" y="8"/>
                                  <a:pt x="6866" y="10"/>
                                  <a:pt x="6864" y="10"/>
                                </a:cubicBezTo>
                                <a:lnTo>
                                  <a:pt x="6789" y="10"/>
                                </a:lnTo>
                                <a:cubicBezTo>
                                  <a:pt x="6786" y="10"/>
                                  <a:pt x="6784" y="8"/>
                                  <a:pt x="6784" y="5"/>
                                </a:cubicBezTo>
                                <a:cubicBezTo>
                                  <a:pt x="6784" y="2"/>
                                  <a:pt x="6786" y="0"/>
                                  <a:pt x="6789" y="0"/>
                                </a:cubicBezTo>
                                <a:close/>
                                <a:moveTo>
                                  <a:pt x="6917" y="0"/>
                                </a:moveTo>
                                <a:lnTo>
                                  <a:pt x="6992" y="0"/>
                                </a:lnTo>
                                <a:cubicBezTo>
                                  <a:pt x="6994" y="0"/>
                                  <a:pt x="6997" y="2"/>
                                  <a:pt x="6997" y="5"/>
                                </a:cubicBezTo>
                                <a:cubicBezTo>
                                  <a:pt x="6997" y="8"/>
                                  <a:pt x="6994" y="10"/>
                                  <a:pt x="6992" y="10"/>
                                </a:cubicBezTo>
                                <a:lnTo>
                                  <a:pt x="6917" y="10"/>
                                </a:lnTo>
                                <a:cubicBezTo>
                                  <a:pt x="6914" y="10"/>
                                  <a:pt x="6912" y="8"/>
                                  <a:pt x="6912" y="5"/>
                                </a:cubicBezTo>
                                <a:cubicBezTo>
                                  <a:pt x="6912" y="2"/>
                                  <a:pt x="6914" y="0"/>
                                  <a:pt x="6917" y="0"/>
                                </a:cubicBezTo>
                                <a:close/>
                                <a:moveTo>
                                  <a:pt x="7045" y="0"/>
                                </a:moveTo>
                                <a:lnTo>
                                  <a:pt x="7120" y="0"/>
                                </a:lnTo>
                                <a:cubicBezTo>
                                  <a:pt x="7122" y="0"/>
                                  <a:pt x="7125" y="2"/>
                                  <a:pt x="7125" y="5"/>
                                </a:cubicBezTo>
                                <a:cubicBezTo>
                                  <a:pt x="7125" y="8"/>
                                  <a:pt x="7122" y="10"/>
                                  <a:pt x="7120" y="10"/>
                                </a:cubicBezTo>
                                <a:lnTo>
                                  <a:pt x="7045" y="10"/>
                                </a:lnTo>
                                <a:cubicBezTo>
                                  <a:pt x="7042" y="10"/>
                                  <a:pt x="7040" y="8"/>
                                  <a:pt x="7040" y="5"/>
                                </a:cubicBezTo>
                                <a:cubicBezTo>
                                  <a:pt x="7040" y="2"/>
                                  <a:pt x="7042" y="0"/>
                                  <a:pt x="7045" y="0"/>
                                </a:cubicBezTo>
                                <a:close/>
                                <a:moveTo>
                                  <a:pt x="7173" y="0"/>
                                </a:moveTo>
                                <a:lnTo>
                                  <a:pt x="7248" y="0"/>
                                </a:lnTo>
                                <a:cubicBezTo>
                                  <a:pt x="7250" y="0"/>
                                  <a:pt x="7253" y="2"/>
                                  <a:pt x="7253" y="5"/>
                                </a:cubicBezTo>
                                <a:cubicBezTo>
                                  <a:pt x="7253" y="8"/>
                                  <a:pt x="7250" y="10"/>
                                  <a:pt x="7248" y="10"/>
                                </a:cubicBezTo>
                                <a:lnTo>
                                  <a:pt x="7173" y="10"/>
                                </a:lnTo>
                                <a:cubicBezTo>
                                  <a:pt x="7170" y="10"/>
                                  <a:pt x="7168" y="8"/>
                                  <a:pt x="7168" y="5"/>
                                </a:cubicBezTo>
                                <a:cubicBezTo>
                                  <a:pt x="7168" y="2"/>
                                  <a:pt x="7170" y="0"/>
                                  <a:pt x="7173" y="0"/>
                                </a:cubicBezTo>
                                <a:close/>
                                <a:moveTo>
                                  <a:pt x="7301" y="0"/>
                                </a:moveTo>
                                <a:lnTo>
                                  <a:pt x="7376" y="0"/>
                                </a:lnTo>
                                <a:cubicBezTo>
                                  <a:pt x="7378" y="0"/>
                                  <a:pt x="7381" y="2"/>
                                  <a:pt x="7381" y="5"/>
                                </a:cubicBezTo>
                                <a:cubicBezTo>
                                  <a:pt x="7381" y="8"/>
                                  <a:pt x="7378" y="10"/>
                                  <a:pt x="7376" y="10"/>
                                </a:cubicBezTo>
                                <a:lnTo>
                                  <a:pt x="7301" y="10"/>
                                </a:lnTo>
                                <a:cubicBezTo>
                                  <a:pt x="7298" y="10"/>
                                  <a:pt x="7296" y="8"/>
                                  <a:pt x="7296" y="5"/>
                                </a:cubicBezTo>
                                <a:cubicBezTo>
                                  <a:pt x="7296" y="2"/>
                                  <a:pt x="7298" y="0"/>
                                  <a:pt x="7301" y="0"/>
                                </a:cubicBezTo>
                                <a:close/>
                                <a:moveTo>
                                  <a:pt x="7429" y="0"/>
                                </a:moveTo>
                                <a:lnTo>
                                  <a:pt x="7504" y="0"/>
                                </a:lnTo>
                                <a:cubicBezTo>
                                  <a:pt x="7506" y="0"/>
                                  <a:pt x="7509" y="2"/>
                                  <a:pt x="7509" y="5"/>
                                </a:cubicBezTo>
                                <a:cubicBezTo>
                                  <a:pt x="7509" y="8"/>
                                  <a:pt x="7506" y="10"/>
                                  <a:pt x="7504" y="10"/>
                                </a:cubicBezTo>
                                <a:lnTo>
                                  <a:pt x="7429" y="10"/>
                                </a:lnTo>
                                <a:cubicBezTo>
                                  <a:pt x="7426" y="10"/>
                                  <a:pt x="7424" y="8"/>
                                  <a:pt x="7424" y="5"/>
                                </a:cubicBezTo>
                                <a:cubicBezTo>
                                  <a:pt x="7424" y="2"/>
                                  <a:pt x="7426" y="0"/>
                                  <a:pt x="7429" y="0"/>
                                </a:cubicBezTo>
                                <a:close/>
                                <a:moveTo>
                                  <a:pt x="7557" y="0"/>
                                </a:moveTo>
                                <a:lnTo>
                                  <a:pt x="7632" y="0"/>
                                </a:lnTo>
                                <a:cubicBezTo>
                                  <a:pt x="7634" y="0"/>
                                  <a:pt x="7637" y="2"/>
                                  <a:pt x="7637" y="5"/>
                                </a:cubicBezTo>
                                <a:cubicBezTo>
                                  <a:pt x="7637" y="8"/>
                                  <a:pt x="7634" y="10"/>
                                  <a:pt x="7632" y="10"/>
                                </a:cubicBezTo>
                                <a:lnTo>
                                  <a:pt x="7557" y="10"/>
                                </a:lnTo>
                                <a:cubicBezTo>
                                  <a:pt x="7554" y="10"/>
                                  <a:pt x="7552" y="8"/>
                                  <a:pt x="7552" y="5"/>
                                </a:cubicBezTo>
                                <a:cubicBezTo>
                                  <a:pt x="7552" y="2"/>
                                  <a:pt x="7554" y="0"/>
                                  <a:pt x="7557" y="0"/>
                                </a:cubicBezTo>
                                <a:close/>
                                <a:moveTo>
                                  <a:pt x="7685" y="0"/>
                                </a:moveTo>
                                <a:lnTo>
                                  <a:pt x="7760" y="0"/>
                                </a:lnTo>
                                <a:cubicBezTo>
                                  <a:pt x="7762" y="0"/>
                                  <a:pt x="7765" y="2"/>
                                  <a:pt x="7765" y="5"/>
                                </a:cubicBezTo>
                                <a:cubicBezTo>
                                  <a:pt x="7765" y="8"/>
                                  <a:pt x="7762" y="10"/>
                                  <a:pt x="7760" y="10"/>
                                </a:cubicBezTo>
                                <a:lnTo>
                                  <a:pt x="7685" y="10"/>
                                </a:lnTo>
                                <a:cubicBezTo>
                                  <a:pt x="7682" y="10"/>
                                  <a:pt x="7680" y="8"/>
                                  <a:pt x="7680" y="5"/>
                                </a:cubicBezTo>
                                <a:cubicBezTo>
                                  <a:pt x="7680" y="2"/>
                                  <a:pt x="7682" y="0"/>
                                  <a:pt x="7685" y="0"/>
                                </a:cubicBezTo>
                                <a:close/>
                                <a:moveTo>
                                  <a:pt x="7813" y="0"/>
                                </a:moveTo>
                                <a:lnTo>
                                  <a:pt x="7888" y="0"/>
                                </a:lnTo>
                                <a:cubicBezTo>
                                  <a:pt x="7890" y="0"/>
                                  <a:pt x="7893" y="2"/>
                                  <a:pt x="7893" y="5"/>
                                </a:cubicBezTo>
                                <a:cubicBezTo>
                                  <a:pt x="7893" y="8"/>
                                  <a:pt x="7890" y="10"/>
                                  <a:pt x="7888" y="10"/>
                                </a:cubicBezTo>
                                <a:lnTo>
                                  <a:pt x="7813" y="10"/>
                                </a:lnTo>
                                <a:cubicBezTo>
                                  <a:pt x="7810" y="10"/>
                                  <a:pt x="7808" y="8"/>
                                  <a:pt x="7808" y="5"/>
                                </a:cubicBezTo>
                                <a:cubicBezTo>
                                  <a:pt x="7808" y="2"/>
                                  <a:pt x="7810" y="0"/>
                                  <a:pt x="7813" y="0"/>
                                </a:cubicBezTo>
                                <a:close/>
                                <a:moveTo>
                                  <a:pt x="7941" y="0"/>
                                </a:moveTo>
                                <a:lnTo>
                                  <a:pt x="8016" y="0"/>
                                </a:lnTo>
                                <a:cubicBezTo>
                                  <a:pt x="8018" y="0"/>
                                  <a:pt x="8021" y="2"/>
                                  <a:pt x="8021" y="5"/>
                                </a:cubicBezTo>
                                <a:cubicBezTo>
                                  <a:pt x="8021" y="8"/>
                                  <a:pt x="8018" y="10"/>
                                  <a:pt x="8016" y="10"/>
                                </a:cubicBezTo>
                                <a:lnTo>
                                  <a:pt x="7941" y="10"/>
                                </a:lnTo>
                                <a:cubicBezTo>
                                  <a:pt x="7938" y="10"/>
                                  <a:pt x="7936" y="8"/>
                                  <a:pt x="7936" y="5"/>
                                </a:cubicBezTo>
                                <a:cubicBezTo>
                                  <a:pt x="7936" y="2"/>
                                  <a:pt x="7938" y="0"/>
                                  <a:pt x="7941" y="0"/>
                                </a:cubicBezTo>
                                <a:close/>
                                <a:moveTo>
                                  <a:pt x="8069" y="0"/>
                                </a:moveTo>
                                <a:lnTo>
                                  <a:pt x="8144" y="0"/>
                                </a:lnTo>
                                <a:cubicBezTo>
                                  <a:pt x="8146" y="0"/>
                                  <a:pt x="8149" y="2"/>
                                  <a:pt x="8149" y="5"/>
                                </a:cubicBezTo>
                                <a:cubicBezTo>
                                  <a:pt x="8149" y="8"/>
                                  <a:pt x="8146" y="10"/>
                                  <a:pt x="8144" y="10"/>
                                </a:cubicBezTo>
                                <a:lnTo>
                                  <a:pt x="8069" y="10"/>
                                </a:lnTo>
                                <a:cubicBezTo>
                                  <a:pt x="8066" y="10"/>
                                  <a:pt x="8064" y="8"/>
                                  <a:pt x="8064" y="5"/>
                                </a:cubicBezTo>
                                <a:cubicBezTo>
                                  <a:pt x="8064" y="2"/>
                                  <a:pt x="8066" y="0"/>
                                  <a:pt x="8069" y="0"/>
                                </a:cubicBezTo>
                                <a:close/>
                                <a:moveTo>
                                  <a:pt x="8197" y="0"/>
                                </a:moveTo>
                                <a:lnTo>
                                  <a:pt x="8272" y="0"/>
                                </a:lnTo>
                                <a:cubicBezTo>
                                  <a:pt x="8274" y="0"/>
                                  <a:pt x="8277" y="2"/>
                                  <a:pt x="8277" y="5"/>
                                </a:cubicBezTo>
                                <a:cubicBezTo>
                                  <a:pt x="8277" y="8"/>
                                  <a:pt x="8274" y="10"/>
                                  <a:pt x="8272" y="10"/>
                                </a:cubicBezTo>
                                <a:lnTo>
                                  <a:pt x="8197" y="10"/>
                                </a:lnTo>
                                <a:cubicBezTo>
                                  <a:pt x="8194" y="10"/>
                                  <a:pt x="8192" y="8"/>
                                  <a:pt x="8192" y="5"/>
                                </a:cubicBezTo>
                                <a:cubicBezTo>
                                  <a:pt x="8192" y="2"/>
                                  <a:pt x="8194" y="0"/>
                                  <a:pt x="8197" y="0"/>
                                </a:cubicBezTo>
                                <a:close/>
                                <a:moveTo>
                                  <a:pt x="8325" y="0"/>
                                </a:moveTo>
                                <a:lnTo>
                                  <a:pt x="8400" y="0"/>
                                </a:lnTo>
                                <a:cubicBezTo>
                                  <a:pt x="8402" y="0"/>
                                  <a:pt x="8405" y="2"/>
                                  <a:pt x="8405" y="5"/>
                                </a:cubicBezTo>
                                <a:cubicBezTo>
                                  <a:pt x="8405" y="8"/>
                                  <a:pt x="8402" y="10"/>
                                  <a:pt x="8400" y="10"/>
                                </a:cubicBezTo>
                                <a:lnTo>
                                  <a:pt x="8325" y="10"/>
                                </a:lnTo>
                                <a:cubicBezTo>
                                  <a:pt x="8322" y="10"/>
                                  <a:pt x="8320" y="8"/>
                                  <a:pt x="8320" y="5"/>
                                </a:cubicBezTo>
                                <a:cubicBezTo>
                                  <a:pt x="8320" y="2"/>
                                  <a:pt x="8322" y="0"/>
                                  <a:pt x="8325" y="0"/>
                                </a:cubicBezTo>
                                <a:close/>
                                <a:moveTo>
                                  <a:pt x="8453" y="0"/>
                                </a:moveTo>
                                <a:lnTo>
                                  <a:pt x="8528" y="0"/>
                                </a:lnTo>
                                <a:cubicBezTo>
                                  <a:pt x="8530" y="0"/>
                                  <a:pt x="8533" y="2"/>
                                  <a:pt x="8533" y="5"/>
                                </a:cubicBezTo>
                                <a:cubicBezTo>
                                  <a:pt x="8533" y="8"/>
                                  <a:pt x="8530" y="10"/>
                                  <a:pt x="8528" y="10"/>
                                </a:cubicBezTo>
                                <a:lnTo>
                                  <a:pt x="8453" y="10"/>
                                </a:lnTo>
                                <a:cubicBezTo>
                                  <a:pt x="8450" y="10"/>
                                  <a:pt x="8448" y="8"/>
                                  <a:pt x="8448" y="5"/>
                                </a:cubicBezTo>
                                <a:cubicBezTo>
                                  <a:pt x="8448" y="2"/>
                                  <a:pt x="8450" y="0"/>
                                  <a:pt x="8453" y="0"/>
                                </a:cubicBezTo>
                                <a:close/>
                                <a:moveTo>
                                  <a:pt x="8581" y="0"/>
                                </a:moveTo>
                                <a:lnTo>
                                  <a:pt x="8656" y="0"/>
                                </a:lnTo>
                                <a:cubicBezTo>
                                  <a:pt x="8658" y="0"/>
                                  <a:pt x="8661" y="2"/>
                                  <a:pt x="8661" y="5"/>
                                </a:cubicBezTo>
                                <a:cubicBezTo>
                                  <a:pt x="8661" y="8"/>
                                  <a:pt x="8658" y="10"/>
                                  <a:pt x="8656" y="10"/>
                                </a:cubicBezTo>
                                <a:lnTo>
                                  <a:pt x="8581" y="10"/>
                                </a:lnTo>
                                <a:cubicBezTo>
                                  <a:pt x="8578" y="10"/>
                                  <a:pt x="8576" y="8"/>
                                  <a:pt x="8576" y="5"/>
                                </a:cubicBezTo>
                                <a:cubicBezTo>
                                  <a:pt x="8576" y="2"/>
                                  <a:pt x="8578" y="0"/>
                                  <a:pt x="8581" y="0"/>
                                </a:cubicBezTo>
                                <a:close/>
                                <a:moveTo>
                                  <a:pt x="8709" y="0"/>
                                </a:moveTo>
                                <a:lnTo>
                                  <a:pt x="8784" y="0"/>
                                </a:lnTo>
                                <a:cubicBezTo>
                                  <a:pt x="8786" y="0"/>
                                  <a:pt x="8789" y="2"/>
                                  <a:pt x="8789" y="5"/>
                                </a:cubicBezTo>
                                <a:cubicBezTo>
                                  <a:pt x="8789" y="8"/>
                                  <a:pt x="8786" y="10"/>
                                  <a:pt x="8784" y="10"/>
                                </a:cubicBezTo>
                                <a:lnTo>
                                  <a:pt x="8709" y="10"/>
                                </a:lnTo>
                                <a:cubicBezTo>
                                  <a:pt x="8706" y="10"/>
                                  <a:pt x="8704" y="8"/>
                                  <a:pt x="8704" y="5"/>
                                </a:cubicBezTo>
                                <a:cubicBezTo>
                                  <a:pt x="8704" y="2"/>
                                  <a:pt x="8706" y="0"/>
                                  <a:pt x="8709" y="0"/>
                                </a:cubicBezTo>
                                <a:close/>
                                <a:moveTo>
                                  <a:pt x="8837" y="0"/>
                                </a:moveTo>
                                <a:lnTo>
                                  <a:pt x="8912" y="0"/>
                                </a:lnTo>
                                <a:cubicBezTo>
                                  <a:pt x="8914" y="0"/>
                                  <a:pt x="8917" y="2"/>
                                  <a:pt x="8917" y="5"/>
                                </a:cubicBezTo>
                                <a:cubicBezTo>
                                  <a:pt x="8917" y="8"/>
                                  <a:pt x="8914" y="10"/>
                                  <a:pt x="8912" y="10"/>
                                </a:cubicBezTo>
                                <a:lnTo>
                                  <a:pt x="8837" y="10"/>
                                </a:lnTo>
                                <a:cubicBezTo>
                                  <a:pt x="8834" y="10"/>
                                  <a:pt x="8832" y="8"/>
                                  <a:pt x="8832" y="5"/>
                                </a:cubicBezTo>
                                <a:cubicBezTo>
                                  <a:pt x="8832" y="2"/>
                                  <a:pt x="8834" y="0"/>
                                  <a:pt x="8837" y="0"/>
                                </a:cubicBezTo>
                                <a:close/>
                                <a:moveTo>
                                  <a:pt x="8965" y="0"/>
                                </a:moveTo>
                                <a:lnTo>
                                  <a:pt x="9040" y="0"/>
                                </a:lnTo>
                                <a:cubicBezTo>
                                  <a:pt x="9042" y="0"/>
                                  <a:pt x="9045" y="2"/>
                                  <a:pt x="9045" y="5"/>
                                </a:cubicBezTo>
                                <a:cubicBezTo>
                                  <a:pt x="9045" y="8"/>
                                  <a:pt x="9042" y="10"/>
                                  <a:pt x="9040" y="10"/>
                                </a:cubicBezTo>
                                <a:lnTo>
                                  <a:pt x="8965" y="10"/>
                                </a:lnTo>
                                <a:cubicBezTo>
                                  <a:pt x="8962" y="10"/>
                                  <a:pt x="8960" y="8"/>
                                  <a:pt x="8960" y="5"/>
                                </a:cubicBezTo>
                                <a:cubicBezTo>
                                  <a:pt x="8960" y="2"/>
                                  <a:pt x="8962" y="0"/>
                                  <a:pt x="8965" y="0"/>
                                </a:cubicBezTo>
                                <a:close/>
                                <a:moveTo>
                                  <a:pt x="9093" y="0"/>
                                </a:moveTo>
                                <a:lnTo>
                                  <a:pt x="9168" y="0"/>
                                </a:lnTo>
                                <a:cubicBezTo>
                                  <a:pt x="9170" y="0"/>
                                  <a:pt x="9173" y="2"/>
                                  <a:pt x="9173" y="5"/>
                                </a:cubicBezTo>
                                <a:cubicBezTo>
                                  <a:pt x="9173" y="8"/>
                                  <a:pt x="9170" y="10"/>
                                  <a:pt x="9168" y="10"/>
                                </a:cubicBezTo>
                                <a:lnTo>
                                  <a:pt x="9093" y="10"/>
                                </a:lnTo>
                                <a:cubicBezTo>
                                  <a:pt x="9090" y="10"/>
                                  <a:pt x="9088" y="8"/>
                                  <a:pt x="9088" y="5"/>
                                </a:cubicBezTo>
                                <a:cubicBezTo>
                                  <a:pt x="9088" y="2"/>
                                  <a:pt x="9090" y="0"/>
                                  <a:pt x="9093" y="0"/>
                                </a:cubicBezTo>
                                <a:close/>
                                <a:moveTo>
                                  <a:pt x="9221" y="0"/>
                                </a:moveTo>
                                <a:lnTo>
                                  <a:pt x="9296" y="0"/>
                                </a:lnTo>
                                <a:cubicBezTo>
                                  <a:pt x="9298" y="0"/>
                                  <a:pt x="9301" y="2"/>
                                  <a:pt x="9301" y="5"/>
                                </a:cubicBezTo>
                                <a:cubicBezTo>
                                  <a:pt x="9301" y="8"/>
                                  <a:pt x="9298" y="10"/>
                                  <a:pt x="9296" y="10"/>
                                </a:cubicBezTo>
                                <a:lnTo>
                                  <a:pt x="9221" y="10"/>
                                </a:lnTo>
                                <a:cubicBezTo>
                                  <a:pt x="9218" y="10"/>
                                  <a:pt x="9216" y="8"/>
                                  <a:pt x="9216" y="5"/>
                                </a:cubicBezTo>
                                <a:cubicBezTo>
                                  <a:pt x="9216" y="2"/>
                                  <a:pt x="9218" y="0"/>
                                  <a:pt x="9221" y="0"/>
                                </a:cubicBezTo>
                                <a:close/>
                                <a:moveTo>
                                  <a:pt x="9349" y="0"/>
                                </a:moveTo>
                                <a:lnTo>
                                  <a:pt x="9424" y="0"/>
                                </a:lnTo>
                                <a:cubicBezTo>
                                  <a:pt x="9426" y="0"/>
                                  <a:pt x="9429" y="2"/>
                                  <a:pt x="9429" y="5"/>
                                </a:cubicBezTo>
                                <a:cubicBezTo>
                                  <a:pt x="9429" y="8"/>
                                  <a:pt x="9426" y="10"/>
                                  <a:pt x="9424" y="10"/>
                                </a:cubicBezTo>
                                <a:lnTo>
                                  <a:pt x="9349" y="10"/>
                                </a:lnTo>
                                <a:cubicBezTo>
                                  <a:pt x="9346" y="10"/>
                                  <a:pt x="9344" y="8"/>
                                  <a:pt x="9344" y="5"/>
                                </a:cubicBezTo>
                                <a:cubicBezTo>
                                  <a:pt x="9344" y="2"/>
                                  <a:pt x="9346" y="0"/>
                                  <a:pt x="9349" y="0"/>
                                </a:cubicBezTo>
                                <a:close/>
                                <a:moveTo>
                                  <a:pt x="9477" y="0"/>
                                </a:moveTo>
                                <a:lnTo>
                                  <a:pt x="9552" y="0"/>
                                </a:lnTo>
                                <a:cubicBezTo>
                                  <a:pt x="9554" y="0"/>
                                  <a:pt x="9557" y="2"/>
                                  <a:pt x="9557" y="5"/>
                                </a:cubicBezTo>
                                <a:cubicBezTo>
                                  <a:pt x="9557" y="8"/>
                                  <a:pt x="9554" y="10"/>
                                  <a:pt x="9552" y="10"/>
                                </a:cubicBezTo>
                                <a:lnTo>
                                  <a:pt x="9477" y="10"/>
                                </a:lnTo>
                                <a:cubicBezTo>
                                  <a:pt x="9474" y="10"/>
                                  <a:pt x="9472" y="8"/>
                                  <a:pt x="9472" y="5"/>
                                </a:cubicBezTo>
                                <a:cubicBezTo>
                                  <a:pt x="9472" y="2"/>
                                  <a:pt x="9474" y="0"/>
                                  <a:pt x="9477" y="0"/>
                                </a:cubicBezTo>
                                <a:close/>
                                <a:moveTo>
                                  <a:pt x="9605" y="0"/>
                                </a:moveTo>
                                <a:lnTo>
                                  <a:pt x="9680" y="0"/>
                                </a:lnTo>
                                <a:cubicBezTo>
                                  <a:pt x="9682" y="0"/>
                                  <a:pt x="9685" y="2"/>
                                  <a:pt x="9685" y="5"/>
                                </a:cubicBezTo>
                                <a:cubicBezTo>
                                  <a:pt x="9685" y="8"/>
                                  <a:pt x="9682" y="10"/>
                                  <a:pt x="9680" y="10"/>
                                </a:cubicBezTo>
                                <a:lnTo>
                                  <a:pt x="9605" y="10"/>
                                </a:lnTo>
                                <a:cubicBezTo>
                                  <a:pt x="9602" y="10"/>
                                  <a:pt x="9600" y="8"/>
                                  <a:pt x="9600" y="5"/>
                                </a:cubicBezTo>
                                <a:cubicBezTo>
                                  <a:pt x="9600" y="2"/>
                                  <a:pt x="9602" y="0"/>
                                  <a:pt x="9605" y="0"/>
                                </a:cubicBezTo>
                                <a:close/>
                                <a:moveTo>
                                  <a:pt x="9733" y="0"/>
                                </a:moveTo>
                                <a:lnTo>
                                  <a:pt x="9808" y="0"/>
                                </a:lnTo>
                                <a:cubicBezTo>
                                  <a:pt x="9810" y="0"/>
                                  <a:pt x="9813" y="2"/>
                                  <a:pt x="9813" y="5"/>
                                </a:cubicBezTo>
                                <a:cubicBezTo>
                                  <a:pt x="9813" y="8"/>
                                  <a:pt x="9810" y="10"/>
                                  <a:pt x="9808" y="10"/>
                                </a:cubicBezTo>
                                <a:lnTo>
                                  <a:pt x="9733" y="10"/>
                                </a:lnTo>
                                <a:cubicBezTo>
                                  <a:pt x="9730" y="10"/>
                                  <a:pt x="9728" y="8"/>
                                  <a:pt x="9728" y="5"/>
                                </a:cubicBezTo>
                                <a:cubicBezTo>
                                  <a:pt x="9728" y="2"/>
                                  <a:pt x="9730" y="0"/>
                                  <a:pt x="9733" y="0"/>
                                </a:cubicBezTo>
                                <a:close/>
                                <a:moveTo>
                                  <a:pt x="9861" y="0"/>
                                </a:moveTo>
                                <a:lnTo>
                                  <a:pt x="9936" y="0"/>
                                </a:lnTo>
                                <a:cubicBezTo>
                                  <a:pt x="9938" y="0"/>
                                  <a:pt x="9941" y="2"/>
                                  <a:pt x="9941" y="5"/>
                                </a:cubicBezTo>
                                <a:cubicBezTo>
                                  <a:pt x="9941" y="8"/>
                                  <a:pt x="9938" y="10"/>
                                  <a:pt x="9936" y="10"/>
                                </a:cubicBezTo>
                                <a:lnTo>
                                  <a:pt x="9861" y="10"/>
                                </a:lnTo>
                                <a:cubicBezTo>
                                  <a:pt x="9858" y="10"/>
                                  <a:pt x="9856" y="8"/>
                                  <a:pt x="9856" y="5"/>
                                </a:cubicBezTo>
                                <a:cubicBezTo>
                                  <a:pt x="9856" y="2"/>
                                  <a:pt x="9858" y="0"/>
                                  <a:pt x="9861" y="0"/>
                                </a:cubicBezTo>
                                <a:close/>
                                <a:moveTo>
                                  <a:pt x="9989" y="0"/>
                                </a:moveTo>
                                <a:lnTo>
                                  <a:pt x="10064" y="0"/>
                                </a:lnTo>
                                <a:cubicBezTo>
                                  <a:pt x="10066" y="0"/>
                                  <a:pt x="10069" y="2"/>
                                  <a:pt x="10069" y="5"/>
                                </a:cubicBezTo>
                                <a:cubicBezTo>
                                  <a:pt x="10069" y="8"/>
                                  <a:pt x="10066" y="10"/>
                                  <a:pt x="10064" y="10"/>
                                </a:cubicBezTo>
                                <a:lnTo>
                                  <a:pt x="9989" y="10"/>
                                </a:lnTo>
                                <a:cubicBezTo>
                                  <a:pt x="9986" y="10"/>
                                  <a:pt x="9984" y="8"/>
                                  <a:pt x="9984" y="5"/>
                                </a:cubicBezTo>
                                <a:cubicBezTo>
                                  <a:pt x="9984" y="2"/>
                                  <a:pt x="9986" y="0"/>
                                  <a:pt x="9989" y="0"/>
                                </a:cubicBezTo>
                                <a:close/>
                                <a:moveTo>
                                  <a:pt x="10117" y="0"/>
                                </a:moveTo>
                                <a:lnTo>
                                  <a:pt x="10192" y="0"/>
                                </a:lnTo>
                                <a:cubicBezTo>
                                  <a:pt x="10194" y="0"/>
                                  <a:pt x="10197" y="2"/>
                                  <a:pt x="10197" y="5"/>
                                </a:cubicBezTo>
                                <a:cubicBezTo>
                                  <a:pt x="10197" y="8"/>
                                  <a:pt x="10194" y="10"/>
                                  <a:pt x="10192" y="10"/>
                                </a:cubicBezTo>
                                <a:lnTo>
                                  <a:pt x="10117" y="10"/>
                                </a:lnTo>
                                <a:cubicBezTo>
                                  <a:pt x="10114" y="10"/>
                                  <a:pt x="10112" y="8"/>
                                  <a:pt x="10112" y="5"/>
                                </a:cubicBezTo>
                                <a:cubicBezTo>
                                  <a:pt x="10112" y="2"/>
                                  <a:pt x="10114" y="0"/>
                                  <a:pt x="10117" y="0"/>
                                </a:cubicBezTo>
                                <a:close/>
                                <a:moveTo>
                                  <a:pt x="10245" y="0"/>
                                </a:moveTo>
                                <a:lnTo>
                                  <a:pt x="10320" y="0"/>
                                </a:lnTo>
                                <a:cubicBezTo>
                                  <a:pt x="10322" y="0"/>
                                  <a:pt x="10325" y="2"/>
                                  <a:pt x="10325" y="5"/>
                                </a:cubicBezTo>
                                <a:cubicBezTo>
                                  <a:pt x="10325" y="8"/>
                                  <a:pt x="10322" y="10"/>
                                  <a:pt x="10320" y="10"/>
                                </a:cubicBezTo>
                                <a:lnTo>
                                  <a:pt x="10245" y="10"/>
                                </a:lnTo>
                                <a:cubicBezTo>
                                  <a:pt x="10242" y="10"/>
                                  <a:pt x="10240" y="8"/>
                                  <a:pt x="10240" y="5"/>
                                </a:cubicBezTo>
                                <a:cubicBezTo>
                                  <a:pt x="10240" y="2"/>
                                  <a:pt x="10242" y="0"/>
                                  <a:pt x="10245" y="0"/>
                                </a:cubicBezTo>
                                <a:close/>
                                <a:moveTo>
                                  <a:pt x="10373" y="0"/>
                                </a:moveTo>
                                <a:lnTo>
                                  <a:pt x="10448" y="0"/>
                                </a:lnTo>
                                <a:cubicBezTo>
                                  <a:pt x="10450" y="0"/>
                                  <a:pt x="10453" y="2"/>
                                  <a:pt x="10453" y="5"/>
                                </a:cubicBezTo>
                                <a:cubicBezTo>
                                  <a:pt x="10453" y="8"/>
                                  <a:pt x="10450" y="10"/>
                                  <a:pt x="10448" y="10"/>
                                </a:cubicBezTo>
                                <a:lnTo>
                                  <a:pt x="10373" y="10"/>
                                </a:lnTo>
                                <a:cubicBezTo>
                                  <a:pt x="10370" y="10"/>
                                  <a:pt x="10368" y="8"/>
                                  <a:pt x="10368" y="5"/>
                                </a:cubicBezTo>
                                <a:cubicBezTo>
                                  <a:pt x="10368" y="2"/>
                                  <a:pt x="10370" y="0"/>
                                  <a:pt x="10373" y="0"/>
                                </a:cubicBezTo>
                                <a:close/>
                                <a:moveTo>
                                  <a:pt x="10501" y="0"/>
                                </a:moveTo>
                                <a:lnTo>
                                  <a:pt x="10549" y="0"/>
                                </a:lnTo>
                                <a:cubicBezTo>
                                  <a:pt x="10552" y="0"/>
                                  <a:pt x="10555" y="2"/>
                                  <a:pt x="10555" y="5"/>
                                </a:cubicBezTo>
                                <a:cubicBezTo>
                                  <a:pt x="10555" y="8"/>
                                  <a:pt x="10552" y="10"/>
                                  <a:pt x="10549" y="10"/>
                                </a:cubicBezTo>
                                <a:lnTo>
                                  <a:pt x="10501" y="10"/>
                                </a:lnTo>
                                <a:cubicBezTo>
                                  <a:pt x="10498" y="10"/>
                                  <a:pt x="10496" y="8"/>
                                  <a:pt x="10496" y="5"/>
                                </a:cubicBezTo>
                                <a:cubicBezTo>
                                  <a:pt x="10496" y="2"/>
                                  <a:pt x="10498" y="0"/>
                                  <a:pt x="10501" y="0"/>
                                </a:cubicBezTo>
                                <a:close/>
                              </a:path>
                            </a:pathLst>
                          </a:custGeom>
                          <a:solidFill>
                            <a:srgbClr val="FF0000"/>
                          </a:solidFill>
                          <a:ln w="635" cap="flat">
                            <a:solidFill>
                              <a:srgbClr val="FF0000"/>
                            </a:solidFill>
                            <a:prstDash val="solid"/>
                            <a:round/>
                            <a:headEnd/>
                            <a:tailEnd/>
                          </a:ln>
                        </wps:spPr>
                        <wps:bodyPr rot="0" vert="horz" wrap="square" lIns="91440" tIns="45720" rIns="91440" bIns="45720" anchor="t" anchorCtr="0" upright="1">
                          <a:noAutofit/>
                        </wps:bodyPr>
                      </wps:wsp>
                      <wps:wsp>
                        <wps:cNvPr id="57" name="Freeform 53"/>
                        <wps:cNvSpPr>
                          <a:spLocks/>
                        </wps:cNvSpPr>
                        <wps:spPr bwMode="auto">
                          <a:xfrm>
                            <a:off x="952197" y="512250"/>
                            <a:ext cx="899795" cy="809625"/>
                          </a:xfrm>
                          <a:custGeom>
                            <a:avLst/>
                            <a:gdLst>
                              <a:gd name="T0" fmla="*/ 0 w 1417"/>
                              <a:gd name="T1" fmla="*/ 0 h 1275"/>
                              <a:gd name="T2" fmla="*/ 283 w 1417"/>
                              <a:gd name="T3" fmla="*/ 0 h 1275"/>
                              <a:gd name="T4" fmla="*/ 283 w 1417"/>
                              <a:gd name="T5" fmla="*/ 1275 h 1275"/>
                              <a:gd name="T6" fmla="*/ 1417 w 1417"/>
                              <a:gd name="T7" fmla="*/ 1275 h 1275"/>
                              <a:gd name="T8" fmla="*/ 1417 w 1417"/>
                              <a:gd name="T9" fmla="*/ 0 h 1275"/>
                            </a:gdLst>
                            <a:ahLst/>
                            <a:cxnLst>
                              <a:cxn ang="0">
                                <a:pos x="T0" y="T1"/>
                              </a:cxn>
                              <a:cxn ang="0">
                                <a:pos x="T2" y="T3"/>
                              </a:cxn>
                              <a:cxn ang="0">
                                <a:pos x="T4" y="T5"/>
                              </a:cxn>
                              <a:cxn ang="0">
                                <a:pos x="T6" y="T7"/>
                              </a:cxn>
                              <a:cxn ang="0">
                                <a:pos x="T8" y="T9"/>
                              </a:cxn>
                            </a:cxnLst>
                            <a:rect l="0" t="0" r="r" b="b"/>
                            <a:pathLst>
                              <a:path w="1417" h="1275">
                                <a:moveTo>
                                  <a:pt x="0" y="0"/>
                                </a:moveTo>
                                <a:lnTo>
                                  <a:pt x="283" y="0"/>
                                </a:lnTo>
                                <a:lnTo>
                                  <a:pt x="283" y="1275"/>
                                </a:lnTo>
                                <a:lnTo>
                                  <a:pt x="1417" y="1275"/>
                                </a:lnTo>
                                <a:lnTo>
                                  <a:pt x="1417" y="0"/>
                                </a:lnTo>
                              </a:path>
                            </a:pathLst>
                          </a:custGeom>
                          <a:noFill/>
                          <a:ln w="952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 name="Freeform 54"/>
                        <wps:cNvSpPr>
                          <a:spLocks/>
                        </wps:cNvSpPr>
                        <wps:spPr bwMode="auto">
                          <a:xfrm>
                            <a:off x="1851992" y="512250"/>
                            <a:ext cx="899795" cy="809625"/>
                          </a:xfrm>
                          <a:custGeom>
                            <a:avLst/>
                            <a:gdLst>
                              <a:gd name="T0" fmla="*/ 0 w 1417"/>
                              <a:gd name="T1" fmla="*/ 0 h 1275"/>
                              <a:gd name="T2" fmla="*/ 283 w 1417"/>
                              <a:gd name="T3" fmla="*/ 0 h 1275"/>
                              <a:gd name="T4" fmla="*/ 283 w 1417"/>
                              <a:gd name="T5" fmla="*/ 1275 h 1275"/>
                              <a:gd name="T6" fmla="*/ 1417 w 1417"/>
                              <a:gd name="T7" fmla="*/ 1275 h 1275"/>
                              <a:gd name="T8" fmla="*/ 1417 w 1417"/>
                              <a:gd name="T9" fmla="*/ 0 h 1275"/>
                            </a:gdLst>
                            <a:ahLst/>
                            <a:cxnLst>
                              <a:cxn ang="0">
                                <a:pos x="T0" y="T1"/>
                              </a:cxn>
                              <a:cxn ang="0">
                                <a:pos x="T2" y="T3"/>
                              </a:cxn>
                              <a:cxn ang="0">
                                <a:pos x="T4" y="T5"/>
                              </a:cxn>
                              <a:cxn ang="0">
                                <a:pos x="T6" y="T7"/>
                              </a:cxn>
                              <a:cxn ang="0">
                                <a:pos x="T8" y="T9"/>
                              </a:cxn>
                            </a:cxnLst>
                            <a:rect l="0" t="0" r="r" b="b"/>
                            <a:pathLst>
                              <a:path w="1417" h="1275">
                                <a:moveTo>
                                  <a:pt x="0" y="0"/>
                                </a:moveTo>
                                <a:lnTo>
                                  <a:pt x="283" y="0"/>
                                </a:lnTo>
                                <a:lnTo>
                                  <a:pt x="283" y="1275"/>
                                </a:lnTo>
                                <a:lnTo>
                                  <a:pt x="1417" y="1275"/>
                                </a:lnTo>
                                <a:lnTo>
                                  <a:pt x="1417" y="0"/>
                                </a:lnTo>
                              </a:path>
                            </a:pathLst>
                          </a:custGeom>
                          <a:noFill/>
                          <a:ln w="952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 name="Freeform 55"/>
                        <wps:cNvSpPr>
                          <a:spLocks/>
                        </wps:cNvSpPr>
                        <wps:spPr bwMode="auto">
                          <a:xfrm>
                            <a:off x="2751787" y="512250"/>
                            <a:ext cx="899160" cy="809625"/>
                          </a:xfrm>
                          <a:custGeom>
                            <a:avLst/>
                            <a:gdLst>
                              <a:gd name="T0" fmla="*/ 0 w 1416"/>
                              <a:gd name="T1" fmla="*/ 0 h 1275"/>
                              <a:gd name="T2" fmla="*/ 283 w 1416"/>
                              <a:gd name="T3" fmla="*/ 0 h 1275"/>
                              <a:gd name="T4" fmla="*/ 283 w 1416"/>
                              <a:gd name="T5" fmla="*/ 1275 h 1275"/>
                              <a:gd name="T6" fmla="*/ 1416 w 1416"/>
                              <a:gd name="T7" fmla="*/ 1275 h 1275"/>
                              <a:gd name="T8" fmla="*/ 1416 w 1416"/>
                              <a:gd name="T9" fmla="*/ 0 h 1275"/>
                            </a:gdLst>
                            <a:ahLst/>
                            <a:cxnLst>
                              <a:cxn ang="0">
                                <a:pos x="T0" y="T1"/>
                              </a:cxn>
                              <a:cxn ang="0">
                                <a:pos x="T2" y="T3"/>
                              </a:cxn>
                              <a:cxn ang="0">
                                <a:pos x="T4" y="T5"/>
                              </a:cxn>
                              <a:cxn ang="0">
                                <a:pos x="T6" y="T7"/>
                              </a:cxn>
                              <a:cxn ang="0">
                                <a:pos x="T8" y="T9"/>
                              </a:cxn>
                            </a:cxnLst>
                            <a:rect l="0" t="0" r="r" b="b"/>
                            <a:pathLst>
                              <a:path w="1416" h="1275">
                                <a:moveTo>
                                  <a:pt x="0" y="0"/>
                                </a:moveTo>
                                <a:lnTo>
                                  <a:pt x="283" y="0"/>
                                </a:lnTo>
                                <a:lnTo>
                                  <a:pt x="283" y="1275"/>
                                </a:lnTo>
                                <a:lnTo>
                                  <a:pt x="1416" y="1275"/>
                                </a:lnTo>
                                <a:lnTo>
                                  <a:pt x="1416" y="0"/>
                                </a:lnTo>
                              </a:path>
                            </a:pathLst>
                          </a:custGeom>
                          <a:noFill/>
                          <a:ln w="952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 name="Freeform 56"/>
                        <wps:cNvSpPr>
                          <a:spLocks/>
                        </wps:cNvSpPr>
                        <wps:spPr bwMode="auto">
                          <a:xfrm>
                            <a:off x="3650947" y="512250"/>
                            <a:ext cx="899795" cy="809625"/>
                          </a:xfrm>
                          <a:custGeom>
                            <a:avLst/>
                            <a:gdLst>
                              <a:gd name="T0" fmla="*/ 0 w 1417"/>
                              <a:gd name="T1" fmla="*/ 0 h 1275"/>
                              <a:gd name="T2" fmla="*/ 284 w 1417"/>
                              <a:gd name="T3" fmla="*/ 0 h 1275"/>
                              <a:gd name="T4" fmla="*/ 284 w 1417"/>
                              <a:gd name="T5" fmla="*/ 1275 h 1275"/>
                              <a:gd name="T6" fmla="*/ 1417 w 1417"/>
                              <a:gd name="T7" fmla="*/ 1275 h 1275"/>
                              <a:gd name="T8" fmla="*/ 1417 w 1417"/>
                              <a:gd name="T9" fmla="*/ 0 h 1275"/>
                            </a:gdLst>
                            <a:ahLst/>
                            <a:cxnLst>
                              <a:cxn ang="0">
                                <a:pos x="T0" y="T1"/>
                              </a:cxn>
                              <a:cxn ang="0">
                                <a:pos x="T2" y="T3"/>
                              </a:cxn>
                              <a:cxn ang="0">
                                <a:pos x="T4" y="T5"/>
                              </a:cxn>
                              <a:cxn ang="0">
                                <a:pos x="T6" y="T7"/>
                              </a:cxn>
                              <a:cxn ang="0">
                                <a:pos x="T8" y="T9"/>
                              </a:cxn>
                            </a:cxnLst>
                            <a:rect l="0" t="0" r="r" b="b"/>
                            <a:pathLst>
                              <a:path w="1417" h="1275">
                                <a:moveTo>
                                  <a:pt x="0" y="0"/>
                                </a:moveTo>
                                <a:lnTo>
                                  <a:pt x="284" y="0"/>
                                </a:lnTo>
                                <a:lnTo>
                                  <a:pt x="284" y="1275"/>
                                </a:lnTo>
                                <a:lnTo>
                                  <a:pt x="1417" y="1275"/>
                                </a:lnTo>
                                <a:lnTo>
                                  <a:pt x="1417" y="0"/>
                                </a:lnTo>
                              </a:path>
                            </a:pathLst>
                          </a:custGeom>
                          <a:noFill/>
                          <a:ln w="952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 name="Freeform 57"/>
                        <wps:cNvSpPr>
                          <a:spLocks/>
                        </wps:cNvSpPr>
                        <wps:spPr bwMode="auto">
                          <a:xfrm>
                            <a:off x="4550742" y="512250"/>
                            <a:ext cx="900430" cy="809625"/>
                          </a:xfrm>
                          <a:custGeom>
                            <a:avLst/>
                            <a:gdLst>
                              <a:gd name="T0" fmla="*/ 0 w 1418"/>
                              <a:gd name="T1" fmla="*/ 0 h 1275"/>
                              <a:gd name="T2" fmla="*/ 284 w 1418"/>
                              <a:gd name="T3" fmla="*/ 0 h 1275"/>
                              <a:gd name="T4" fmla="*/ 284 w 1418"/>
                              <a:gd name="T5" fmla="*/ 1275 h 1275"/>
                              <a:gd name="T6" fmla="*/ 1418 w 1418"/>
                              <a:gd name="T7" fmla="*/ 1275 h 1275"/>
                              <a:gd name="T8" fmla="*/ 1418 w 1418"/>
                              <a:gd name="T9" fmla="*/ 0 h 1275"/>
                            </a:gdLst>
                            <a:ahLst/>
                            <a:cxnLst>
                              <a:cxn ang="0">
                                <a:pos x="T0" y="T1"/>
                              </a:cxn>
                              <a:cxn ang="0">
                                <a:pos x="T2" y="T3"/>
                              </a:cxn>
                              <a:cxn ang="0">
                                <a:pos x="T4" y="T5"/>
                              </a:cxn>
                              <a:cxn ang="0">
                                <a:pos x="T6" y="T7"/>
                              </a:cxn>
                              <a:cxn ang="0">
                                <a:pos x="T8" y="T9"/>
                              </a:cxn>
                            </a:cxnLst>
                            <a:rect l="0" t="0" r="r" b="b"/>
                            <a:pathLst>
                              <a:path w="1418" h="1275">
                                <a:moveTo>
                                  <a:pt x="0" y="0"/>
                                </a:moveTo>
                                <a:lnTo>
                                  <a:pt x="284" y="0"/>
                                </a:lnTo>
                                <a:lnTo>
                                  <a:pt x="284" y="1275"/>
                                </a:lnTo>
                                <a:lnTo>
                                  <a:pt x="1418" y="1275"/>
                                </a:lnTo>
                                <a:lnTo>
                                  <a:pt x="1418" y="0"/>
                                </a:lnTo>
                              </a:path>
                            </a:pathLst>
                          </a:custGeom>
                          <a:noFill/>
                          <a:ln w="952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Freeform 58"/>
                        <wps:cNvSpPr>
                          <a:spLocks/>
                        </wps:cNvSpPr>
                        <wps:spPr bwMode="auto">
                          <a:xfrm>
                            <a:off x="5451172" y="512250"/>
                            <a:ext cx="899795" cy="809625"/>
                          </a:xfrm>
                          <a:custGeom>
                            <a:avLst/>
                            <a:gdLst>
                              <a:gd name="T0" fmla="*/ 0 w 1417"/>
                              <a:gd name="T1" fmla="*/ 0 h 1275"/>
                              <a:gd name="T2" fmla="*/ 283 w 1417"/>
                              <a:gd name="T3" fmla="*/ 0 h 1275"/>
                              <a:gd name="T4" fmla="*/ 283 w 1417"/>
                              <a:gd name="T5" fmla="*/ 1275 h 1275"/>
                              <a:gd name="T6" fmla="*/ 1417 w 1417"/>
                              <a:gd name="T7" fmla="*/ 1275 h 1275"/>
                              <a:gd name="T8" fmla="*/ 1417 w 1417"/>
                              <a:gd name="T9" fmla="*/ 0 h 1275"/>
                            </a:gdLst>
                            <a:ahLst/>
                            <a:cxnLst>
                              <a:cxn ang="0">
                                <a:pos x="T0" y="T1"/>
                              </a:cxn>
                              <a:cxn ang="0">
                                <a:pos x="T2" y="T3"/>
                              </a:cxn>
                              <a:cxn ang="0">
                                <a:pos x="T4" y="T5"/>
                              </a:cxn>
                              <a:cxn ang="0">
                                <a:pos x="T6" y="T7"/>
                              </a:cxn>
                              <a:cxn ang="0">
                                <a:pos x="T8" y="T9"/>
                              </a:cxn>
                            </a:cxnLst>
                            <a:rect l="0" t="0" r="r" b="b"/>
                            <a:pathLst>
                              <a:path w="1417" h="1275">
                                <a:moveTo>
                                  <a:pt x="0" y="0"/>
                                </a:moveTo>
                                <a:lnTo>
                                  <a:pt x="283" y="0"/>
                                </a:lnTo>
                                <a:lnTo>
                                  <a:pt x="283" y="1275"/>
                                </a:lnTo>
                                <a:lnTo>
                                  <a:pt x="1417" y="1275"/>
                                </a:lnTo>
                                <a:lnTo>
                                  <a:pt x="1417" y="0"/>
                                </a:lnTo>
                              </a:path>
                            </a:pathLst>
                          </a:custGeom>
                          <a:noFill/>
                          <a:ln w="952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Freeform 59"/>
                        <wps:cNvSpPr>
                          <a:spLocks/>
                        </wps:cNvSpPr>
                        <wps:spPr bwMode="auto">
                          <a:xfrm>
                            <a:off x="6350967" y="512250"/>
                            <a:ext cx="719455" cy="809625"/>
                          </a:xfrm>
                          <a:custGeom>
                            <a:avLst/>
                            <a:gdLst>
                              <a:gd name="T0" fmla="*/ 0 w 1133"/>
                              <a:gd name="T1" fmla="*/ 0 h 1275"/>
                              <a:gd name="T2" fmla="*/ 283 w 1133"/>
                              <a:gd name="T3" fmla="*/ 0 h 1275"/>
                              <a:gd name="T4" fmla="*/ 283 w 1133"/>
                              <a:gd name="T5" fmla="*/ 1275 h 1275"/>
                              <a:gd name="T6" fmla="*/ 1133 w 1133"/>
                              <a:gd name="T7" fmla="*/ 1275 h 1275"/>
                            </a:gdLst>
                            <a:ahLst/>
                            <a:cxnLst>
                              <a:cxn ang="0">
                                <a:pos x="T0" y="T1"/>
                              </a:cxn>
                              <a:cxn ang="0">
                                <a:pos x="T2" y="T3"/>
                              </a:cxn>
                              <a:cxn ang="0">
                                <a:pos x="T4" y="T5"/>
                              </a:cxn>
                              <a:cxn ang="0">
                                <a:pos x="T6" y="T7"/>
                              </a:cxn>
                            </a:cxnLst>
                            <a:rect l="0" t="0" r="r" b="b"/>
                            <a:pathLst>
                              <a:path w="1133" h="1275">
                                <a:moveTo>
                                  <a:pt x="0" y="0"/>
                                </a:moveTo>
                                <a:lnTo>
                                  <a:pt x="283" y="0"/>
                                </a:lnTo>
                                <a:lnTo>
                                  <a:pt x="283" y="1275"/>
                                </a:lnTo>
                                <a:lnTo>
                                  <a:pt x="1133" y="1275"/>
                                </a:lnTo>
                              </a:path>
                            </a:pathLst>
                          </a:custGeom>
                          <a:noFill/>
                          <a:ln w="952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 name="Freeform 60"/>
                        <wps:cNvSpPr>
                          <a:spLocks noEditPoints="1"/>
                        </wps:cNvSpPr>
                        <wps:spPr bwMode="auto">
                          <a:xfrm>
                            <a:off x="792177" y="1318065"/>
                            <a:ext cx="6281420" cy="6985"/>
                          </a:xfrm>
                          <a:custGeom>
                            <a:avLst/>
                            <a:gdLst>
                              <a:gd name="T0" fmla="*/ 213 w 10555"/>
                              <a:gd name="T1" fmla="*/ 6 h 11"/>
                              <a:gd name="T2" fmla="*/ 256 w 10555"/>
                              <a:gd name="T3" fmla="*/ 6 h 11"/>
                              <a:gd name="T4" fmla="*/ 592 w 10555"/>
                              <a:gd name="T5" fmla="*/ 0 h 11"/>
                              <a:gd name="T6" fmla="*/ 645 w 10555"/>
                              <a:gd name="T7" fmla="*/ 11 h 11"/>
                              <a:gd name="T8" fmla="*/ 901 w 10555"/>
                              <a:gd name="T9" fmla="*/ 0 h 11"/>
                              <a:gd name="T10" fmla="*/ 1104 w 10555"/>
                              <a:gd name="T11" fmla="*/ 11 h 11"/>
                              <a:gd name="T12" fmla="*/ 1157 w 10555"/>
                              <a:gd name="T13" fmla="*/ 0 h 11"/>
                              <a:gd name="T14" fmla="*/ 1493 w 10555"/>
                              <a:gd name="T15" fmla="*/ 6 h 11"/>
                              <a:gd name="T16" fmla="*/ 1536 w 10555"/>
                              <a:gd name="T17" fmla="*/ 6 h 11"/>
                              <a:gd name="T18" fmla="*/ 1872 w 10555"/>
                              <a:gd name="T19" fmla="*/ 0 h 11"/>
                              <a:gd name="T20" fmla="*/ 1925 w 10555"/>
                              <a:gd name="T21" fmla="*/ 11 h 11"/>
                              <a:gd name="T22" fmla="*/ 2181 w 10555"/>
                              <a:gd name="T23" fmla="*/ 0 h 11"/>
                              <a:gd name="T24" fmla="*/ 2384 w 10555"/>
                              <a:gd name="T25" fmla="*/ 11 h 11"/>
                              <a:gd name="T26" fmla="*/ 2437 w 10555"/>
                              <a:gd name="T27" fmla="*/ 0 h 11"/>
                              <a:gd name="T28" fmla="*/ 2773 w 10555"/>
                              <a:gd name="T29" fmla="*/ 6 h 11"/>
                              <a:gd name="T30" fmla="*/ 2816 w 10555"/>
                              <a:gd name="T31" fmla="*/ 6 h 11"/>
                              <a:gd name="T32" fmla="*/ 3152 w 10555"/>
                              <a:gd name="T33" fmla="*/ 0 h 11"/>
                              <a:gd name="T34" fmla="*/ 3205 w 10555"/>
                              <a:gd name="T35" fmla="*/ 11 h 11"/>
                              <a:gd name="T36" fmla="*/ 3461 w 10555"/>
                              <a:gd name="T37" fmla="*/ 0 h 11"/>
                              <a:gd name="T38" fmla="*/ 3664 w 10555"/>
                              <a:gd name="T39" fmla="*/ 11 h 11"/>
                              <a:gd name="T40" fmla="*/ 3717 w 10555"/>
                              <a:gd name="T41" fmla="*/ 0 h 11"/>
                              <a:gd name="T42" fmla="*/ 4053 w 10555"/>
                              <a:gd name="T43" fmla="*/ 6 h 11"/>
                              <a:gd name="T44" fmla="*/ 4096 w 10555"/>
                              <a:gd name="T45" fmla="*/ 6 h 11"/>
                              <a:gd name="T46" fmla="*/ 4432 w 10555"/>
                              <a:gd name="T47" fmla="*/ 0 h 11"/>
                              <a:gd name="T48" fmla="*/ 4485 w 10555"/>
                              <a:gd name="T49" fmla="*/ 11 h 11"/>
                              <a:gd name="T50" fmla="*/ 4741 w 10555"/>
                              <a:gd name="T51" fmla="*/ 0 h 11"/>
                              <a:gd name="T52" fmla="*/ 4944 w 10555"/>
                              <a:gd name="T53" fmla="*/ 11 h 11"/>
                              <a:gd name="T54" fmla="*/ 4997 w 10555"/>
                              <a:gd name="T55" fmla="*/ 0 h 11"/>
                              <a:gd name="T56" fmla="*/ 5333 w 10555"/>
                              <a:gd name="T57" fmla="*/ 6 h 11"/>
                              <a:gd name="T58" fmla="*/ 5376 w 10555"/>
                              <a:gd name="T59" fmla="*/ 6 h 11"/>
                              <a:gd name="T60" fmla="*/ 5712 w 10555"/>
                              <a:gd name="T61" fmla="*/ 0 h 11"/>
                              <a:gd name="T62" fmla="*/ 5765 w 10555"/>
                              <a:gd name="T63" fmla="*/ 11 h 11"/>
                              <a:gd name="T64" fmla="*/ 6021 w 10555"/>
                              <a:gd name="T65" fmla="*/ 0 h 11"/>
                              <a:gd name="T66" fmla="*/ 6224 w 10555"/>
                              <a:gd name="T67" fmla="*/ 11 h 11"/>
                              <a:gd name="T68" fmla="*/ 6277 w 10555"/>
                              <a:gd name="T69" fmla="*/ 0 h 11"/>
                              <a:gd name="T70" fmla="*/ 6613 w 10555"/>
                              <a:gd name="T71" fmla="*/ 6 h 11"/>
                              <a:gd name="T72" fmla="*/ 6656 w 10555"/>
                              <a:gd name="T73" fmla="*/ 6 h 11"/>
                              <a:gd name="T74" fmla="*/ 6992 w 10555"/>
                              <a:gd name="T75" fmla="*/ 0 h 11"/>
                              <a:gd name="T76" fmla="*/ 7045 w 10555"/>
                              <a:gd name="T77" fmla="*/ 11 h 11"/>
                              <a:gd name="T78" fmla="*/ 7301 w 10555"/>
                              <a:gd name="T79" fmla="*/ 0 h 11"/>
                              <a:gd name="T80" fmla="*/ 7504 w 10555"/>
                              <a:gd name="T81" fmla="*/ 11 h 11"/>
                              <a:gd name="T82" fmla="*/ 7557 w 10555"/>
                              <a:gd name="T83" fmla="*/ 0 h 11"/>
                              <a:gd name="T84" fmla="*/ 7893 w 10555"/>
                              <a:gd name="T85" fmla="*/ 6 h 11"/>
                              <a:gd name="T86" fmla="*/ 7936 w 10555"/>
                              <a:gd name="T87" fmla="*/ 6 h 11"/>
                              <a:gd name="T88" fmla="*/ 8272 w 10555"/>
                              <a:gd name="T89" fmla="*/ 0 h 11"/>
                              <a:gd name="T90" fmla="*/ 8325 w 10555"/>
                              <a:gd name="T91" fmla="*/ 11 h 11"/>
                              <a:gd name="T92" fmla="*/ 8581 w 10555"/>
                              <a:gd name="T93" fmla="*/ 0 h 11"/>
                              <a:gd name="T94" fmla="*/ 8784 w 10555"/>
                              <a:gd name="T95" fmla="*/ 11 h 11"/>
                              <a:gd name="T96" fmla="*/ 8837 w 10555"/>
                              <a:gd name="T97" fmla="*/ 0 h 11"/>
                              <a:gd name="T98" fmla="*/ 9173 w 10555"/>
                              <a:gd name="T99" fmla="*/ 6 h 11"/>
                              <a:gd name="T100" fmla="*/ 9216 w 10555"/>
                              <a:gd name="T101" fmla="*/ 6 h 11"/>
                              <a:gd name="T102" fmla="*/ 9552 w 10555"/>
                              <a:gd name="T103" fmla="*/ 0 h 11"/>
                              <a:gd name="T104" fmla="*/ 9605 w 10555"/>
                              <a:gd name="T105" fmla="*/ 11 h 11"/>
                              <a:gd name="T106" fmla="*/ 9861 w 10555"/>
                              <a:gd name="T107" fmla="*/ 0 h 11"/>
                              <a:gd name="T108" fmla="*/ 10064 w 10555"/>
                              <a:gd name="T109" fmla="*/ 11 h 11"/>
                              <a:gd name="T110" fmla="*/ 10117 w 10555"/>
                              <a:gd name="T111" fmla="*/ 0 h 11"/>
                              <a:gd name="T112" fmla="*/ 10453 w 10555"/>
                              <a:gd name="T113" fmla="*/ 6 h 11"/>
                              <a:gd name="T114" fmla="*/ 10496 w 10555"/>
                              <a:gd name="T115" fmla="*/ 6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10555" h="11">
                                <a:moveTo>
                                  <a:pt x="5" y="0"/>
                                </a:moveTo>
                                <a:lnTo>
                                  <a:pt x="80" y="0"/>
                                </a:lnTo>
                                <a:cubicBezTo>
                                  <a:pt x="82" y="0"/>
                                  <a:pt x="85" y="3"/>
                                  <a:pt x="85" y="6"/>
                                </a:cubicBezTo>
                                <a:cubicBezTo>
                                  <a:pt x="85" y="9"/>
                                  <a:pt x="82" y="11"/>
                                  <a:pt x="80" y="11"/>
                                </a:cubicBezTo>
                                <a:lnTo>
                                  <a:pt x="5" y="11"/>
                                </a:lnTo>
                                <a:cubicBezTo>
                                  <a:pt x="2" y="11"/>
                                  <a:pt x="0" y="9"/>
                                  <a:pt x="0" y="6"/>
                                </a:cubicBezTo>
                                <a:cubicBezTo>
                                  <a:pt x="0" y="3"/>
                                  <a:pt x="2" y="0"/>
                                  <a:pt x="5" y="0"/>
                                </a:cubicBezTo>
                                <a:close/>
                                <a:moveTo>
                                  <a:pt x="133" y="0"/>
                                </a:moveTo>
                                <a:lnTo>
                                  <a:pt x="208" y="0"/>
                                </a:lnTo>
                                <a:cubicBezTo>
                                  <a:pt x="210" y="0"/>
                                  <a:pt x="213" y="3"/>
                                  <a:pt x="213" y="6"/>
                                </a:cubicBezTo>
                                <a:cubicBezTo>
                                  <a:pt x="213" y="9"/>
                                  <a:pt x="210" y="11"/>
                                  <a:pt x="208" y="11"/>
                                </a:cubicBezTo>
                                <a:lnTo>
                                  <a:pt x="133" y="11"/>
                                </a:lnTo>
                                <a:cubicBezTo>
                                  <a:pt x="130" y="11"/>
                                  <a:pt x="128" y="9"/>
                                  <a:pt x="128" y="6"/>
                                </a:cubicBezTo>
                                <a:cubicBezTo>
                                  <a:pt x="128" y="3"/>
                                  <a:pt x="130" y="0"/>
                                  <a:pt x="133" y="0"/>
                                </a:cubicBezTo>
                                <a:close/>
                                <a:moveTo>
                                  <a:pt x="261" y="0"/>
                                </a:moveTo>
                                <a:lnTo>
                                  <a:pt x="336" y="0"/>
                                </a:lnTo>
                                <a:cubicBezTo>
                                  <a:pt x="338" y="0"/>
                                  <a:pt x="341" y="3"/>
                                  <a:pt x="341" y="6"/>
                                </a:cubicBezTo>
                                <a:cubicBezTo>
                                  <a:pt x="341" y="9"/>
                                  <a:pt x="338" y="11"/>
                                  <a:pt x="336" y="11"/>
                                </a:cubicBezTo>
                                <a:lnTo>
                                  <a:pt x="261" y="11"/>
                                </a:lnTo>
                                <a:cubicBezTo>
                                  <a:pt x="258" y="11"/>
                                  <a:pt x="256" y="9"/>
                                  <a:pt x="256" y="6"/>
                                </a:cubicBezTo>
                                <a:cubicBezTo>
                                  <a:pt x="256" y="3"/>
                                  <a:pt x="258" y="0"/>
                                  <a:pt x="261" y="0"/>
                                </a:cubicBezTo>
                                <a:close/>
                                <a:moveTo>
                                  <a:pt x="389" y="0"/>
                                </a:moveTo>
                                <a:lnTo>
                                  <a:pt x="464" y="0"/>
                                </a:lnTo>
                                <a:cubicBezTo>
                                  <a:pt x="466" y="0"/>
                                  <a:pt x="469" y="3"/>
                                  <a:pt x="469" y="6"/>
                                </a:cubicBezTo>
                                <a:cubicBezTo>
                                  <a:pt x="469" y="9"/>
                                  <a:pt x="466" y="11"/>
                                  <a:pt x="464" y="11"/>
                                </a:cubicBezTo>
                                <a:lnTo>
                                  <a:pt x="389" y="11"/>
                                </a:lnTo>
                                <a:cubicBezTo>
                                  <a:pt x="386" y="11"/>
                                  <a:pt x="384" y="9"/>
                                  <a:pt x="384" y="6"/>
                                </a:cubicBezTo>
                                <a:cubicBezTo>
                                  <a:pt x="384" y="3"/>
                                  <a:pt x="386" y="0"/>
                                  <a:pt x="389" y="0"/>
                                </a:cubicBezTo>
                                <a:close/>
                                <a:moveTo>
                                  <a:pt x="517" y="0"/>
                                </a:moveTo>
                                <a:lnTo>
                                  <a:pt x="592" y="0"/>
                                </a:lnTo>
                                <a:cubicBezTo>
                                  <a:pt x="594" y="0"/>
                                  <a:pt x="597" y="3"/>
                                  <a:pt x="597" y="6"/>
                                </a:cubicBezTo>
                                <a:cubicBezTo>
                                  <a:pt x="597" y="9"/>
                                  <a:pt x="594" y="11"/>
                                  <a:pt x="592" y="11"/>
                                </a:cubicBezTo>
                                <a:lnTo>
                                  <a:pt x="517" y="11"/>
                                </a:lnTo>
                                <a:cubicBezTo>
                                  <a:pt x="514" y="11"/>
                                  <a:pt x="512" y="9"/>
                                  <a:pt x="512" y="6"/>
                                </a:cubicBezTo>
                                <a:cubicBezTo>
                                  <a:pt x="512" y="3"/>
                                  <a:pt x="514" y="0"/>
                                  <a:pt x="517" y="0"/>
                                </a:cubicBezTo>
                                <a:close/>
                                <a:moveTo>
                                  <a:pt x="645" y="0"/>
                                </a:moveTo>
                                <a:lnTo>
                                  <a:pt x="720" y="0"/>
                                </a:lnTo>
                                <a:cubicBezTo>
                                  <a:pt x="722" y="0"/>
                                  <a:pt x="725" y="3"/>
                                  <a:pt x="725" y="6"/>
                                </a:cubicBezTo>
                                <a:cubicBezTo>
                                  <a:pt x="725" y="9"/>
                                  <a:pt x="722" y="11"/>
                                  <a:pt x="720" y="11"/>
                                </a:cubicBezTo>
                                <a:lnTo>
                                  <a:pt x="645" y="11"/>
                                </a:lnTo>
                                <a:cubicBezTo>
                                  <a:pt x="642" y="11"/>
                                  <a:pt x="640" y="9"/>
                                  <a:pt x="640" y="6"/>
                                </a:cubicBezTo>
                                <a:cubicBezTo>
                                  <a:pt x="640" y="3"/>
                                  <a:pt x="642" y="0"/>
                                  <a:pt x="645" y="0"/>
                                </a:cubicBezTo>
                                <a:close/>
                                <a:moveTo>
                                  <a:pt x="773" y="0"/>
                                </a:moveTo>
                                <a:lnTo>
                                  <a:pt x="848" y="0"/>
                                </a:lnTo>
                                <a:cubicBezTo>
                                  <a:pt x="850" y="0"/>
                                  <a:pt x="853" y="3"/>
                                  <a:pt x="853" y="6"/>
                                </a:cubicBezTo>
                                <a:cubicBezTo>
                                  <a:pt x="853" y="9"/>
                                  <a:pt x="850" y="11"/>
                                  <a:pt x="848" y="11"/>
                                </a:cubicBezTo>
                                <a:lnTo>
                                  <a:pt x="773" y="11"/>
                                </a:lnTo>
                                <a:cubicBezTo>
                                  <a:pt x="770" y="11"/>
                                  <a:pt x="768" y="9"/>
                                  <a:pt x="768" y="6"/>
                                </a:cubicBezTo>
                                <a:cubicBezTo>
                                  <a:pt x="768" y="3"/>
                                  <a:pt x="770" y="0"/>
                                  <a:pt x="773" y="0"/>
                                </a:cubicBezTo>
                                <a:close/>
                                <a:moveTo>
                                  <a:pt x="901" y="0"/>
                                </a:moveTo>
                                <a:lnTo>
                                  <a:pt x="976" y="0"/>
                                </a:lnTo>
                                <a:cubicBezTo>
                                  <a:pt x="978" y="0"/>
                                  <a:pt x="981" y="3"/>
                                  <a:pt x="981" y="6"/>
                                </a:cubicBezTo>
                                <a:cubicBezTo>
                                  <a:pt x="981" y="9"/>
                                  <a:pt x="978" y="11"/>
                                  <a:pt x="976" y="11"/>
                                </a:cubicBezTo>
                                <a:lnTo>
                                  <a:pt x="901" y="11"/>
                                </a:lnTo>
                                <a:cubicBezTo>
                                  <a:pt x="898" y="11"/>
                                  <a:pt x="896" y="9"/>
                                  <a:pt x="896" y="6"/>
                                </a:cubicBezTo>
                                <a:cubicBezTo>
                                  <a:pt x="896" y="3"/>
                                  <a:pt x="898" y="0"/>
                                  <a:pt x="901" y="0"/>
                                </a:cubicBezTo>
                                <a:close/>
                                <a:moveTo>
                                  <a:pt x="1029" y="0"/>
                                </a:moveTo>
                                <a:lnTo>
                                  <a:pt x="1104" y="0"/>
                                </a:lnTo>
                                <a:cubicBezTo>
                                  <a:pt x="1106" y="0"/>
                                  <a:pt x="1109" y="3"/>
                                  <a:pt x="1109" y="6"/>
                                </a:cubicBezTo>
                                <a:cubicBezTo>
                                  <a:pt x="1109" y="9"/>
                                  <a:pt x="1106" y="11"/>
                                  <a:pt x="1104" y="11"/>
                                </a:cubicBezTo>
                                <a:lnTo>
                                  <a:pt x="1029" y="11"/>
                                </a:lnTo>
                                <a:cubicBezTo>
                                  <a:pt x="1026" y="11"/>
                                  <a:pt x="1024" y="9"/>
                                  <a:pt x="1024" y="6"/>
                                </a:cubicBezTo>
                                <a:cubicBezTo>
                                  <a:pt x="1024" y="3"/>
                                  <a:pt x="1026" y="0"/>
                                  <a:pt x="1029" y="0"/>
                                </a:cubicBezTo>
                                <a:close/>
                                <a:moveTo>
                                  <a:pt x="1157" y="0"/>
                                </a:moveTo>
                                <a:lnTo>
                                  <a:pt x="1232" y="0"/>
                                </a:lnTo>
                                <a:cubicBezTo>
                                  <a:pt x="1234" y="0"/>
                                  <a:pt x="1237" y="3"/>
                                  <a:pt x="1237" y="6"/>
                                </a:cubicBezTo>
                                <a:cubicBezTo>
                                  <a:pt x="1237" y="9"/>
                                  <a:pt x="1234" y="11"/>
                                  <a:pt x="1232" y="11"/>
                                </a:cubicBezTo>
                                <a:lnTo>
                                  <a:pt x="1157" y="11"/>
                                </a:lnTo>
                                <a:cubicBezTo>
                                  <a:pt x="1154" y="11"/>
                                  <a:pt x="1152" y="9"/>
                                  <a:pt x="1152" y="6"/>
                                </a:cubicBezTo>
                                <a:cubicBezTo>
                                  <a:pt x="1152" y="3"/>
                                  <a:pt x="1154" y="0"/>
                                  <a:pt x="1157" y="0"/>
                                </a:cubicBezTo>
                                <a:close/>
                                <a:moveTo>
                                  <a:pt x="1285" y="0"/>
                                </a:moveTo>
                                <a:lnTo>
                                  <a:pt x="1360" y="0"/>
                                </a:lnTo>
                                <a:cubicBezTo>
                                  <a:pt x="1362" y="0"/>
                                  <a:pt x="1365" y="3"/>
                                  <a:pt x="1365" y="6"/>
                                </a:cubicBezTo>
                                <a:cubicBezTo>
                                  <a:pt x="1365" y="9"/>
                                  <a:pt x="1362" y="11"/>
                                  <a:pt x="1360" y="11"/>
                                </a:cubicBezTo>
                                <a:lnTo>
                                  <a:pt x="1285" y="11"/>
                                </a:lnTo>
                                <a:cubicBezTo>
                                  <a:pt x="1282" y="11"/>
                                  <a:pt x="1280" y="9"/>
                                  <a:pt x="1280" y="6"/>
                                </a:cubicBezTo>
                                <a:cubicBezTo>
                                  <a:pt x="1280" y="3"/>
                                  <a:pt x="1282" y="0"/>
                                  <a:pt x="1285" y="0"/>
                                </a:cubicBezTo>
                                <a:close/>
                                <a:moveTo>
                                  <a:pt x="1413" y="0"/>
                                </a:moveTo>
                                <a:lnTo>
                                  <a:pt x="1488" y="0"/>
                                </a:lnTo>
                                <a:cubicBezTo>
                                  <a:pt x="1490" y="0"/>
                                  <a:pt x="1493" y="3"/>
                                  <a:pt x="1493" y="6"/>
                                </a:cubicBezTo>
                                <a:cubicBezTo>
                                  <a:pt x="1493" y="9"/>
                                  <a:pt x="1490" y="11"/>
                                  <a:pt x="1488" y="11"/>
                                </a:cubicBezTo>
                                <a:lnTo>
                                  <a:pt x="1413" y="11"/>
                                </a:lnTo>
                                <a:cubicBezTo>
                                  <a:pt x="1410" y="11"/>
                                  <a:pt x="1408" y="9"/>
                                  <a:pt x="1408" y="6"/>
                                </a:cubicBezTo>
                                <a:cubicBezTo>
                                  <a:pt x="1408" y="3"/>
                                  <a:pt x="1410" y="0"/>
                                  <a:pt x="1413" y="0"/>
                                </a:cubicBezTo>
                                <a:close/>
                                <a:moveTo>
                                  <a:pt x="1541" y="0"/>
                                </a:moveTo>
                                <a:lnTo>
                                  <a:pt x="1616" y="0"/>
                                </a:lnTo>
                                <a:cubicBezTo>
                                  <a:pt x="1618" y="0"/>
                                  <a:pt x="1621" y="3"/>
                                  <a:pt x="1621" y="6"/>
                                </a:cubicBezTo>
                                <a:cubicBezTo>
                                  <a:pt x="1621" y="9"/>
                                  <a:pt x="1618" y="11"/>
                                  <a:pt x="1616" y="11"/>
                                </a:cubicBezTo>
                                <a:lnTo>
                                  <a:pt x="1541" y="11"/>
                                </a:lnTo>
                                <a:cubicBezTo>
                                  <a:pt x="1538" y="11"/>
                                  <a:pt x="1536" y="9"/>
                                  <a:pt x="1536" y="6"/>
                                </a:cubicBezTo>
                                <a:cubicBezTo>
                                  <a:pt x="1536" y="3"/>
                                  <a:pt x="1538" y="0"/>
                                  <a:pt x="1541" y="0"/>
                                </a:cubicBezTo>
                                <a:close/>
                                <a:moveTo>
                                  <a:pt x="1669" y="0"/>
                                </a:moveTo>
                                <a:lnTo>
                                  <a:pt x="1744" y="0"/>
                                </a:lnTo>
                                <a:cubicBezTo>
                                  <a:pt x="1746" y="0"/>
                                  <a:pt x="1749" y="3"/>
                                  <a:pt x="1749" y="6"/>
                                </a:cubicBezTo>
                                <a:cubicBezTo>
                                  <a:pt x="1749" y="9"/>
                                  <a:pt x="1746" y="11"/>
                                  <a:pt x="1744" y="11"/>
                                </a:cubicBezTo>
                                <a:lnTo>
                                  <a:pt x="1669" y="11"/>
                                </a:lnTo>
                                <a:cubicBezTo>
                                  <a:pt x="1666" y="11"/>
                                  <a:pt x="1664" y="9"/>
                                  <a:pt x="1664" y="6"/>
                                </a:cubicBezTo>
                                <a:cubicBezTo>
                                  <a:pt x="1664" y="3"/>
                                  <a:pt x="1666" y="0"/>
                                  <a:pt x="1669" y="0"/>
                                </a:cubicBezTo>
                                <a:close/>
                                <a:moveTo>
                                  <a:pt x="1797" y="0"/>
                                </a:moveTo>
                                <a:lnTo>
                                  <a:pt x="1872" y="0"/>
                                </a:lnTo>
                                <a:cubicBezTo>
                                  <a:pt x="1874" y="0"/>
                                  <a:pt x="1877" y="3"/>
                                  <a:pt x="1877" y="6"/>
                                </a:cubicBezTo>
                                <a:cubicBezTo>
                                  <a:pt x="1877" y="9"/>
                                  <a:pt x="1874" y="11"/>
                                  <a:pt x="1872" y="11"/>
                                </a:cubicBezTo>
                                <a:lnTo>
                                  <a:pt x="1797" y="11"/>
                                </a:lnTo>
                                <a:cubicBezTo>
                                  <a:pt x="1794" y="11"/>
                                  <a:pt x="1792" y="9"/>
                                  <a:pt x="1792" y="6"/>
                                </a:cubicBezTo>
                                <a:cubicBezTo>
                                  <a:pt x="1792" y="3"/>
                                  <a:pt x="1794" y="0"/>
                                  <a:pt x="1797" y="0"/>
                                </a:cubicBezTo>
                                <a:close/>
                                <a:moveTo>
                                  <a:pt x="1925" y="0"/>
                                </a:moveTo>
                                <a:lnTo>
                                  <a:pt x="2000" y="0"/>
                                </a:lnTo>
                                <a:cubicBezTo>
                                  <a:pt x="2002" y="0"/>
                                  <a:pt x="2005" y="3"/>
                                  <a:pt x="2005" y="6"/>
                                </a:cubicBezTo>
                                <a:cubicBezTo>
                                  <a:pt x="2005" y="9"/>
                                  <a:pt x="2002" y="11"/>
                                  <a:pt x="2000" y="11"/>
                                </a:cubicBezTo>
                                <a:lnTo>
                                  <a:pt x="1925" y="11"/>
                                </a:lnTo>
                                <a:cubicBezTo>
                                  <a:pt x="1922" y="11"/>
                                  <a:pt x="1920" y="9"/>
                                  <a:pt x="1920" y="6"/>
                                </a:cubicBezTo>
                                <a:cubicBezTo>
                                  <a:pt x="1920" y="3"/>
                                  <a:pt x="1922" y="0"/>
                                  <a:pt x="1925" y="0"/>
                                </a:cubicBezTo>
                                <a:close/>
                                <a:moveTo>
                                  <a:pt x="2053" y="0"/>
                                </a:moveTo>
                                <a:lnTo>
                                  <a:pt x="2128" y="0"/>
                                </a:lnTo>
                                <a:cubicBezTo>
                                  <a:pt x="2130" y="0"/>
                                  <a:pt x="2133" y="3"/>
                                  <a:pt x="2133" y="6"/>
                                </a:cubicBezTo>
                                <a:cubicBezTo>
                                  <a:pt x="2133" y="9"/>
                                  <a:pt x="2130" y="11"/>
                                  <a:pt x="2128" y="11"/>
                                </a:cubicBezTo>
                                <a:lnTo>
                                  <a:pt x="2053" y="11"/>
                                </a:lnTo>
                                <a:cubicBezTo>
                                  <a:pt x="2050" y="11"/>
                                  <a:pt x="2048" y="9"/>
                                  <a:pt x="2048" y="6"/>
                                </a:cubicBezTo>
                                <a:cubicBezTo>
                                  <a:pt x="2048" y="3"/>
                                  <a:pt x="2050" y="0"/>
                                  <a:pt x="2053" y="0"/>
                                </a:cubicBezTo>
                                <a:close/>
                                <a:moveTo>
                                  <a:pt x="2181" y="0"/>
                                </a:moveTo>
                                <a:lnTo>
                                  <a:pt x="2256" y="0"/>
                                </a:lnTo>
                                <a:cubicBezTo>
                                  <a:pt x="2258" y="0"/>
                                  <a:pt x="2261" y="3"/>
                                  <a:pt x="2261" y="6"/>
                                </a:cubicBezTo>
                                <a:cubicBezTo>
                                  <a:pt x="2261" y="9"/>
                                  <a:pt x="2258" y="11"/>
                                  <a:pt x="2256" y="11"/>
                                </a:cubicBezTo>
                                <a:lnTo>
                                  <a:pt x="2181" y="11"/>
                                </a:lnTo>
                                <a:cubicBezTo>
                                  <a:pt x="2178" y="11"/>
                                  <a:pt x="2176" y="9"/>
                                  <a:pt x="2176" y="6"/>
                                </a:cubicBezTo>
                                <a:cubicBezTo>
                                  <a:pt x="2176" y="3"/>
                                  <a:pt x="2178" y="0"/>
                                  <a:pt x="2181" y="0"/>
                                </a:cubicBezTo>
                                <a:close/>
                                <a:moveTo>
                                  <a:pt x="2309" y="0"/>
                                </a:moveTo>
                                <a:lnTo>
                                  <a:pt x="2384" y="0"/>
                                </a:lnTo>
                                <a:cubicBezTo>
                                  <a:pt x="2386" y="0"/>
                                  <a:pt x="2389" y="3"/>
                                  <a:pt x="2389" y="6"/>
                                </a:cubicBezTo>
                                <a:cubicBezTo>
                                  <a:pt x="2389" y="9"/>
                                  <a:pt x="2386" y="11"/>
                                  <a:pt x="2384" y="11"/>
                                </a:cubicBezTo>
                                <a:lnTo>
                                  <a:pt x="2309" y="11"/>
                                </a:lnTo>
                                <a:cubicBezTo>
                                  <a:pt x="2306" y="11"/>
                                  <a:pt x="2304" y="9"/>
                                  <a:pt x="2304" y="6"/>
                                </a:cubicBezTo>
                                <a:cubicBezTo>
                                  <a:pt x="2304" y="3"/>
                                  <a:pt x="2306" y="0"/>
                                  <a:pt x="2309" y="0"/>
                                </a:cubicBezTo>
                                <a:close/>
                                <a:moveTo>
                                  <a:pt x="2437" y="0"/>
                                </a:moveTo>
                                <a:lnTo>
                                  <a:pt x="2512" y="0"/>
                                </a:lnTo>
                                <a:cubicBezTo>
                                  <a:pt x="2514" y="0"/>
                                  <a:pt x="2517" y="3"/>
                                  <a:pt x="2517" y="6"/>
                                </a:cubicBezTo>
                                <a:cubicBezTo>
                                  <a:pt x="2517" y="9"/>
                                  <a:pt x="2514" y="11"/>
                                  <a:pt x="2512" y="11"/>
                                </a:cubicBezTo>
                                <a:lnTo>
                                  <a:pt x="2437" y="11"/>
                                </a:lnTo>
                                <a:cubicBezTo>
                                  <a:pt x="2434" y="11"/>
                                  <a:pt x="2432" y="9"/>
                                  <a:pt x="2432" y="6"/>
                                </a:cubicBezTo>
                                <a:cubicBezTo>
                                  <a:pt x="2432" y="3"/>
                                  <a:pt x="2434" y="0"/>
                                  <a:pt x="2437" y="0"/>
                                </a:cubicBezTo>
                                <a:close/>
                                <a:moveTo>
                                  <a:pt x="2565" y="0"/>
                                </a:moveTo>
                                <a:lnTo>
                                  <a:pt x="2640" y="0"/>
                                </a:lnTo>
                                <a:cubicBezTo>
                                  <a:pt x="2642" y="0"/>
                                  <a:pt x="2645" y="3"/>
                                  <a:pt x="2645" y="6"/>
                                </a:cubicBezTo>
                                <a:cubicBezTo>
                                  <a:pt x="2645" y="9"/>
                                  <a:pt x="2642" y="11"/>
                                  <a:pt x="2640" y="11"/>
                                </a:cubicBezTo>
                                <a:lnTo>
                                  <a:pt x="2565" y="11"/>
                                </a:lnTo>
                                <a:cubicBezTo>
                                  <a:pt x="2562" y="11"/>
                                  <a:pt x="2560" y="9"/>
                                  <a:pt x="2560" y="6"/>
                                </a:cubicBezTo>
                                <a:cubicBezTo>
                                  <a:pt x="2560" y="3"/>
                                  <a:pt x="2562" y="0"/>
                                  <a:pt x="2565" y="0"/>
                                </a:cubicBezTo>
                                <a:close/>
                                <a:moveTo>
                                  <a:pt x="2693" y="0"/>
                                </a:moveTo>
                                <a:lnTo>
                                  <a:pt x="2768" y="0"/>
                                </a:lnTo>
                                <a:cubicBezTo>
                                  <a:pt x="2770" y="0"/>
                                  <a:pt x="2773" y="3"/>
                                  <a:pt x="2773" y="6"/>
                                </a:cubicBezTo>
                                <a:cubicBezTo>
                                  <a:pt x="2773" y="9"/>
                                  <a:pt x="2770" y="11"/>
                                  <a:pt x="2768" y="11"/>
                                </a:cubicBezTo>
                                <a:lnTo>
                                  <a:pt x="2693" y="11"/>
                                </a:lnTo>
                                <a:cubicBezTo>
                                  <a:pt x="2690" y="11"/>
                                  <a:pt x="2688" y="9"/>
                                  <a:pt x="2688" y="6"/>
                                </a:cubicBezTo>
                                <a:cubicBezTo>
                                  <a:pt x="2688" y="3"/>
                                  <a:pt x="2690" y="0"/>
                                  <a:pt x="2693" y="0"/>
                                </a:cubicBezTo>
                                <a:close/>
                                <a:moveTo>
                                  <a:pt x="2821" y="0"/>
                                </a:moveTo>
                                <a:lnTo>
                                  <a:pt x="2896" y="0"/>
                                </a:lnTo>
                                <a:cubicBezTo>
                                  <a:pt x="2898" y="0"/>
                                  <a:pt x="2901" y="3"/>
                                  <a:pt x="2901" y="6"/>
                                </a:cubicBezTo>
                                <a:cubicBezTo>
                                  <a:pt x="2901" y="9"/>
                                  <a:pt x="2898" y="11"/>
                                  <a:pt x="2896" y="11"/>
                                </a:cubicBezTo>
                                <a:lnTo>
                                  <a:pt x="2821" y="11"/>
                                </a:lnTo>
                                <a:cubicBezTo>
                                  <a:pt x="2818" y="11"/>
                                  <a:pt x="2816" y="9"/>
                                  <a:pt x="2816" y="6"/>
                                </a:cubicBezTo>
                                <a:cubicBezTo>
                                  <a:pt x="2816" y="3"/>
                                  <a:pt x="2818" y="0"/>
                                  <a:pt x="2821" y="0"/>
                                </a:cubicBezTo>
                                <a:close/>
                                <a:moveTo>
                                  <a:pt x="2949" y="0"/>
                                </a:moveTo>
                                <a:lnTo>
                                  <a:pt x="3024" y="0"/>
                                </a:lnTo>
                                <a:cubicBezTo>
                                  <a:pt x="3026" y="0"/>
                                  <a:pt x="3029" y="3"/>
                                  <a:pt x="3029" y="6"/>
                                </a:cubicBezTo>
                                <a:cubicBezTo>
                                  <a:pt x="3029" y="9"/>
                                  <a:pt x="3026" y="11"/>
                                  <a:pt x="3024" y="11"/>
                                </a:cubicBezTo>
                                <a:lnTo>
                                  <a:pt x="2949" y="11"/>
                                </a:lnTo>
                                <a:cubicBezTo>
                                  <a:pt x="2946" y="11"/>
                                  <a:pt x="2944" y="9"/>
                                  <a:pt x="2944" y="6"/>
                                </a:cubicBezTo>
                                <a:cubicBezTo>
                                  <a:pt x="2944" y="3"/>
                                  <a:pt x="2946" y="0"/>
                                  <a:pt x="2949" y="0"/>
                                </a:cubicBezTo>
                                <a:close/>
                                <a:moveTo>
                                  <a:pt x="3077" y="0"/>
                                </a:moveTo>
                                <a:lnTo>
                                  <a:pt x="3152" y="0"/>
                                </a:lnTo>
                                <a:cubicBezTo>
                                  <a:pt x="3154" y="0"/>
                                  <a:pt x="3157" y="3"/>
                                  <a:pt x="3157" y="6"/>
                                </a:cubicBezTo>
                                <a:cubicBezTo>
                                  <a:pt x="3157" y="9"/>
                                  <a:pt x="3154" y="11"/>
                                  <a:pt x="3152" y="11"/>
                                </a:cubicBezTo>
                                <a:lnTo>
                                  <a:pt x="3077" y="11"/>
                                </a:lnTo>
                                <a:cubicBezTo>
                                  <a:pt x="3074" y="11"/>
                                  <a:pt x="3072" y="9"/>
                                  <a:pt x="3072" y="6"/>
                                </a:cubicBezTo>
                                <a:cubicBezTo>
                                  <a:pt x="3072" y="3"/>
                                  <a:pt x="3074" y="0"/>
                                  <a:pt x="3077" y="0"/>
                                </a:cubicBezTo>
                                <a:close/>
                                <a:moveTo>
                                  <a:pt x="3205" y="0"/>
                                </a:moveTo>
                                <a:lnTo>
                                  <a:pt x="3280" y="0"/>
                                </a:lnTo>
                                <a:cubicBezTo>
                                  <a:pt x="3282" y="0"/>
                                  <a:pt x="3285" y="3"/>
                                  <a:pt x="3285" y="6"/>
                                </a:cubicBezTo>
                                <a:cubicBezTo>
                                  <a:pt x="3285" y="9"/>
                                  <a:pt x="3282" y="11"/>
                                  <a:pt x="3280" y="11"/>
                                </a:cubicBezTo>
                                <a:lnTo>
                                  <a:pt x="3205" y="11"/>
                                </a:lnTo>
                                <a:cubicBezTo>
                                  <a:pt x="3202" y="11"/>
                                  <a:pt x="3200" y="9"/>
                                  <a:pt x="3200" y="6"/>
                                </a:cubicBezTo>
                                <a:cubicBezTo>
                                  <a:pt x="3200" y="3"/>
                                  <a:pt x="3202" y="0"/>
                                  <a:pt x="3205" y="0"/>
                                </a:cubicBezTo>
                                <a:close/>
                                <a:moveTo>
                                  <a:pt x="3333" y="0"/>
                                </a:moveTo>
                                <a:lnTo>
                                  <a:pt x="3408" y="0"/>
                                </a:lnTo>
                                <a:cubicBezTo>
                                  <a:pt x="3410" y="0"/>
                                  <a:pt x="3413" y="3"/>
                                  <a:pt x="3413" y="6"/>
                                </a:cubicBezTo>
                                <a:cubicBezTo>
                                  <a:pt x="3413" y="9"/>
                                  <a:pt x="3410" y="11"/>
                                  <a:pt x="3408" y="11"/>
                                </a:cubicBezTo>
                                <a:lnTo>
                                  <a:pt x="3333" y="11"/>
                                </a:lnTo>
                                <a:cubicBezTo>
                                  <a:pt x="3330" y="11"/>
                                  <a:pt x="3328" y="9"/>
                                  <a:pt x="3328" y="6"/>
                                </a:cubicBezTo>
                                <a:cubicBezTo>
                                  <a:pt x="3328" y="3"/>
                                  <a:pt x="3330" y="0"/>
                                  <a:pt x="3333" y="0"/>
                                </a:cubicBezTo>
                                <a:close/>
                                <a:moveTo>
                                  <a:pt x="3461" y="0"/>
                                </a:moveTo>
                                <a:lnTo>
                                  <a:pt x="3536" y="0"/>
                                </a:lnTo>
                                <a:cubicBezTo>
                                  <a:pt x="3538" y="0"/>
                                  <a:pt x="3541" y="3"/>
                                  <a:pt x="3541" y="6"/>
                                </a:cubicBezTo>
                                <a:cubicBezTo>
                                  <a:pt x="3541" y="9"/>
                                  <a:pt x="3538" y="11"/>
                                  <a:pt x="3536" y="11"/>
                                </a:cubicBezTo>
                                <a:lnTo>
                                  <a:pt x="3461" y="11"/>
                                </a:lnTo>
                                <a:cubicBezTo>
                                  <a:pt x="3458" y="11"/>
                                  <a:pt x="3456" y="9"/>
                                  <a:pt x="3456" y="6"/>
                                </a:cubicBezTo>
                                <a:cubicBezTo>
                                  <a:pt x="3456" y="3"/>
                                  <a:pt x="3458" y="0"/>
                                  <a:pt x="3461" y="0"/>
                                </a:cubicBezTo>
                                <a:close/>
                                <a:moveTo>
                                  <a:pt x="3589" y="0"/>
                                </a:moveTo>
                                <a:lnTo>
                                  <a:pt x="3664" y="0"/>
                                </a:lnTo>
                                <a:cubicBezTo>
                                  <a:pt x="3666" y="0"/>
                                  <a:pt x="3669" y="3"/>
                                  <a:pt x="3669" y="6"/>
                                </a:cubicBezTo>
                                <a:cubicBezTo>
                                  <a:pt x="3669" y="9"/>
                                  <a:pt x="3666" y="11"/>
                                  <a:pt x="3664" y="11"/>
                                </a:cubicBezTo>
                                <a:lnTo>
                                  <a:pt x="3589" y="11"/>
                                </a:lnTo>
                                <a:cubicBezTo>
                                  <a:pt x="3586" y="11"/>
                                  <a:pt x="3584" y="9"/>
                                  <a:pt x="3584" y="6"/>
                                </a:cubicBezTo>
                                <a:cubicBezTo>
                                  <a:pt x="3584" y="3"/>
                                  <a:pt x="3586" y="0"/>
                                  <a:pt x="3589" y="0"/>
                                </a:cubicBezTo>
                                <a:close/>
                                <a:moveTo>
                                  <a:pt x="3717" y="0"/>
                                </a:moveTo>
                                <a:lnTo>
                                  <a:pt x="3792" y="0"/>
                                </a:lnTo>
                                <a:cubicBezTo>
                                  <a:pt x="3794" y="0"/>
                                  <a:pt x="3797" y="3"/>
                                  <a:pt x="3797" y="6"/>
                                </a:cubicBezTo>
                                <a:cubicBezTo>
                                  <a:pt x="3797" y="9"/>
                                  <a:pt x="3794" y="11"/>
                                  <a:pt x="3792" y="11"/>
                                </a:cubicBezTo>
                                <a:lnTo>
                                  <a:pt x="3717" y="11"/>
                                </a:lnTo>
                                <a:cubicBezTo>
                                  <a:pt x="3714" y="11"/>
                                  <a:pt x="3712" y="9"/>
                                  <a:pt x="3712" y="6"/>
                                </a:cubicBezTo>
                                <a:cubicBezTo>
                                  <a:pt x="3712" y="3"/>
                                  <a:pt x="3714" y="0"/>
                                  <a:pt x="3717" y="0"/>
                                </a:cubicBezTo>
                                <a:close/>
                                <a:moveTo>
                                  <a:pt x="3845" y="0"/>
                                </a:moveTo>
                                <a:lnTo>
                                  <a:pt x="3920" y="0"/>
                                </a:lnTo>
                                <a:cubicBezTo>
                                  <a:pt x="3922" y="0"/>
                                  <a:pt x="3925" y="3"/>
                                  <a:pt x="3925" y="6"/>
                                </a:cubicBezTo>
                                <a:cubicBezTo>
                                  <a:pt x="3925" y="9"/>
                                  <a:pt x="3922" y="11"/>
                                  <a:pt x="3920" y="11"/>
                                </a:cubicBezTo>
                                <a:lnTo>
                                  <a:pt x="3845" y="11"/>
                                </a:lnTo>
                                <a:cubicBezTo>
                                  <a:pt x="3842" y="11"/>
                                  <a:pt x="3840" y="9"/>
                                  <a:pt x="3840" y="6"/>
                                </a:cubicBezTo>
                                <a:cubicBezTo>
                                  <a:pt x="3840" y="3"/>
                                  <a:pt x="3842" y="0"/>
                                  <a:pt x="3845" y="0"/>
                                </a:cubicBezTo>
                                <a:close/>
                                <a:moveTo>
                                  <a:pt x="3973" y="0"/>
                                </a:moveTo>
                                <a:lnTo>
                                  <a:pt x="4048" y="0"/>
                                </a:lnTo>
                                <a:cubicBezTo>
                                  <a:pt x="4050" y="0"/>
                                  <a:pt x="4053" y="3"/>
                                  <a:pt x="4053" y="6"/>
                                </a:cubicBezTo>
                                <a:cubicBezTo>
                                  <a:pt x="4053" y="9"/>
                                  <a:pt x="4050" y="11"/>
                                  <a:pt x="4048" y="11"/>
                                </a:cubicBezTo>
                                <a:lnTo>
                                  <a:pt x="3973" y="11"/>
                                </a:lnTo>
                                <a:cubicBezTo>
                                  <a:pt x="3970" y="11"/>
                                  <a:pt x="3968" y="9"/>
                                  <a:pt x="3968" y="6"/>
                                </a:cubicBezTo>
                                <a:cubicBezTo>
                                  <a:pt x="3968" y="3"/>
                                  <a:pt x="3970" y="0"/>
                                  <a:pt x="3973" y="0"/>
                                </a:cubicBezTo>
                                <a:close/>
                                <a:moveTo>
                                  <a:pt x="4101" y="0"/>
                                </a:moveTo>
                                <a:lnTo>
                                  <a:pt x="4176" y="0"/>
                                </a:lnTo>
                                <a:cubicBezTo>
                                  <a:pt x="4178" y="0"/>
                                  <a:pt x="4181" y="3"/>
                                  <a:pt x="4181" y="6"/>
                                </a:cubicBezTo>
                                <a:cubicBezTo>
                                  <a:pt x="4181" y="9"/>
                                  <a:pt x="4178" y="11"/>
                                  <a:pt x="4176" y="11"/>
                                </a:cubicBezTo>
                                <a:lnTo>
                                  <a:pt x="4101" y="11"/>
                                </a:lnTo>
                                <a:cubicBezTo>
                                  <a:pt x="4098" y="11"/>
                                  <a:pt x="4096" y="9"/>
                                  <a:pt x="4096" y="6"/>
                                </a:cubicBezTo>
                                <a:cubicBezTo>
                                  <a:pt x="4096" y="3"/>
                                  <a:pt x="4098" y="0"/>
                                  <a:pt x="4101" y="0"/>
                                </a:cubicBezTo>
                                <a:close/>
                                <a:moveTo>
                                  <a:pt x="4229" y="0"/>
                                </a:moveTo>
                                <a:lnTo>
                                  <a:pt x="4304" y="0"/>
                                </a:lnTo>
                                <a:cubicBezTo>
                                  <a:pt x="4306" y="0"/>
                                  <a:pt x="4309" y="3"/>
                                  <a:pt x="4309" y="6"/>
                                </a:cubicBezTo>
                                <a:cubicBezTo>
                                  <a:pt x="4309" y="9"/>
                                  <a:pt x="4306" y="11"/>
                                  <a:pt x="4304" y="11"/>
                                </a:cubicBezTo>
                                <a:lnTo>
                                  <a:pt x="4229" y="11"/>
                                </a:lnTo>
                                <a:cubicBezTo>
                                  <a:pt x="4226" y="11"/>
                                  <a:pt x="4224" y="9"/>
                                  <a:pt x="4224" y="6"/>
                                </a:cubicBezTo>
                                <a:cubicBezTo>
                                  <a:pt x="4224" y="3"/>
                                  <a:pt x="4226" y="0"/>
                                  <a:pt x="4229" y="0"/>
                                </a:cubicBezTo>
                                <a:close/>
                                <a:moveTo>
                                  <a:pt x="4357" y="0"/>
                                </a:moveTo>
                                <a:lnTo>
                                  <a:pt x="4432" y="0"/>
                                </a:lnTo>
                                <a:cubicBezTo>
                                  <a:pt x="4434" y="0"/>
                                  <a:pt x="4437" y="3"/>
                                  <a:pt x="4437" y="6"/>
                                </a:cubicBezTo>
                                <a:cubicBezTo>
                                  <a:pt x="4437" y="9"/>
                                  <a:pt x="4434" y="11"/>
                                  <a:pt x="4432" y="11"/>
                                </a:cubicBezTo>
                                <a:lnTo>
                                  <a:pt x="4357" y="11"/>
                                </a:lnTo>
                                <a:cubicBezTo>
                                  <a:pt x="4354" y="11"/>
                                  <a:pt x="4352" y="9"/>
                                  <a:pt x="4352" y="6"/>
                                </a:cubicBezTo>
                                <a:cubicBezTo>
                                  <a:pt x="4352" y="3"/>
                                  <a:pt x="4354" y="0"/>
                                  <a:pt x="4357" y="0"/>
                                </a:cubicBezTo>
                                <a:close/>
                                <a:moveTo>
                                  <a:pt x="4485" y="0"/>
                                </a:moveTo>
                                <a:lnTo>
                                  <a:pt x="4560" y="0"/>
                                </a:lnTo>
                                <a:cubicBezTo>
                                  <a:pt x="4562" y="0"/>
                                  <a:pt x="4565" y="3"/>
                                  <a:pt x="4565" y="6"/>
                                </a:cubicBezTo>
                                <a:cubicBezTo>
                                  <a:pt x="4565" y="9"/>
                                  <a:pt x="4562" y="11"/>
                                  <a:pt x="4560" y="11"/>
                                </a:cubicBezTo>
                                <a:lnTo>
                                  <a:pt x="4485" y="11"/>
                                </a:lnTo>
                                <a:cubicBezTo>
                                  <a:pt x="4482" y="11"/>
                                  <a:pt x="4480" y="9"/>
                                  <a:pt x="4480" y="6"/>
                                </a:cubicBezTo>
                                <a:cubicBezTo>
                                  <a:pt x="4480" y="3"/>
                                  <a:pt x="4482" y="0"/>
                                  <a:pt x="4485" y="0"/>
                                </a:cubicBezTo>
                                <a:close/>
                                <a:moveTo>
                                  <a:pt x="4613" y="0"/>
                                </a:moveTo>
                                <a:lnTo>
                                  <a:pt x="4688" y="0"/>
                                </a:lnTo>
                                <a:cubicBezTo>
                                  <a:pt x="4690" y="0"/>
                                  <a:pt x="4693" y="3"/>
                                  <a:pt x="4693" y="6"/>
                                </a:cubicBezTo>
                                <a:cubicBezTo>
                                  <a:pt x="4693" y="9"/>
                                  <a:pt x="4690" y="11"/>
                                  <a:pt x="4688" y="11"/>
                                </a:cubicBezTo>
                                <a:lnTo>
                                  <a:pt x="4613" y="11"/>
                                </a:lnTo>
                                <a:cubicBezTo>
                                  <a:pt x="4610" y="11"/>
                                  <a:pt x="4608" y="9"/>
                                  <a:pt x="4608" y="6"/>
                                </a:cubicBezTo>
                                <a:cubicBezTo>
                                  <a:pt x="4608" y="3"/>
                                  <a:pt x="4610" y="0"/>
                                  <a:pt x="4613" y="0"/>
                                </a:cubicBezTo>
                                <a:close/>
                                <a:moveTo>
                                  <a:pt x="4741" y="0"/>
                                </a:moveTo>
                                <a:lnTo>
                                  <a:pt x="4816" y="0"/>
                                </a:lnTo>
                                <a:cubicBezTo>
                                  <a:pt x="4818" y="0"/>
                                  <a:pt x="4821" y="3"/>
                                  <a:pt x="4821" y="6"/>
                                </a:cubicBezTo>
                                <a:cubicBezTo>
                                  <a:pt x="4821" y="9"/>
                                  <a:pt x="4818" y="11"/>
                                  <a:pt x="4816" y="11"/>
                                </a:cubicBezTo>
                                <a:lnTo>
                                  <a:pt x="4741" y="11"/>
                                </a:lnTo>
                                <a:cubicBezTo>
                                  <a:pt x="4738" y="11"/>
                                  <a:pt x="4736" y="9"/>
                                  <a:pt x="4736" y="6"/>
                                </a:cubicBezTo>
                                <a:cubicBezTo>
                                  <a:pt x="4736" y="3"/>
                                  <a:pt x="4738" y="0"/>
                                  <a:pt x="4741" y="0"/>
                                </a:cubicBezTo>
                                <a:close/>
                                <a:moveTo>
                                  <a:pt x="4869" y="0"/>
                                </a:moveTo>
                                <a:lnTo>
                                  <a:pt x="4944" y="0"/>
                                </a:lnTo>
                                <a:cubicBezTo>
                                  <a:pt x="4946" y="0"/>
                                  <a:pt x="4949" y="3"/>
                                  <a:pt x="4949" y="6"/>
                                </a:cubicBezTo>
                                <a:cubicBezTo>
                                  <a:pt x="4949" y="9"/>
                                  <a:pt x="4946" y="11"/>
                                  <a:pt x="4944" y="11"/>
                                </a:cubicBezTo>
                                <a:lnTo>
                                  <a:pt x="4869" y="11"/>
                                </a:lnTo>
                                <a:cubicBezTo>
                                  <a:pt x="4866" y="11"/>
                                  <a:pt x="4864" y="9"/>
                                  <a:pt x="4864" y="6"/>
                                </a:cubicBezTo>
                                <a:cubicBezTo>
                                  <a:pt x="4864" y="3"/>
                                  <a:pt x="4866" y="0"/>
                                  <a:pt x="4869" y="0"/>
                                </a:cubicBezTo>
                                <a:close/>
                                <a:moveTo>
                                  <a:pt x="4997" y="0"/>
                                </a:moveTo>
                                <a:lnTo>
                                  <a:pt x="5072" y="0"/>
                                </a:lnTo>
                                <a:cubicBezTo>
                                  <a:pt x="5074" y="0"/>
                                  <a:pt x="5077" y="3"/>
                                  <a:pt x="5077" y="6"/>
                                </a:cubicBezTo>
                                <a:cubicBezTo>
                                  <a:pt x="5077" y="9"/>
                                  <a:pt x="5074" y="11"/>
                                  <a:pt x="5072" y="11"/>
                                </a:cubicBezTo>
                                <a:lnTo>
                                  <a:pt x="4997" y="11"/>
                                </a:lnTo>
                                <a:cubicBezTo>
                                  <a:pt x="4994" y="11"/>
                                  <a:pt x="4992" y="9"/>
                                  <a:pt x="4992" y="6"/>
                                </a:cubicBezTo>
                                <a:cubicBezTo>
                                  <a:pt x="4992" y="3"/>
                                  <a:pt x="4994" y="0"/>
                                  <a:pt x="4997" y="0"/>
                                </a:cubicBezTo>
                                <a:close/>
                                <a:moveTo>
                                  <a:pt x="5125" y="0"/>
                                </a:moveTo>
                                <a:lnTo>
                                  <a:pt x="5200" y="0"/>
                                </a:lnTo>
                                <a:cubicBezTo>
                                  <a:pt x="5202" y="0"/>
                                  <a:pt x="5205" y="3"/>
                                  <a:pt x="5205" y="6"/>
                                </a:cubicBezTo>
                                <a:cubicBezTo>
                                  <a:pt x="5205" y="9"/>
                                  <a:pt x="5202" y="11"/>
                                  <a:pt x="5200" y="11"/>
                                </a:cubicBezTo>
                                <a:lnTo>
                                  <a:pt x="5125" y="11"/>
                                </a:lnTo>
                                <a:cubicBezTo>
                                  <a:pt x="5122" y="11"/>
                                  <a:pt x="5120" y="9"/>
                                  <a:pt x="5120" y="6"/>
                                </a:cubicBezTo>
                                <a:cubicBezTo>
                                  <a:pt x="5120" y="3"/>
                                  <a:pt x="5122" y="0"/>
                                  <a:pt x="5125" y="0"/>
                                </a:cubicBezTo>
                                <a:close/>
                                <a:moveTo>
                                  <a:pt x="5253" y="0"/>
                                </a:moveTo>
                                <a:lnTo>
                                  <a:pt x="5328" y="0"/>
                                </a:lnTo>
                                <a:cubicBezTo>
                                  <a:pt x="5330" y="0"/>
                                  <a:pt x="5333" y="3"/>
                                  <a:pt x="5333" y="6"/>
                                </a:cubicBezTo>
                                <a:cubicBezTo>
                                  <a:pt x="5333" y="9"/>
                                  <a:pt x="5330" y="11"/>
                                  <a:pt x="5328" y="11"/>
                                </a:cubicBezTo>
                                <a:lnTo>
                                  <a:pt x="5253" y="11"/>
                                </a:lnTo>
                                <a:cubicBezTo>
                                  <a:pt x="5250" y="11"/>
                                  <a:pt x="5248" y="9"/>
                                  <a:pt x="5248" y="6"/>
                                </a:cubicBezTo>
                                <a:cubicBezTo>
                                  <a:pt x="5248" y="3"/>
                                  <a:pt x="5250" y="0"/>
                                  <a:pt x="5253" y="0"/>
                                </a:cubicBezTo>
                                <a:close/>
                                <a:moveTo>
                                  <a:pt x="5381" y="0"/>
                                </a:moveTo>
                                <a:lnTo>
                                  <a:pt x="5456" y="0"/>
                                </a:lnTo>
                                <a:cubicBezTo>
                                  <a:pt x="5458" y="0"/>
                                  <a:pt x="5461" y="3"/>
                                  <a:pt x="5461" y="6"/>
                                </a:cubicBezTo>
                                <a:cubicBezTo>
                                  <a:pt x="5461" y="9"/>
                                  <a:pt x="5458" y="11"/>
                                  <a:pt x="5456" y="11"/>
                                </a:cubicBezTo>
                                <a:lnTo>
                                  <a:pt x="5381" y="11"/>
                                </a:lnTo>
                                <a:cubicBezTo>
                                  <a:pt x="5378" y="11"/>
                                  <a:pt x="5376" y="9"/>
                                  <a:pt x="5376" y="6"/>
                                </a:cubicBezTo>
                                <a:cubicBezTo>
                                  <a:pt x="5376" y="3"/>
                                  <a:pt x="5378" y="0"/>
                                  <a:pt x="5381" y="0"/>
                                </a:cubicBezTo>
                                <a:close/>
                                <a:moveTo>
                                  <a:pt x="5509" y="0"/>
                                </a:moveTo>
                                <a:lnTo>
                                  <a:pt x="5584" y="0"/>
                                </a:lnTo>
                                <a:cubicBezTo>
                                  <a:pt x="5586" y="0"/>
                                  <a:pt x="5589" y="3"/>
                                  <a:pt x="5589" y="6"/>
                                </a:cubicBezTo>
                                <a:cubicBezTo>
                                  <a:pt x="5589" y="9"/>
                                  <a:pt x="5586" y="11"/>
                                  <a:pt x="5584" y="11"/>
                                </a:cubicBezTo>
                                <a:lnTo>
                                  <a:pt x="5509" y="11"/>
                                </a:lnTo>
                                <a:cubicBezTo>
                                  <a:pt x="5506" y="11"/>
                                  <a:pt x="5504" y="9"/>
                                  <a:pt x="5504" y="6"/>
                                </a:cubicBezTo>
                                <a:cubicBezTo>
                                  <a:pt x="5504" y="3"/>
                                  <a:pt x="5506" y="0"/>
                                  <a:pt x="5509" y="0"/>
                                </a:cubicBezTo>
                                <a:close/>
                                <a:moveTo>
                                  <a:pt x="5637" y="0"/>
                                </a:moveTo>
                                <a:lnTo>
                                  <a:pt x="5712" y="0"/>
                                </a:lnTo>
                                <a:cubicBezTo>
                                  <a:pt x="5714" y="0"/>
                                  <a:pt x="5717" y="3"/>
                                  <a:pt x="5717" y="6"/>
                                </a:cubicBezTo>
                                <a:cubicBezTo>
                                  <a:pt x="5717" y="9"/>
                                  <a:pt x="5714" y="11"/>
                                  <a:pt x="5712" y="11"/>
                                </a:cubicBezTo>
                                <a:lnTo>
                                  <a:pt x="5637" y="11"/>
                                </a:lnTo>
                                <a:cubicBezTo>
                                  <a:pt x="5634" y="11"/>
                                  <a:pt x="5632" y="9"/>
                                  <a:pt x="5632" y="6"/>
                                </a:cubicBezTo>
                                <a:cubicBezTo>
                                  <a:pt x="5632" y="3"/>
                                  <a:pt x="5634" y="0"/>
                                  <a:pt x="5637" y="0"/>
                                </a:cubicBezTo>
                                <a:close/>
                                <a:moveTo>
                                  <a:pt x="5765" y="0"/>
                                </a:moveTo>
                                <a:lnTo>
                                  <a:pt x="5840" y="0"/>
                                </a:lnTo>
                                <a:cubicBezTo>
                                  <a:pt x="5842" y="0"/>
                                  <a:pt x="5845" y="3"/>
                                  <a:pt x="5845" y="6"/>
                                </a:cubicBezTo>
                                <a:cubicBezTo>
                                  <a:pt x="5845" y="9"/>
                                  <a:pt x="5842" y="11"/>
                                  <a:pt x="5840" y="11"/>
                                </a:cubicBezTo>
                                <a:lnTo>
                                  <a:pt x="5765" y="11"/>
                                </a:lnTo>
                                <a:cubicBezTo>
                                  <a:pt x="5762" y="11"/>
                                  <a:pt x="5760" y="9"/>
                                  <a:pt x="5760" y="6"/>
                                </a:cubicBezTo>
                                <a:cubicBezTo>
                                  <a:pt x="5760" y="3"/>
                                  <a:pt x="5762" y="0"/>
                                  <a:pt x="5765" y="0"/>
                                </a:cubicBezTo>
                                <a:close/>
                                <a:moveTo>
                                  <a:pt x="5893" y="0"/>
                                </a:moveTo>
                                <a:lnTo>
                                  <a:pt x="5968" y="0"/>
                                </a:lnTo>
                                <a:cubicBezTo>
                                  <a:pt x="5970" y="0"/>
                                  <a:pt x="5973" y="3"/>
                                  <a:pt x="5973" y="6"/>
                                </a:cubicBezTo>
                                <a:cubicBezTo>
                                  <a:pt x="5973" y="9"/>
                                  <a:pt x="5970" y="11"/>
                                  <a:pt x="5968" y="11"/>
                                </a:cubicBezTo>
                                <a:lnTo>
                                  <a:pt x="5893" y="11"/>
                                </a:lnTo>
                                <a:cubicBezTo>
                                  <a:pt x="5890" y="11"/>
                                  <a:pt x="5888" y="9"/>
                                  <a:pt x="5888" y="6"/>
                                </a:cubicBezTo>
                                <a:cubicBezTo>
                                  <a:pt x="5888" y="3"/>
                                  <a:pt x="5890" y="0"/>
                                  <a:pt x="5893" y="0"/>
                                </a:cubicBezTo>
                                <a:close/>
                                <a:moveTo>
                                  <a:pt x="6021" y="0"/>
                                </a:moveTo>
                                <a:lnTo>
                                  <a:pt x="6096" y="0"/>
                                </a:lnTo>
                                <a:cubicBezTo>
                                  <a:pt x="6098" y="0"/>
                                  <a:pt x="6101" y="3"/>
                                  <a:pt x="6101" y="6"/>
                                </a:cubicBezTo>
                                <a:cubicBezTo>
                                  <a:pt x="6101" y="9"/>
                                  <a:pt x="6098" y="11"/>
                                  <a:pt x="6096" y="11"/>
                                </a:cubicBezTo>
                                <a:lnTo>
                                  <a:pt x="6021" y="11"/>
                                </a:lnTo>
                                <a:cubicBezTo>
                                  <a:pt x="6018" y="11"/>
                                  <a:pt x="6016" y="9"/>
                                  <a:pt x="6016" y="6"/>
                                </a:cubicBezTo>
                                <a:cubicBezTo>
                                  <a:pt x="6016" y="3"/>
                                  <a:pt x="6018" y="0"/>
                                  <a:pt x="6021" y="0"/>
                                </a:cubicBezTo>
                                <a:close/>
                                <a:moveTo>
                                  <a:pt x="6149" y="0"/>
                                </a:moveTo>
                                <a:lnTo>
                                  <a:pt x="6224" y="0"/>
                                </a:lnTo>
                                <a:cubicBezTo>
                                  <a:pt x="6226" y="0"/>
                                  <a:pt x="6229" y="3"/>
                                  <a:pt x="6229" y="6"/>
                                </a:cubicBezTo>
                                <a:cubicBezTo>
                                  <a:pt x="6229" y="9"/>
                                  <a:pt x="6226" y="11"/>
                                  <a:pt x="6224" y="11"/>
                                </a:cubicBezTo>
                                <a:lnTo>
                                  <a:pt x="6149" y="11"/>
                                </a:lnTo>
                                <a:cubicBezTo>
                                  <a:pt x="6146" y="11"/>
                                  <a:pt x="6144" y="9"/>
                                  <a:pt x="6144" y="6"/>
                                </a:cubicBezTo>
                                <a:cubicBezTo>
                                  <a:pt x="6144" y="3"/>
                                  <a:pt x="6146" y="0"/>
                                  <a:pt x="6149" y="0"/>
                                </a:cubicBezTo>
                                <a:close/>
                                <a:moveTo>
                                  <a:pt x="6277" y="0"/>
                                </a:moveTo>
                                <a:lnTo>
                                  <a:pt x="6352" y="0"/>
                                </a:lnTo>
                                <a:cubicBezTo>
                                  <a:pt x="6354" y="0"/>
                                  <a:pt x="6357" y="3"/>
                                  <a:pt x="6357" y="6"/>
                                </a:cubicBezTo>
                                <a:cubicBezTo>
                                  <a:pt x="6357" y="9"/>
                                  <a:pt x="6354" y="11"/>
                                  <a:pt x="6352" y="11"/>
                                </a:cubicBezTo>
                                <a:lnTo>
                                  <a:pt x="6277" y="11"/>
                                </a:lnTo>
                                <a:cubicBezTo>
                                  <a:pt x="6274" y="11"/>
                                  <a:pt x="6272" y="9"/>
                                  <a:pt x="6272" y="6"/>
                                </a:cubicBezTo>
                                <a:cubicBezTo>
                                  <a:pt x="6272" y="3"/>
                                  <a:pt x="6274" y="0"/>
                                  <a:pt x="6277" y="0"/>
                                </a:cubicBezTo>
                                <a:close/>
                                <a:moveTo>
                                  <a:pt x="6405" y="0"/>
                                </a:moveTo>
                                <a:lnTo>
                                  <a:pt x="6480" y="0"/>
                                </a:lnTo>
                                <a:cubicBezTo>
                                  <a:pt x="6482" y="0"/>
                                  <a:pt x="6485" y="3"/>
                                  <a:pt x="6485" y="6"/>
                                </a:cubicBezTo>
                                <a:cubicBezTo>
                                  <a:pt x="6485" y="9"/>
                                  <a:pt x="6482" y="11"/>
                                  <a:pt x="6480" y="11"/>
                                </a:cubicBezTo>
                                <a:lnTo>
                                  <a:pt x="6405" y="11"/>
                                </a:lnTo>
                                <a:cubicBezTo>
                                  <a:pt x="6402" y="11"/>
                                  <a:pt x="6400" y="9"/>
                                  <a:pt x="6400" y="6"/>
                                </a:cubicBezTo>
                                <a:cubicBezTo>
                                  <a:pt x="6400" y="3"/>
                                  <a:pt x="6402" y="0"/>
                                  <a:pt x="6405" y="0"/>
                                </a:cubicBezTo>
                                <a:close/>
                                <a:moveTo>
                                  <a:pt x="6533" y="0"/>
                                </a:moveTo>
                                <a:lnTo>
                                  <a:pt x="6608" y="0"/>
                                </a:lnTo>
                                <a:cubicBezTo>
                                  <a:pt x="6610" y="0"/>
                                  <a:pt x="6613" y="3"/>
                                  <a:pt x="6613" y="6"/>
                                </a:cubicBezTo>
                                <a:cubicBezTo>
                                  <a:pt x="6613" y="9"/>
                                  <a:pt x="6610" y="11"/>
                                  <a:pt x="6608" y="11"/>
                                </a:cubicBezTo>
                                <a:lnTo>
                                  <a:pt x="6533" y="11"/>
                                </a:lnTo>
                                <a:cubicBezTo>
                                  <a:pt x="6530" y="11"/>
                                  <a:pt x="6528" y="9"/>
                                  <a:pt x="6528" y="6"/>
                                </a:cubicBezTo>
                                <a:cubicBezTo>
                                  <a:pt x="6528" y="3"/>
                                  <a:pt x="6530" y="0"/>
                                  <a:pt x="6533" y="0"/>
                                </a:cubicBezTo>
                                <a:close/>
                                <a:moveTo>
                                  <a:pt x="6661" y="0"/>
                                </a:moveTo>
                                <a:lnTo>
                                  <a:pt x="6736" y="0"/>
                                </a:lnTo>
                                <a:cubicBezTo>
                                  <a:pt x="6738" y="0"/>
                                  <a:pt x="6741" y="3"/>
                                  <a:pt x="6741" y="6"/>
                                </a:cubicBezTo>
                                <a:cubicBezTo>
                                  <a:pt x="6741" y="9"/>
                                  <a:pt x="6738" y="11"/>
                                  <a:pt x="6736" y="11"/>
                                </a:cubicBezTo>
                                <a:lnTo>
                                  <a:pt x="6661" y="11"/>
                                </a:lnTo>
                                <a:cubicBezTo>
                                  <a:pt x="6658" y="11"/>
                                  <a:pt x="6656" y="9"/>
                                  <a:pt x="6656" y="6"/>
                                </a:cubicBezTo>
                                <a:cubicBezTo>
                                  <a:pt x="6656" y="3"/>
                                  <a:pt x="6658" y="0"/>
                                  <a:pt x="6661" y="0"/>
                                </a:cubicBezTo>
                                <a:close/>
                                <a:moveTo>
                                  <a:pt x="6789" y="0"/>
                                </a:moveTo>
                                <a:lnTo>
                                  <a:pt x="6864" y="0"/>
                                </a:lnTo>
                                <a:cubicBezTo>
                                  <a:pt x="6866" y="0"/>
                                  <a:pt x="6869" y="3"/>
                                  <a:pt x="6869" y="6"/>
                                </a:cubicBezTo>
                                <a:cubicBezTo>
                                  <a:pt x="6869" y="9"/>
                                  <a:pt x="6866" y="11"/>
                                  <a:pt x="6864" y="11"/>
                                </a:cubicBezTo>
                                <a:lnTo>
                                  <a:pt x="6789" y="11"/>
                                </a:lnTo>
                                <a:cubicBezTo>
                                  <a:pt x="6786" y="11"/>
                                  <a:pt x="6784" y="9"/>
                                  <a:pt x="6784" y="6"/>
                                </a:cubicBezTo>
                                <a:cubicBezTo>
                                  <a:pt x="6784" y="3"/>
                                  <a:pt x="6786" y="0"/>
                                  <a:pt x="6789" y="0"/>
                                </a:cubicBezTo>
                                <a:close/>
                                <a:moveTo>
                                  <a:pt x="6917" y="0"/>
                                </a:moveTo>
                                <a:lnTo>
                                  <a:pt x="6992" y="0"/>
                                </a:lnTo>
                                <a:cubicBezTo>
                                  <a:pt x="6994" y="0"/>
                                  <a:pt x="6997" y="3"/>
                                  <a:pt x="6997" y="6"/>
                                </a:cubicBezTo>
                                <a:cubicBezTo>
                                  <a:pt x="6997" y="9"/>
                                  <a:pt x="6994" y="11"/>
                                  <a:pt x="6992" y="11"/>
                                </a:cubicBezTo>
                                <a:lnTo>
                                  <a:pt x="6917" y="11"/>
                                </a:lnTo>
                                <a:cubicBezTo>
                                  <a:pt x="6914" y="11"/>
                                  <a:pt x="6912" y="9"/>
                                  <a:pt x="6912" y="6"/>
                                </a:cubicBezTo>
                                <a:cubicBezTo>
                                  <a:pt x="6912" y="3"/>
                                  <a:pt x="6914" y="0"/>
                                  <a:pt x="6917" y="0"/>
                                </a:cubicBezTo>
                                <a:close/>
                                <a:moveTo>
                                  <a:pt x="7045" y="0"/>
                                </a:moveTo>
                                <a:lnTo>
                                  <a:pt x="7120" y="0"/>
                                </a:lnTo>
                                <a:cubicBezTo>
                                  <a:pt x="7122" y="0"/>
                                  <a:pt x="7125" y="3"/>
                                  <a:pt x="7125" y="6"/>
                                </a:cubicBezTo>
                                <a:cubicBezTo>
                                  <a:pt x="7125" y="9"/>
                                  <a:pt x="7122" y="11"/>
                                  <a:pt x="7120" y="11"/>
                                </a:cubicBezTo>
                                <a:lnTo>
                                  <a:pt x="7045" y="11"/>
                                </a:lnTo>
                                <a:cubicBezTo>
                                  <a:pt x="7042" y="11"/>
                                  <a:pt x="7040" y="9"/>
                                  <a:pt x="7040" y="6"/>
                                </a:cubicBezTo>
                                <a:cubicBezTo>
                                  <a:pt x="7040" y="3"/>
                                  <a:pt x="7042" y="0"/>
                                  <a:pt x="7045" y="0"/>
                                </a:cubicBezTo>
                                <a:close/>
                                <a:moveTo>
                                  <a:pt x="7173" y="0"/>
                                </a:moveTo>
                                <a:lnTo>
                                  <a:pt x="7248" y="0"/>
                                </a:lnTo>
                                <a:cubicBezTo>
                                  <a:pt x="7250" y="0"/>
                                  <a:pt x="7253" y="3"/>
                                  <a:pt x="7253" y="6"/>
                                </a:cubicBezTo>
                                <a:cubicBezTo>
                                  <a:pt x="7253" y="9"/>
                                  <a:pt x="7250" y="11"/>
                                  <a:pt x="7248" y="11"/>
                                </a:cubicBezTo>
                                <a:lnTo>
                                  <a:pt x="7173" y="11"/>
                                </a:lnTo>
                                <a:cubicBezTo>
                                  <a:pt x="7170" y="11"/>
                                  <a:pt x="7168" y="9"/>
                                  <a:pt x="7168" y="6"/>
                                </a:cubicBezTo>
                                <a:cubicBezTo>
                                  <a:pt x="7168" y="3"/>
                                  <a:pt x="7170" y="0"/>
                                  <a:pt x="7173" y="0"/>
                                </a:cubicBezTo>
                                <a:close/>
                                <a:moveTo>
                                  <a:pt x="7301" y="0"/>
                                </a:moveTo>
                                <a:lnTo>
                                  <a:pt x="7376" y="0"/>
                                </a:lnTo>
                                <a:cubicBezTo>
                                  <a:pt x="7378" y="0"/>
                                  <a:pt x="7381" y="3"/>
                                  <a:pt x="7381" y="6"/>
                                </a:cubicBezTo>
                                <a:cubicBezTo>
                                  <a:pt x="7381" y="9"/>
                                  <a:pt x="7378" y="11"/>
                                  <a:pt x="7376" y="11"/>
                                </a:cubicBezTo>
                                <a:lnTo>
                                  <a:pt x="7301" y="11"/>
                                </a:lnTo>
                                <a:cubicBezTo>
                                  <a:pt x="7298" y="11"/>
                                  <a:pt x="7296" y="9"/>
                                  <a:pt x="7296" y="6"/>
                                </a:cubicBezTo>
                                <a:cubicBezTo>
                                  <a:pt x="7296" y="3"/>
                                  <a:pt x="7298" y="0"/>
                                  <a:pt x="7301" y="0"/>
                                </a:cubicBezTo>
                                <a:close/>
                                <a:moveTo>
                                  <a:pt x="7429" y="0"/>
                                </a:moveTo>
                                <a:lnTo>
                                  <a:pt x="7504" y="0"/>
                                </a:lnTo>
                                <a:cubicBezTo>
                                  <a:pt x="7506" y="0"/>
                                  <a:pt x="7509" y="3"/>
                                  <a:pt x="7509" y="6"/>
                                </a:cubicBezTo>
                                <a:cubicBezTo>
                                  <a:pt x="7509" y="9"/>
                                  <a:pt x="7506" y="11"/>
                                  <a:pt x="7504" y="11"/>
                                </a:cubicBezTo>
                                <a:lnTo>
                                  <a:pt x="7429" y="11"/>
                                </a:lnTo>
                                <a:cubicBezTo>
                                  <a:pt x="7426" y="11"/>
                                  <a:pt x="7424" y="9"/>
                                  <a:pt x="7424" y="6"/>
                                </a:cubicBezTo>
                                <a:cubicBezTo>
                                  <a:pt x="7424" y="3"/>
                                  <a:pt x="7426" y="0"/>
                                  <a:pt x="7429" y="0"/>
                                </a:cubicBezTo>
                                <a:close/>
                                <a:moveTo>
                                  <a:pt x="7557" y="0"/>
                                </a:moveTo>
                                <a:lnTo>
                                  <a:pt x="7632" y="0"/>
                                </a:lnTo>
                                <a:cubicBezTo>
                                  <a:pt x="7634" y="0"/>
                                  <a:pt x="7637" y="3"/>
                                  <a:pt x="7637" y="6"/>
                                </a:cubicBezTo>
                                <a:cubicBezTo>
                                  <a:pt x="7637" y="9"/>
                                  <a:pt x="7634" y="11"/>
                                  <a:pt x="7632" y="11"/>
                                </a:cubicBezTo>
                                <a:lnTo>
                                  <a:pt x="7557" y="11"/>
                                </a:lnTo>
                                <a:cubicBezTo>
                                  <a:pt x="7554" y="11"/>
                                  <a:pt x="7552" y="9"/>
                                  <a:pt x="7552" y="6"/>
                                </a:cubicBezTo>
                                <a:cubicBezTo>
                                  <a:pt x="7552" y="3"/>
                                  <a:pt x="7554" y="0"/>
                                  <a:pt x="7557" y="0"/>
                                </a:cubicBezTo>
                                <a:close/>
                                <a:moveTo>
                                  <a:pt x="7685" y="0"/>
                                </a:moveTo>
                                <a:lnTo>
                                  <a:pt x="7760" y="0"/>
                                </a:lnTo>
                                <a:cubicBezTo>
                                  <a:pt x="7762" y="0"/>
                                  <a:pt x="7765" y="3"/>
                                  <a:pt x="7765" y="6"/>
                                </a:cubicBezTo>
                                <a:cubicBezTo>
                                  <a:pt x="7765" y="9"/>
                                  <a:pt x="7762" y="11"/>
                                  <a:pt x="7760" y="11"/>
                                </a:cubicBezTo>
                                <a:lnTo>
                                  <a:pt x="7685" y="11"/>
                                </a:lnTo>
                                <a:cubicBezTo>
                                  <a:pt x="7682" y="11"/>
                                  <a:pt x="7680" y="9"/>
                                  <a:pt x="7680" y="6"/>
                                </a:cubicBezTo>
                                <a:cubicBezTo>
                                  <a:pt x="7680" y="3"/>
                                  <a:pt x="7682" y="0"/>
                                  <a:pt x="7685" y="0"/>
                                </a:cubicBezTo>
                                <a:close/>
                                <a:moveTo>
                                  <a:pt x="7813" y="0"/>
                                </a:moveTo>
                                <a:lnTo>
                                  <a:pt x="7888" y="0"/>
                                </a:lnTo>
                                <a:cubicBezTo>
                                  <a:pt x="7890" y="0"/>
                                  <a:pt x="7893" y="3"/>
                                  <a:pt x="7893" y="6"/>
                                </a:cubicBezTo>
                                <a:cubicBezTo>
                                  <a:pt x="7893" y="9"/>
                                  <a:pt x="7890" y="11"/>
                                  <a:pt x="7888" y="11"/>
                                </a:cubicBezTo>
                                <a:lnTo>
                                  <a:pt x="7813" y="11"/>
                                </a:lnTo>
                                <a:cubicBezTo>
                                  <a:pt x="7810" y="11"/>
                                  <a:pt x="7808" y="9"/>
                                  <a:pt x="7808" y="6"/>
                                </a:cubicBezTo>
                                <a:cubicBezTo>
                                  <a:pt x="7808" y="3"/>
                                  <a:pt x="7810" y="0"/>
                                  <a:pt x="7813" y="0"/>
                                </a:cubicBezTo>
                                <a:close/>
                                <a:moveTo>
                                  <a:pt x="7941" y="0"/>
                                </a:moveTo>
                                <a:lnTo>
                                  <a:pt x="8016" y="0"/>
                                </a:lnTo>
                                <a:cubicBezTo>
                                  <a:pt x="8018" y="0"/>
                                  <a:pt x="8021" y="3"/>
                                  <a:pt x="8021" y="6"/>
                                </a:cubicBezTo>
                                <a:cubicBezTo>
                                  <a:pt x="8021" y="9"/>
                                  <a:pt x="8018" y="11"/>
                                  <a:pt x="8016" y="11"/>
                                </a:cubicBezTo>
                                <a:lnTo>
                                  <a:pt x="7941" y="11"/>
                                </a:lnTo>
                                <a:cubicBezTo>
                                  <a:pt x="7938" y="11"/>
                                  <a:pt x="7936" y="9"/>
                                  <a:pt x="7936" y="6"/>
                                </a:cubicBezTo>
                                <a:cubicBezTo>
                                  <a:pt x="7936" y="3"/>
                                  <a:pt x="7938" y="0"/>
                                  <a:pt x="7941" y="0"/>
                                </a:cubicBezTo>
                                <a:close/>
                                <a:moveTo>
                                  <a:pt x="8069" y="0"/>
                                </a:moveTo>
                                <a:lnTo>
                                  <a:pt x="8144" y="0"/>
                                </a:lnTo>
                                <a:cubicBezTo>
                                  <a:pt x="8146" y="0"/>
                                  <a:pt x="8149" y="3"/>
                                  <a:pt x="8149" y="6"/>
                                </a:cubicBezTo>
                                <a:cubicBezTo>
                                  <a:pt x="8149" y="9"/>
                                  <a:pt x="8146" y="11"/>
                                  <a:pt x="8144" y="11"/>
                                </a:cubicBezTo>
                                <a:lnTo>
                                  <a:pt x="8069" y="11"/>
                                </a:lnTo>
                                <a:cubicBezTo>
                                  <a:pt x="8066" y="11"/>
                                  <a:pt x="8064" y="9"/>
                                  <a:pt x="8064" y="6"/>
                                </a:cubicBezTo>
                                <a:cubicBezTo>
                                  <a:pt x="8064" y="3"/>
                                  <a:pt x="8066" y="0"/>
                                  <a:pt x="8069" y="0"/>
                                </a:cubicBezTo>
                                <a:close/>
                                <a:moveTo>
                                  <a:pt x="8197" y="0"/>
                                </a:moveTo>
                                <a:lnTo>
                                  <a:pt x="8272" y="0"/>
                                </a:lnTo>
                                <a:cubicBezTo>
                                  <a:pt x="8274" y="0"/>
                                  <a:pt x="8277" y="3"/>
                                  <a:pt x="8277" y="6"/>
                                </a:cubicBezTo>
                                <a:cubicBezTo>
                                  <a:pt x="8277" y="9"/>
                                  <a:pt x="8274" y="11"/>
                                  <a:pt x="8272" y="11"/>
                                </a:cubicBezTo>
                                <a:lnTo>
                                  <a:pt x="8197" y="11"/>
                                </a:lnTo>
                                <a:cubicBezTo>
                                  <a:pt x="8194" y="11"/>
                                  <a:pt x="8192" y="9"/>
                                  <a:pt x="8192" y="6"/>
                                </a:cubicBezTo>
                                <a:cubicBezTo>
                                  <a:pt x="8192" y="3"/>
                                  <a:pt x="8194" y="0"/>
                                  <a:pt x="8197" y="0"/>
                                </a:cubicBezTo>
                                <a:close/>
                                <a:moveTo>
                                  <a:pt x="8325" y="0"/>
                                </a:moveTo>
                                <a:lnTo>
                                  <a:pt x="8400" y="0"/>
                                </a:lnTo>
                                <a:cubicBezTo>
                                  <a:pt x="8402" y="0"/>
                                  <a:pt x="8405" y="3"/>
                                  <a:pt x="8405" y="6"/>
                                </a:cubicBezTo>
                                <a:cubicBezTo>
                                  <a:pt x="8405" y="9"/>
                                  <a:pt x="8402" y="11"/>
                                  <a:pt x="8400" y="11"/>
                                </a:cubicBezTo>
                                <a:lnTo>
                                  <a:pt x="8325" y="11"/>
                                </a:lnTo>
                                <a:cubicBezTo>
                                  <a:pt x="8322" y="11"/>
                                  <a:pt x="8320" y="9"/>
                                  <a:pt x="8320" y="6"/>
                                </a:cubicBezTo>
                                <a:cubicBezTo>
                                  <a:pt x="8320" y="3"/>
                                  <a:pt x="8322" y="0"/>
                                  <a:pt x="8325" y="0"/>
                                </a:cubicBezTo>
                                <a:close/>
                                <a:moveTo>
                                  <a:pt x="8453" y="0"/>
                                </a:moveTo>
                                <a:lnTo>
                                  <a:pt x="8528" y="0"/>
                                </a:lnTo>
                                <a:cubicBezTo>
                                  <a:pt x="8530" y="0"/>
                                  <a:pt x="8533" y="3"/>
                                  <a:pt x="8533" y="6"/>
                                </a:cubicBezTo>
                                <a:cubicBezTo>
                                  <a:pt x="8533" y="9"/>
                                  <a:pt x="8530" y="11"/>
                                  <a:pt x="8528" y="11"/>
                                </a:cubicBezTo>
                                <a:lnTo>
                                  <a:pt x="8453" y="11"/>
                                </a:lnTo>
                                <a:cubicBezTo>
                                  <a:pt x="8450" y="11"/>
                                  <a:pt x="8448" y="9"/>
                                  <a:pt x="8448" y="6"/>
                                </a:cubicBezTo>
                                <a:cubicBezTo>
                                  <a:pt x="8448" y="3"/>
                                  <a:pt x="8450" y="0"/>
                                  <a:pt x="8453" y="0"/>
                                </a:cubicBezTo>
                                <a:close/>
                                <a:moveTo>
                                  <a:pt x="8581" y="0"/>
                                </a:moveTo>
                                <a:lnTo>
                                  <a:pt x="8656" y="0"/>
                                </a:lnTo>
                                <a:cubicBezTo>
                                  <a:pt x="8658" y="0"/>
                                  <a:pt x="8661" y="3"/>
                                  <a:pt x="8661" y="6"/>
                                </a:cubicBezTo>
                                <a:cubicBezTo>
                                  <a:pt x="8661" y="9"/>
                                  <a:pt x="8658" y="11"/>
                                  <a:pt x="8656" y="11"/>
                                </a:cubicBezTo>
                                <a:lnTo>
                                  <a:pt x="8581" y="11"/>
                                </a:lnTo>
                                <a:cubicBezTo>
                                  <a:pt x="8578" y="11"/>
                                  <a:pt x="8576" y="9"/>
                                  <a:pt x="8576" y="6"/>
                                </a:cubicBezTo>
                                <a:cubicBezTo>
                                  <a:pt x="8576" y="3"/>
                                  <a:pt x="8578" y="0"/>
                                  <a:pt x="8581" y="0"/>
                                </a:cubicBezTo>
                                <a:close/>
                                <a:moveTo>
                                  <a:pt x="8709" y="0"/>
                                </a:moveTo>
                                <a:lnTo>
                                  <a:pt x="8784" y="0"/>
                                </a:lnTo>
                                <a:cubicBezTo>
                                  <a:pt x="8786" y="0"/>
                                  <a:pt x="8789" y="3"/>
                                  <a:pt x="8789" y="6"/>
                                </a:cubicBezTo>
                                <a:cubicBezTo>
                                  <a:pt x="8789" y="9"/>
                                  <a:pt x="8786" y="11"/>
                                  <a:pt x="8784" y="11"/>
                                </a:cubicBezTo>
                                <a:lnTo>
                                  <a:pt x="8709" y="11"/>
                                </a:lnTo>
                                <a:cubicBezTo>
                                  <a:pt x="8706" y="11"/>
                                  <a:pt x="8704" y="9"/>
                                  <a:pt x="8704" y="6"/>
                                </a:cubicBezTo>
                                <a:cubicBezTo>
                                  <a:pt x="8704" y="3"/>
                                  <a:pt x="8706" y="0"/>
                                  <a:pt x="8709" y="0"/>
                                </a:cubicBezTo>
                                <a:close/>
                                <a:moveTo>
                                  <a:pt x="8837" y="0"/>
                                </a:moveTo>
                                <a:lnTo>
                                  <a:pt x="8912" y="0"/>
                                </a:lnTo>
                                <a:cubicBezTo>
                                  <a:pt x="8914" y="0"/>
                                  <a:pt x="8917" y="3"/>
                                  <a:pt x="8917" y="6"/>
                                </a:cubicBezTo>
                                <a:cubicBezTo>
                                  <a:pt x="8917" y="9"/>
                                  <a:pt x="8914" y="11"/>
                                  <a:pt x="8912" y="11"/>
                                </a:cubicBezTo>
                                <a:lnTo>
                                  <a:pt x="8837" y="11"/>
                                </a:lnTo>
                                <a:cubicBezTo>
                                  <a:pt x="8834" y="11"/>
                                  <a:pt x="8832" y="9"/>
                                  <a:pt x="8832" y="6"/>
                                </a:cubicBezTo>
                                <a:cubicBezTo>
                                  <a:pt x="8832" y="3"/>
                                  <a:pt x="8834" y="0"/>
                                  <a:pt x="8837" y="0"/>
                                </a:cubicBezTo>
                                <a:close/>
                                <a:moveTo>
                                  <a:pt x="8965" y="0"/>
                                </a:moveTo>
                                <a:lnTo>
                                  <a:pt x="9040" y="0"/>
                                </a:lnTo>
                                <a:cubicBezTo>
                                  <a:pt x="9042" y="0"/>
                                  <a:pt x="9045" y="3"/>
                                  <a:pt x="9045" y="6"/>
                                </a:cubicBezTo>
                                <a:cubicBezTo>
                                  <a:pt x="9045" y="9"/>
                                  <a:pt x="9042" y="11"/>
                                  <a:pt x="9040" y="11"/>
                                </a:cubicBezTo>
                                <a:lnTo>
                                  <a:pt x="8965" y="11"/>
                                </a:lnTo>
                                <a:cubicBezTo>
                                  <a:pt x="8962" y="11"/>
                                  <a:pt x="8960" y="9"/>
                                  <a:pt x="8960" y="6"/>
                                </a:cubicBezTo>
                                <a:cubicBezTo>
                                  <a:pt x="8960" y="3"/>
                                  <a:pt x="8962" y="0"/>
                                  <a:pt x="8965" y="0"/>
                                </a:cubicBezTo>
                                <a:close/>
                                <a:moveTo>
                                  <a:pt x="9093" y="0"/>
                                </a:moveTo>
                                <a:lnTo>
                                  <a:pt x="9168" y="0"/>
                                </a:lnTo>
                                <a:cubicBezTo>
                                  <a:pt x="9170" y="0"/>
                                  <a:pt x="9173" y="3"/>
                                  <a:pt x="9173" y="6"/>
                                </a:cubicBezTo>
                                <a:cubicBezTo>
                                  <a:pt x="9173" y="9"/>
                                  <a:pt x="9170" y="11"/>
                                  <a:pt x="9168" y="11"/>
                                </a:cubicBezTo>
                                <a:lnTo>
                                  <a:pt x="9093" y="11"/>
                                </a:lnTo>
                                <a:cubicBezTo>
                                  <a:pt x="9090" y="11"/>
                                  <a:pt x="9088" y="9"/>
                                  <a:pt x="9088" y="6"/>
                                </a:cubicBezTo>
                                <a:cubicBezTo>
                                  <a:pt x="9088" y="3"/>
                                  <a:pt x="9090" y="0"/>
                                  <a:pt x="9093" y="0"/>
                                </a:cubicBezTo>
                                <a:close/>
                                <a:moveTo>
                                  <a:pt x="9221" y="0"/>
                                </a:moveTo>
                                <a:lnTo>
                                  <a:pt x="9296" y="0"/>
                                </a:lnTo>
                                <a:cubicBezTo>
                                  <a:pt x="9298" y="0"/>
                                  <a:pt x="9301" y="3"/>
                                  <a:pt x="9301" y="6"/>
                                </a:cubicBezTo>
                                <a:cubicBezTo>
                                  <a:pt x="9301" y="9"/>
                                  <a:pt x="9298" y="11"/>
                                  <a:pt x="9296" y="11"/>
                                </a:cubicBezTo>
                                <a:lnTo>
                                  <a:pt x="9221" y="11"/>
                                </a:lnTo>
                                <a:cubicBezTo>
                                  <a:pt x="9218" y="11"/>
                                  <a:pt x="9216" y="9"/>
                                  <a:pt x="9216" y="6"/>
                                </a:cubicBezTo>
                                <a:cubicBezTo>
                                  <a:pt x="9216" y="3"/>
                                  <a:pt x="9218" y="0"/>
                                  <a:pt x="9221" y="0"/>
                                </a:cubicBezTo>
                                <a:close/>
                                <a:moveTo>
                                  <a:pt x="9349" y="0"/>
                                </a:moveTo>
                                <a:lnTo>
                                  <a:pt x="9424" y="0"/>
                                </a:lnTo>
                                <a:cubicBezTo>
                                  <a:pt x="9426" y="0"/>
                                  <a:pt x="9429" y="3"/>
                                  <a:pt x="9429" y="6"/>
                                </a:cubicBezTo>
                                <a:cubicBezTo>
                                  <a:pt x="9429" y="9"/>
                                  <a:pt x="9426" y="11"/>
                                  <a:pt x="9424" y="11"/>
                                </a:cubicBezTo>
                                <a:lnTo>
                                  <a:pt x="9349" y="11"/>
                                </a:lnTo>
                                <a:cubicBezTo>
                                  <a:pt x="9346" y="11"/>
                                  <a:pt x="9344" y="9"/>
                                  <a:pt x="9344" y="6"/>
                                </a:cubicBezTo>
                                <a:cubicBezTo>
                                  <a:pt x="9344" y="3"/>
                                  <a:pt x="9346" y="0"/>
                                  <a:pt x="9349" y="0"/>
                                </a:cubicBezTo>
                                <a:close/>
                                <a:moveTo>
                                  <a:pt x="9477" y="0"/>
                                </a:moveTo>
                                <a:lnTo>
                                  <a:pt x="9552" y="0"/>
                                </a:lnTo>
                                <a:cubicBezTo>
                                  <a:pt x="9554" y="0"/>
                                  <a:pt x="9557" y="3"/>
                                  <a:pt x="9557" y="6"/>
                                </a:cubicBezTo>
                                <a:cubicBezTo>
                                  <a:pt x="9557" y="9"/>
                                  <a:pt x="9554" y="11"/>
                                  <a:pt x="9552" y="11"/>
                                </a:cubicBezTo>
                                <a:lnTo>
                                  <a:pt x="9477" y="11"/>
                                </a:lnTo>
                                <a:cubicBezTo>
                                  <a:pt x="9474" y="11"/>
                                  <a:pt x="9472" y="9"/>
                                  <a:pt x="9472" y="6"/>
                                </a:cubicBezTo>
                                <a:cubicBezTo>
                                  <a:pt x="9472" y="3"/>
                                  <a:pt x="9474" y="0"/>
                                  <a:pt x="9477" y="0"/>
                                </a:cubicBezTo>
                                <a:close/>
                                <a:moveTo>
                                  <a:pt x="9605" y="0"/>
                                </a:moveTo>
                                <a:lnTo>
                                  <a:pt x="9680" y="0"/>
                                </a:lnTo>
                                <a:cubicBezTo>
                                  <a:pt x="9682" y="0"/>
                                  <a:pt x="9685" y="3"/>
                                  <a:pt x="9685" y="6"/>
                                </a:cubicBezTo>
                                <a:cubicBezTo>
                                  <a:pt x="9685" y="9"/>
                                  <a:pt x="9682" y="11"/>
                                  <a:pt x="9680" y="11"/>
                                </a:cubicBezTo>
                                <a:lnTo>
                                  <a:pt x="9605" y="11"/>
                                </a:lnTo>
                                <a:cubicBezTo>
                                  <a:pt x="9602" y="11"/>
                                  <a:pt x="9600" y="9"/>
                                  <a:pt x="9600" y="6"/>
                                </a:cubicBezTo>
                                <a:cubicBezTo>
                                  <a:pt x="9600" y="3"/>
                                  <a:pt x="9602" y="0"/>
                                  <a:pt x="9605" y="0"/>
                                </a:cubicBezTo>
                                <a:close/>
                                <a:moveTo>
                                  <a:pt x="9733" y="0"/>
                                </a:moveTo>
                                <a:lnTo>
                                  <a:pt x="9808" y="0"/>
                                </a:lnTo>
                                <a:cubicBezTo>
                                  <a:pt x="9810" y="0"/>
                                  <a:pt x="9813" y="3"/>
                                  <a:pt x="9813" y="6"/>
                                </a:cubicBezTo>
                                <a:cubicBezTo>
                                  <a:pt x="9813" y="9"/>
                                  <a:pt x="9810" y="11"/>
                                  <a:pt x="9808" y="11"/>
                                </a:cubicBezTo>
                                <a:lnTo>
                                  <a:pt x="9733" y="11"/>
                                </a:lnTo>
                                <a:cubicBezTo>
                                  <a:pt x="9730" y="11"/>
                                  <a:pt x="9728" y="9"/>
                                  <a:pt x="9728" y="6"/>
                                </a:cubicBezTo>
                                <a:cubicBezTo>
                                  <a:pt x="9728" y="3"/>
                                  <a:pt x="9730" y="0"/>
                                  <a:pt x="9733" y="0"/>
                                </a:cubicBezTo>
                                <a:close/>
                                <a:moveTo>
                                  <a:pt x="9861" y="0"/>
                                </a:moveTo>
                                <a:lnTo>
                                  <a:pt x="9936" y="0"/>
                                </a:lnTo>
                                <a:cubicBezTo>
                                  <a:pt x="9938" y="0"/>
                                  <a:pt x="9941" y="3"/>
                                  <a:pt x="9941" y="6"/>
                                </a:cubicBezTo>
                                <a:cubicBezTo>
                                  <a:pt x="9941" y="9"/>
                                  <a:pt x="9938" y="11"/>
                                  <a:pt x="9936" y="11"/>
                                </a:cubicBezTo>
                                <a:lnTo>
                                  <a:pt x="9861" y="11"/>
                                </a:lnTo>
                                <a:cubicBezTo>
                                  <a:pt x="9858" y="11"/>
                                  <a:pt x="9856" y="9"/>
                                  <a:pt x="9856" y="6"/>
                                </a:cubicBezTo>
                                <a:cubicBezTo>
                                  <a:pt x="9856" y="3"/>
                                  <a:pt x="9858" y="0"/>
                                  <a:pt x="9861" y="0"/>
                                </a:cubicBezTo>
                                <a:close/>
                                <a:moveTo>
                                  <a:pt x="9989" y="0"/>
                                </a:moveTo>
                                <a:lnTo>
                                  <a:pt x="10064" y="0"/>
                                </a:lnTo>
                                <a:cubicBezTo>
                                  <a:pt x="10066" y="0"/>
                                  <a:pt x="10069" y="3"/>
                                  <a:pt x="10069" y="6"/>
                                </a:cubicBezTo>
                                <a:cubicBezTo>
                                  <a:pt x="10069" y="9"/>
                                  <a:pt x="10066" y="11"/>
                                  <a:pt x="10064" y="11"/>
                                </a:cubicBezTo>
                                <a:lnTo>
                                  <a:pt x="9989" y="11"/>
                                </a:lnTo>
                                <a:cubicBezTo>
                                  <a:pt x="9986" y="11"/>
                                  <a:pt x="9984" y="9"/>
                                  <a:pt x="9984" y="6"/>
                                </a:cubicBezTo>
                                <a:cubicBezTo>
                                  <a:pt x="9984" y="3"/>
                                  <a:pt x="9986" y="0"/>
                                  <a:pt x="9989" y="0"/>
                                </a:cubicBezTo>
                                <a:close/>
                                <a:moveTo>
                                  <a:pt x="10117" y="0"/>
                                </a:moveTo>
                                <a:lnTo>
                                  <a:pt x="10192" y="0"/>
                                </a:lnTo>
                                <a:cubicBezTo>
                                  <a:pt x="10194" y="0"/>
                                  <a:pt x="10197" y="3"/>
                                  <a:pt x="10197" y="6"/>
                                </a:cubicBezTo>
                                <a:cubicBezTo>
                                  <a:pt x="10197" y="9"/>
                                  <a:pt x="10194" y="11"/>
                                  <a:pt x="10192" y="11"/>
                                </a:cubicBezTo>
                                <a:lnTo>
                                  <a:pt x="10117" y="11"/>
                                </a:lnTo>
                                <a:cubicBezTo>
                                  <a:pt x="10114" y="11"/>
                                  <a:pt x="10112" y="9"/>
                                  <a:pt x="10112" y="6"/>
                                </a:cubicBezTo>
                                <a:cubicBezTo>
                                  <a:pt x="10112" y="3"/>
                                  <a:pt x="10114" y="0"/>
                                  <a:pt x="10117" y="0"/>
                                </a:cubicBezTo>
                                <a:close/>
                                <a:moveTo>
                                  <a:pt x="10245" y="0"/>
                                </a:moveTo>
                                <a:lnTo>
                                  <a:pt x="10320" y="0"/>
                                </a:lnTo>
                                <a:cubicBezTo>
                                  <a:pt x="10322" y="0"/>
                                  <a:pt x="10325" y="3"/>
                                  <a:pt x="10325" y="6"/>
                                </a:cubicBezTo>
                                <a:cubicBezTo>
                                  <a:pt x="10325" y="9"/>
                                  <a:pt x="10322" y="11"/>
                                  <a:pt x="10320" y="11"/>
                                </a:cubicBezTo>
                                <a:lnTo>
                                  <a:pt x="10245" y="11"/>
                                </a:lnTo>
                                <a:cubicBezTo>
                                  <a:pt x="10242" y="11"/>
                                  <a:pt x="10240" y="9"/>
                                  <a:pt x="10240" y="6"/>
                                </a:cubicBezTo>
                                <a:cubicBezTo>
                                  <a:pt x="10240" y="3"/>
                                  <a:pt x="10242" y="0"/>
                                  <a:pt x="10245" y="0"/>
                                </a:cubicBezTo>
                                <a:close/>
                                <a:moveTo>
                                  <a:pt x="10373" y="0"/>
                                </a:moveTo>
                                <a:lnTo>
                                  <a:pt x="10448" y="0"/>
                                </a:lnTo>
                                <a:cubicBezTo>
                                  <a:pt x="10450" y="0"/>
                                  <a:pt x="10453" y="3"/>
                                  <a:pt x="10453" y="6"/>
                                </a:cubicBezTo>
                                <a:cubicBezTo>
                                  <a:pt x="10453" y="9"/>
                                  <a:pt x="10450" y="11"/>
                                  <a:pt x="10448" y="11"/>
                                </a:cubicBezTo>
                                <a:lnTo>
                                  <a:pt x="10373" y="11"/>
                                </a:lnTo>
                                <a:cubicBezTo>
                                  <a:pt x="10370" y="11"/>
                                  <a:pt x="10368" y="9"/>
                                  <a:pt x="10368" y="6"/>
                                </a:cubicBezTo>
                                <a:cubicBezTo>
                                  <a:pt x="10368" y="3"/>
                                  <a:pt x="10370" y="0"/>
                                  <a:pt x="10373" y="0"/>
                                </a:cubicBezTo>
                                <a:close/>
                                <a:moveTo>
                                  <a:pt x="10501" y="0"/>
                                </a:moveTo>
                                <a:lnTo>
                                  <a:pt x="10549" y="0"/>
                                </a:lnTo>
                                <a:cubicBezTo>
                                  <a:pt x="10552" y="0"/>
                                  <a:pt x="10555" y="3"/>
                                  <a:pt x="10555" y="6"/>
                                </a:cubicBezTo>
                                <a:cubicBezTo>
                                  <a:pt x="10555" y="9"/>
                                  <a:pt x="10552" y="11"/>
                                  <a:pt x="10549" y="11"/>
                                </a:cubicBezTo>
                                <a:lnTo>
                                  <a:pt x="10501" y="11"/>
                                </a:lnTo>
                                <a:cubicBezTo>
                                  <a:pt x="10498" y="11"/>
                                  <a:pt x="10496" y="9"/>
                                  <a:pt x="10496" y="6"/>
                                </a:cubicBezTo>
                                <a:cubicBezTo>
                                  <a:pt x="10496" y="3"/>
                                  <a:pt x="10498" y="0"/>
                                  <a:pt x="10501" y="0"/>
                                </a:cubicBezTo>
                                <a:close/>
                              </a:path>
                            </a:pathLst>
                          </a:custGeom>
                          <a:solidFill>
                            <a:srgbClr val="FF0000"/>
                          </a:solidFill>
                          <a:ln w="635" cap="flat">
                            <a:solidFill>
                              <a:srgbClr val="FF0000"/>
                            </a:solidFill>
                            <a:prstDash val="solid"/>
                            <a:round/>
                            <a:headEnd/>
                            <a:tailEnd/>
                          </a:ln>
                        </wps:spPr>
                        <wps:bodyPr rot="0" vert="horz" wrap="square" lIns="91440" tIns="45720" rIns="91440" bIns="45720" anchor="t" anchorCtr="0" upright="1">
                          <a:noAutofit/>
                        </wps:bodyPr>
                      </wps:wsp>
                      <wps:wsp>
                        <wps:cNvPr id="65" name="Rectangle 61"/>
                        <wps:cNvSpPr>
                          <a:spLocks noChangeArrowheads="1"/>
                        </wps:cNvSpPr>
                        <wps:spPr bwMode="auto">
                          <a:xfrm>
                            <a:off x="123581" y="1166463"/>
                            <a:ext cx="708025" cy="372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870B21" w14:textId="69AB74CC" w:rsidR="00953053" w:rsidRDefault="00953053" w:rsidP="005C6C1B">
                              <w:pPr>
                                <w:spacing w:line="240" w:lineRule="auto"/>
                                <w:rPr>
                                  <w:rFonts w:ascii="Calibri" w:hAnsi="Calibri" w:cs="Calibri"/>
                                  <w:color w:val="000000"/>
                                </w:rPr>
                              </w:pPr>
                              <w:r>
                                <w:rPr>
                                  <w:rFonts w:ascii="Calibri" w:hAnsi="Calibri" w:cs="Calibri"/>
                                  <w:color w:val="000000"/>
                                </w:rPr>
                                <w:t xml:space="preserve">Maximum </w:t>
                              </w:r>
                            </w:p>
                            <w:p w14:paraId="71ACB45C" w14:textId="3B9E005C" w:rsidR="00953053" w:rsidRDefault="00953053" w:rsidP="005C6C1B">
                              <w:pPr>
                                <w:spacing w:line="240" w:lineRule="auto"/>
                              </w:pPr>
                              <w:r>
                                <w:rPr>
                                  <w:rFonts w:ascii="Calibri" w:hAnsi="Calibri" w:cs="Calibri"/>
                                  <w:color w:val="000000"/>
                                </w:rPr>
                                <w:t>Continuous</w:t>
                              </w:r>
                            </w:p>
                          </w:txbxContent>
                        </wps:txbx>
                        <wps:bodyPr rot="0" vert="horz" wrap="none" lIns="0" tIns="0" rIns="0" bIns="0" anchor="t" anchorCtr="0">
                          <a:spAutoFit/>
                        </wps:bodyPr>
                      </wps:wsp>
                      <wps:wsp>
                        <wps:cNvPr id="66" name="Rectangle 62"/>
                        <wps:cNvSpPr>
                          <a:spLocks noChangeArrowheads="1"/>
                        </wps:cNvSpPr>
                        <wps:spPr bwMode="auto">
                          <a:xfrm>
                            <a:off x="627077" y="36000"/>
                            <a:ext cx="39751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39DC4D" w14:textId="05B0B4F3" w:rsidR="00953053" w:rsidRDefault="00953053">
                              <w:r>
                                <w:rPr>
                                  <w:rFonts w:ascii="Calibri" w:hAnsi="Calibri" w:cs="Calibri"/>
                                  <w:color w:val="000000"/>
                                </w:rPr>
                                <w:t xml:space="preserve">Power </w:t>
                              </w:r>
                            </w:p>
                          </w:txbxContent>
                        </wps:txbx>
                        <wps:bodyPr rot="0" vert="horz" wrap="none" lIns="0" tIns="0" rIns="0" bIns="0" anchor="t" anchorCtr="0">
                          <a:spAutoFit/>
                        </wps:bodyPr>
                      </wps:wsp>
                      <wps:wsp>
                        <wps:cNvPr id="68" name="Rectangle 63"/>
                        <wps:cNvSpPr>
                          <a:spLocks noChangeArrowheads="1"/>
                        </wps:cNvSpPr>
                        <wps:spPr bwMode="auto">
                          <a:xfrm>
                            <a:off x="1058242" y="36000"/>
                            <a:ext cx="46355"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1A73D0" w14:textId="27B146BB" w:rsidR="00953053" w:rsidRDefault="00953053">
                              <w:r>
                                <w:rPr>
                                  <w:rFonts w:ascii="Calibri" w:hAnsi="Calibri" w:cs="Calibri"/>
                                  <w:color w:val="000000"/>
                                </w:rPr>
                                <w:t>(</w:t>
                              </w:r>
                            </w:p>
                          </w:txbxContent>
                        </wps:txbx>
                        <wps:bodyPr rot="0" vert="horz" wrap="none" lIns="0" tIns="0" rIns="0" bIns="0" anchor="t" anchorCtr="0">
                          <a:spAutoFit/>
                        </wps:bodyPr>
                      </wps:wsp>
                      <wps:wsp>
                        <wps:cNvPr id="69" name="Rectangle 64"/>
                        <wps:cNvSpPr>
                          <a:spLocks noChangeArrowheads="1"/>
                        </wps:cNvSpPr>
                        <wps:spPr bwMode="auto">
                          <a:xfrm>
                            <a:off x="1104597" y="36000"/>
                            <a:ext cx="13589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F34980" w14:textId="43E494E9" w:rsidR="00953053" w:rsidRDefault="00953053">
                              <w:r>
                                <w:rPr>
                                  <w:rFonts w:ascii="Calibri" w:hAnsi="Calibri" w:cs="Calibri"/>
                                  <w:color w:val="000000"/>
                                </w:rPr>
                                <w:t>W</w:t>
                              </w:r>
                            </w:p>
                          </w:txbxContent>
                        </wps:txbx>
                        <wps:bodyPr rot="0" vert="horz" wrap="none" lIns="0" tIns="0" rIns="0" bIns="0" anchor="t" anchorCtr="0">
                          <a:spAutoFit/>
                        </wps:bodyPr>
                      </wps:wsp>
                      <wps:wsp>
                        <wps:cNvPr id="70" name="Rectangle 65"/>
                        <wps:cNvSpPr>
                          <a:spLocks noChangeArrowheads="1"/>
                        </wps:cNvSpPr>
                        <wps:spPr bwMode="auto">
                          <a:xfrm>
                            <a:off x="1239852" y="36000"/>
                            <a:ext cx="46355"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18351" w14:textId="73682807" w:rsidR="00953053" w:rsidRDefault="00953053">
                              <w:r>
                                <w:rPr>
                                  <w:rFonts w:ascii="Calibri" w:hAnsi="Calibri" w:cs="Calibri"/>
                                  <w:color w:val="000000"/>
                                </w:rPr>
                                <w:t>)</w:t>
                              </w:r>
                            </w:p>
                          </w:txbxContent>
                        </wps:txbx>
                        <wps:bodyPr rot="0" vert="horz" wrap="none" lIns="0" tIns="0" rIns="0" bIns="0" anchor="t" anchorCtr="0">
                          <a:spAutoFit/>
                        </wps:bodyPr>
                      </wps:wsp>
                      <wps:wsp>
                        <wps:cNvPr id="71" name="Rectangle 66"/>
                        <wps:cNvSpPr>
                          <a:spLocks noChangeArrowheads="1"/>
                        </wps:cNvSpPr>
                        <wps:spPr bwMode="auto">
                          <a:xfrm>
                            <a:off x="7238697" y="1408870"/>
                            <a:ext cx="51435"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D49378" w14:textId="1174BB8A" w:rsidR="00953053" w:rsidRDefault="00953053">
                              <w:r>
                                <w:rPr>
                                  <w:rFonts w:ascii="Calibri" w:hAnsi="Calibri" w:cs="Calibri"/>
                                  <w:color w:val="000000"/>
                                </w:rPr>
                                <w:t>t</w:t>
                              </w:r>
                            </w:p>
                          </w:txbxContent>
                        </wps:txbx>
                        <wps:bodyPr rot="0" vert="horz" wrap="none" lIns="0" tIns="0" rIns="0" bIns="0" anchor="t" anchorCtr="0">
                          <a:spAutoFit/>
                        </wps:bodyPr>
                      </wps:wsp>
                      <wps:wsp>
                        <wps:cNvPr id="72" name="Freeform 67"/>
                        <wps:cNvSpPr>
                          <a:spLocks noEditPoints="1"/>
                        </wps:cNvSpPr>
                        <wps:spPr bwMode="auto">
                          <a:xfrm>
                            <a:off x="1128727" y="382710"/>
                            <a:ext cx="6985" cy="1229995"/>
                          </a:xfrm>
                          <a:custGeom>
                            <a:avLst/>
                            <a:gdLst>
                              <a:gd name="T0" fmla="*/ 0 w 11"/>
                              <a:gd name="T1" fmla="*/ 1987 h 2067"/>
                              <a:gd name="T2" fmla="*/ 11 w 11"/>
                              <a:gd name="T3" fmla="*/ 1987 h 2067"/>
                              <a:gd name="T4" fmla="*/ 5 w 11"/>
                              <a:gd name="T5" fmla="*/ 2067 h 2067"/>
                              <a:gd name="T6" fmla="*/ 0 w 11"/>
                              <a:gd name="T7" fmla="*/ 1933 h 2067"/>
                              <a:gd name="T8" fmla="*/ 5 w 11"/>
                              <a:gd name="T9" fmla="*/ 1853 h 2067"/>
                              <a:gd name="T10" fmla="*/ 11 w 11"/>
                              <a:gd name="T11" fmla="*/ 1933 h 2067"/>
                              <a:gd name="T12" fmla="*/ 0 w 11"/>
                              <a:gd name="T13" fmla="*/ 1933 h 2067"/>
                              <a:gd name="T14" fmla="*/ 0 w 11"/>
                              <a:gd name="T15" fmla="*/ 1731 h 2067"/>
                              <a:gd name="T16" fmla="*/ 11 w 11"/>
                              <a:gd name="T17" fmla="*/ 1731 h 2067"/>
                              <a:gd name="T18" fmla="*/ 5 w 11"/>
                              <a:gd name="T19" fmla="*/ 1811 h 2067"/>
                              <a:gd name="T20" fmla="*/ 0 w 11"/>
                              <a:gd name="T21" fmla="*/ 1677 h 2067"/>
                              <a:gd name="T22" fmla="*/ 5 w 11"/>
                              <a:gd name="T23" fmla="*/ 1597 h 2067"/>
                              <a:gd name="T24" fmla="*/ 11 w 11"/>
                              <a:gd name="T25" fmla="*/ 1677 h 2067"/>
                              <a:gd name="T26" fmla="*/ 0 w 11"/>
                              <a:gd name="T27" fmla="*/ 1677 h 2067"/>
                              <a:gd name="T28" fmla="*/ 0 w 11"/>
                              <a:gd name="T29" fmla="*/ 1475 h 2067"/>
                              <a:gd name="T30" fmla="*/ 11 w 11"/>
                              <a:gd name="T31" fmla="*/ 1475 h 2067"/>
                              <a:gd name="T32" fmla="*/ 5 w 11"/>
                              <a:gd name="T33" fmla="*/ 1555 h 2067"/>
                              <a:gd name="T34" fmla="*/ 0 w 11"/>
                              <a:gd name="T35" fmla="*/ 1421 h 2067"/>
                              <a:gd name="T36" fmla="*/ 5 w 11"/>
                              <a:gd name="T37" fmla="*/ 1341 h 2067"/>
                              <a:gd name="T38" fmla="*/ 11 w 11"/>
                              <a:gd name="T39" fmla="*/ 1421 h 2067"/>
                              <a:gd name="T40" fmla="*/ 0 w 11"/>
                              <a:gd name="T41" fmla="*/ 1421 h 2067"/>
                              <a:gd name="T42" fmla="*/ 0 w 11"/>
                              <a:gd name="T43" fmla="*/ 1219 h 2067"/>
                              <a:gd name="T44" fmla="*/ 11 w 11"/>
                              <a:gd name="T45" fmla="*/ 1219 h 2067"/>
                              <a:gd name="T46" fmla="*/ 5 w 11"/>
                              <a:gd name="T47" fmla="*/ 1299 h 2067"/>
                              <a:gd name="T48" fmla="*/ 0 w 11"/>
                              <a:gd name="T49" fmla="*/ 1165 h 2067"/>
                              <a:gd name="T50" fmla="*/ 5 w 11"/>
                              <a:gd name="T51" fmla="*/ 1085 h 2067"/>
                              <a:gd name="T52" fmla="*/ 11 w 11"/>
                              <a:gd name="T53" fmla="*/ 1165 h 2067"/>
                              <a:gd name="T54" fmla="*/ 0 w 11"/>
                              <a:gd name="T55" fmla="*/ 1165 h 2067"/>
                              <a:gd name="T56" fmla="*/ 0 w 11"/>
                              <a:gd name="T57" fmla="*/ 963 h 2067"/>
                              <a:gd name="T58" fmla="*/ 11 w 11"/>
                              <a:gd name="T59" fmla="*/ 963 h 2067"/>
                              <a:gd name="T60" fmla="*/ 5 w 11"/>
                              <a:gd name="T61" fmla="*/ 1043 h 2067"/>
                              <a:gd name="T62" fmla="*/ 0 w 11"/>
                              <a:gd name="T63" fmla="*/ 909 h 2067"/>
                              <a:gd name="T64" fmla="*/ 5 w 11"/>
                              <a:gd name="T65" fmla="*/ 829 h 2067"/>
                              <a:gd name="T66" fmla="*/ 11 w 11"/>
                              <a:gd name="T67" fmla="*/ 909 h 2067"/>
                              <a:gd name="T68" fmla="*/ 0 w 11"/>
                              <a:gd name="T69" fmla="*/ 909 h 2067"/>
                              <a:gd name="T70" fmla="*/ 0 w 11"/>
                              <a:gd name="T71" fmla="*/ 707 h 2067"/>
                              <a:gd name="T72" fmla="*/ 11 w 11"/>
                              <a:gd name="T73" fmla="*/ 707 h 2067"/>
                              <a:gd name="T74" fmla="*/ 5 w 11"/>
                              <a:gd name="T75" fmla="*/ 787 h 2067"/>
                              <a:gd name="T76" fmla="*/ 0 w 11"/>
                              <a:gd name="T77" fmla="*/ 653 h 2067"/>
                              <a:gd name="T78" fmla="*/ 5 w 11"/>
                              <a:gd name="T79" fmla="*/ 573 h 2067"/>
                              <a:gd name="T80" fmla="*/ 11 w 11"/>
                              <a:gd name="T81" fmla="*/ 653 h 2067"/>
                              <a:gd name="T82" fmla="*/ 0 w 11"/>
                              <a:gd name="T83" fmla="*/ 653 h 2067"/>
                              <a:gd name="T84" fmla="*/ 0 w 11"/>
                              <a:gd name="T85" fmla="*/ 451 h 2067"/>
                              <a:gd name="T86" fmla="*/ 11 w 11"/>
                              <a:gd name="T87" fmla="*/ 451 h 2067"/>
                              <a:gd name="T88" fmla="*/ 5 w 11"/>
                              <a:gd name="T89" fmla="*/ 531 h 2067"/>
                              <a:gd name="T90" fmla="*/ 0 w 11"/>
                              <a:gd name="T91" fmla="*/ 397 h 2067"/>
                              <a:gd name="T92" fmla="*/ 5 w 11"/>
                              <a:gd name="T93" fmla="*/ 317 h 2067"/>
                              <a:gd name="T94" fmla="*/ 11 w 11"/>
                              <a:gd name="T95" fmla="*/ 397 h 2067"/>
                              <a:gd name="T96" fmla="*/ 0 w 11"/>
                              <a:gd name="T97" fmla="*/ 397 h 2067"/>
                              <a:gd name="T98" fmla="*/ 0 w 11"/>
                              <a:gd name="T99" fmla="*/ 195 h 2067"/>
                              <a:gd name="T100" fmla="*/ 11 w 11"/>
                              <a:gd name="T101" fmla="*/ 195 h 2067"/>
                              <a:gd name="T102" fmla="*/ 5 w 11"/>
                              <a:gd name="T103" fmla="*/ 275 h 2067"/>
                              <a:gd name="T104" fmla="*/ 0 w 11"/>
                              <a:gd name="T105" fmla="*/ 141 h 2067"/>
                              <a:gd name="T106" fmla="*/ 5 w 11"/>
                              <a:gd name="T107" fmla="*/ 61 h 2067"/>
                              <a:gd name="T108" fmla="*/ 11 w 11"/>
                              <a:gd name="T109" fmla="*/ 141 h 2067"/>
                              <a:gd name="T110" fmla="*/ 0 w 11"/>
                              <a:gd name="T111" fmla="*/ 141 h 2067"/>
                              <a:gd name="T112" fmla="*/ 0 w 11"/>
                              <a:gd name="T113" fmla="*/ 5 h 2067"/>
                              <a:gd name="T114" fmla="*/ 11 w 11"/>
                              <a:gd name="T115" fmla="*/ 5 h 2067"/>
                              <a:gd name="T116" fmla="*/ 5 w 11"/>
                              <a:gd name="T117" fmla="*/ 19 h 20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1" h="2067">
                                <a:moveTo>
                                  <a:pt x="0" y="2061"/>
                                </a:moveTo>
                                <a:lnTo>
                                  <a:pt x="0" y="1987"/>
                                </a:lnTo>
                                <a:cubicBezTo>
                                  <a:pt x="0" y="1984"/>
                                  <a:pt x="2" y="1981"/>
                                  <a:pt x="5" y="1981"/>
                                </a:cubicBezTo>
                                <a:cubicBezTo>
                                  <a:pt x="8" y="1981"/>
                                  <a:pt x="11" y="1984"/>
                                  <a:pt x="11" y="1987"/>
                                </a:cubicBezTo>
                                <a:lnTo>
                                  <a:pt x="11" y="2061"/>
                                </a:lnTo>
                                <a:cubicBezTo>
                                  <a:pt x="11" y="2064"/>
                                  <a:pt x="8" y="2067"/>
                                  <a:pt x="5" y="2067"/>
                                </a:cubicBezTo>
                                <a:cubicBezTo>
                                  <a:pt x="2" y="2067"/>
                                  <a:pt x="0" y="2064"/>
                                  <a:pt x="0" y="2061"/>
                                </a:cubicBezTo>
                                <a:close/>
                                <a:moveTo>
                                  <a:pt x="0" y="1933"/>
                                </a:moveTo>
                                <a:lnTo>
                                  <a:pt x="0" y="1859"/>
                                </a:lnTo>
                                <a:cubicBezTo>
                                  <a:pt x="0" y="1856"/>
                                  <a:pt x="2" y="1853"/>
                                  <a:pt x="5" y="1853"/>
                                </a:cubicBezTo>
                                <a:cubicBezTo>
                                  <a:pt x="8" y="1853"/>
                                  <a:pt x="11" y="1856"/>
                                  <a:pt x="11" y="1859"/>
                                </a:cubicBezTo>
                                <a:lnTo>
                                  <a:pt x="11" y="1933"/>
                                </a:lnTo>
                                <a:cubicBezTo>
                                  <a:pt x="11" y="1936"/>
                                  <a:pt x="8" y="1939"/>
                                  <a:pt x="5" y="1939"/>
                                </a:cubicBezTo>
                                <a:cubicBezTo>
                                  <a:pt x="2" y="1939"/>
                                  <a:pt x="0" y="1936"/>
                                  <a:pt x="0" y="1933"/>
                                </a:cubicBezTo>
                                <a:close/>
                                <a:moveTo>
                                  <a:pt x="0" y="1805"/>
                                </a:moveTo>
                                <a:lnTo>
                                  <a:pt x="0" y="1731"/>
                                </a:lnTo>
                                <a:cubicBezTo>
                                  <a:pt x="0" y="1728"/>
                                  <a:pt x="2" y="1725"/>
                                  <a:pt x="5" y="1725"/>
                                </a:cubicBezTo>
                                <a:cubicBezTo>
                                  <a:pt x="8" y="1725"/>
                                  <a:pt x="11" y="1728"/>
                                  <a:pt x="11" y="1731"/>
                                </a:cubicBezTo>
                                <a:lnTo>
                                  <a:pt x="11" y="1805"/>
                                </a:lnTo>
                                <a:cubicBezTo>
                                  <a:pt x="11" y="1808"/>
                                  <a:pt x="8" y="1811"/>
                                  <a:pt x="5" y="1811"/>
                                </a:cubicBezTo>
                                <a:cubicBezTo>
                                  <a:pt x="2" y="1811"/>
                                  <a:pt x="0" y="1808"/>
                                  <a:pt x="0" y="1805"/>
                                </a:cubicBezTo>
                                <a:close/>
                                <a:moveTo>
                                  <a:pt x="0" y="1677"/>
                                </a:moveTo>
                                <a:lnTo>
                                  <a:pt x="0" y="1603"/>
                                </a:lnTo>
                                <a:cubicBezTo>
                                  <a:pt x="0" y="1600"/>
                                  <a:pt x="2" y="1597"/>
                                  <a:pt x="5" y="1597"/>
                                </a:cubicBezTo>
                                <a:cubicBezTo>
                                  <a:pt x="8" y="1597"/>
                                  <a:pt x="11" y="1600"/>
                                  <a:pt x="11" y="1603"/>
                                </a:cubicBezTo>
                                <a:lnTo>
                                  <a:pt x="11" y="1677"/>
                                </a:lnTo>
                                <a:cubicBezTo>
                                  <a:pt x="11" y="1680"/>
                                  <a:pt x="8" y="1683"/>
                                  <a:pt x="5" y="1683"/>
                                </a:cubicBezTo>
                                <a:cubicBezTo>
                                  <a:pt x="2" y="1683"/>
                                  <a:pt x="0" y="1680"/>
                                  <a:pt x="0" y="1677"/>
                                </a:cubicBezTo>
                                <a:close/>
                                <a:moveTo>
                                  <a:pt x="0" y="1549"/>
                                </a:moveTo>
                                <a:lnTo>
                                  <a:pt x="0" y="1475"/>
                                </a:lnTo>
                                <a:cubicBezTo>
                                  <a:pt x="0" y="1472"/>
                                  <a:pt x="2" y="1469"/>
                                  <a:pt x="5" y="1469"/>
                                </a:cubicBezTo>
                                <a:cubicBezTo>
                                  <a:pt x="8" y="1469"/>
                                  <a:pt x="11" y="1472"/>
                                  <a:pt x="11" y="1475"/>
                                </a:cubicBezTo>
                                <a:lnTo>
                                  <a:pt x="11" y="1549"/>
                                </a:lnTo>
                                <a:cubicBezTo>
                                  <a:pt x="11" y="1552"/>
                                  <a:pt x="8" y="1555"/>
                                  <a:pt x="5" y="1555"/>
                                </a:cubicBezTo>
                                <a:cubicBezTo>
                                  <a:pt x="2" y="1555"/>
                                  <a:pt x="0" y="1552"/>
                                  <a:pt x="0" y="1549"/>
                                </a:cubicBezTo>
                                <a:close/>
                                <a:moveTo>
                                  <a:pt x="0" y="1421"/>
                                </a:moveTo>
                                <a:lnTo>
                                  <a:pt x="0" y="1347"/>
                                </a:lnTo>
                                <a:cubicBezTo>
                                  <a:pt x="0" y="1344"/>
                                  <a:pt x="2" y="1341"/>
                                  <a:pt x="5" y="1341"/>
                                </a:cubicBezTo>
                                <a:cubicBezTo>
                                  <a:pt x="8" y="1341"/>
                                  <a:pt x="11" y="1344"/>
                                  <a:pt x="11" y="1347"/>
                                </a:cubicBezTo>
                                <a:lnTo>
                                  <a:pt x="11" y="1421"/>
                                </a:lnTo>
                                <a:cubicBezTo>
                                  <a:pt x="11" y="1424"/>
                                  <a:pt x="8" y="1427"/>
                                  <a:pt x="5" y="1427"/>
                                </a:cubicBezTo>
                                <a:cubicBezTo>
                                  <a:pt x="2" y="1427"/>
                                  <a:pt x="0" y="1424"/>
                                  <a:pt x="0" y="1421"/>
                                </a:cubicBezTo>
                                <a:close/>
                                <a:moveTo>
                                  <a:pt x="0" y="1293"/>
                                </a:moveTo>
                                <a:lnTo>
                                  <a:pt x="0" y="1219"/>
                                </a:lnTo>
                                <a:cubicBezTo>
                                  <a:pt x="0" y="1216"/>
                                  <a:pt x="2" y="1213"/>
                                  <a:pt x="5" y="1213"/>
                                </a:cubicBezTo>
                                <a:cubicBezTo>
                                  <a:pt x="8" y="1213"/>
                                  <a:pt x="11" y="1216"/>
                                  <a:pt x="11" y="1219"/>
                                </a:cubicBezTo>
                                <a:lnTo>
                                  <a:pt x="11" y="1293"/>
                                </a:lnTo>
                                <a:cubicBezTo>
                                  <a:pt x="11" y="1296"/>
                                  <a:pt x="8" y="1299"/>
                                  <a:pt x="5" y="1299"/>
                                </a:cubicBezTo>
                                <a:cubicBezTo>
                                  <a:pt x="2" y="1299"/>
                                  <a:pt x="0" y="1296"/>
                                  <a:pt x="0" y="1293"/>
                                </a:cubicBezTo>
                                <a:close/>
                                <a:moveTo>
                                  <a:pt x="0" y="1165"/>
                                </a:moveTo>
                                <a:lnTo>
                                  <a:pt x="0" y="1091"/>
                                </a:lnTo>
                                <a:cubicBezTo>
                                  <a:pt x="0" y="1088"/>
                                  <a:pt x="2" y="1085"/>
                                  <a:pt x="5" y="1085"/>
                                </a:cubicBezTo>
                                <a:cubicBezTo>
                                  <a:pt x="8" y="1085"/>
                                  <a:pt x="11" y="1088"/>
                                  <a:pt x="11" y="1091"/>
                                </a:cubicBezTo>
                                <a:lnTo>
                                  <a:pt x="11" y="1165"/>
                                </a:lnTo>
                                <a:cubicBezTo>
                                  <a:pt x="11" y="1168"/>
                                  <a:pt x="8" y="1171"/>
                                  <a:pt x="5" y="1171"/>
                                </a:cubicBezTo>
                                <a:cubicBezTo>
                                  <a:pt x="2" y="1171"/>
                                  <a:pt x="0" y="1168"/>
                                  <a:pt x="0" y="1165"/>
                                </a:cubicBezTo>
                                <a:close/>
                                <a:moveTo>
                                  <a:pt x="0" y="1037"/>
                                </a:moveTo>
                                <a:lnTo>
                                  <a:pt x="0" y="963"/>
                                </a:lnTo>
                                <a:cubicBezTo>
                                  <a:pt x="0" y="960"/>
                                  <a:pt x="2" y="957"/>
                                  <a:pt x="5" y="957"/>
                                </a:cubicBezTo>
                                <a:cubicBezTo>
                                  <a:pt x="8" y="957"/>
                                  <a:pt x="11" y="960"/>
                                  <a:pt x="11" y="963"/>
                                </a:cubicBezTo>
                                <a:lnTo>
                                  <a:pt x="11" y="1037"/>
                                </a:lnTo>
                                <a:cubicBezTo>
                                  <a:pt x="11" y="1040"/>
                                  <a:pt x="8" y="1043"/>
                                  <a:pt x="5" y="1043"/>
                                </a:cubicBezTo>
                                <a:cubicBezTo>
                                  <a:pt x="2" y="1043"/>
                                  <a:pt x="0" y="1040"/>
                                  <a:pt x="0" y="1037"/>
                                </a:cubicBezTo>
                                <a:close/>
                                <a:moveTo>
                                  <a:pt x="0" y="909"/>
                                </a:moveTo>
                                <a:lnTo>
                                  <a:pt x="0" y="835"/>
                                </a:lnTo>
                                <a:cubicBezTo>
                                  <a:pt x="0" y="832"/>
                                  <a:pt x="2" y="829"/>
                                  <a:pt x="5" y="829"/>
                                </a:cubicBezTo>
                                <a:cubicBezTo>
                                  <a:pt x="8" y="829"/>
                                  <a:pt x="11" y="832"/>
                                  <a:pt x="11" y="835"/>
                                </a:cubicBezTo>
                                <a:lnTo>
                                  <a:pt x="11" y="909"/>
                                </a:lnTo>
                                <a:cubicBezTo>
                                  <a:pt x="11" y="912"/>
                                  <a:pt x="8" y="915"/>
                                  <a:pt x="5" y="915"/>
                                </a:cubicBezTo>
                                <a:cubicBezTo>
                                  <a:pt x="2" y="915"/>
                                  <a:pt x="0" y="912"/>
                                  <a:pt x="0" y="909"/>
                                </a:cubicBezTo>
                                <a:close/>
                                <a:moveTo>
                                  <a:pt x="0" y="781"/>
                                </a:moveTo>
                                <a:lnTo>
                                  <a:pt x="0" y="707"/>
                                </a:lnTo>
                                <a:cubicBezTo>
                                  <a:pt x="0" y="704"/>
                                  <a:pt x="2" y="701"/>
                                  <a:pt x="5" y="701"/>
                                </a:cubicBezTo>
                                <a:cubicBezTo>
                                  <a:pt x="8" y="701"/>
                                  <a:pt x="11" y="704"/>
                                  <a:pt x="11" y="707"/>
                                </a:cubicBezTo>
                                <a:lnTo>
                                  <a:pt x="11" y="781"/>
                                </a:lnTo>
                                <a:cubicBezTo>
                                  <a:pt x="11" y="784"/>
                                  <a:pt x="8" y="787"/>
                                  <a:pt x="5" y="787"/>
                                </a:cubicBezTo>
                                <a:cubicBezTo>
                                  <a:pt x="2" y="787"/>
                                  <a:pt x="0" y="784"/>
                                  <a:pt x="0" y="781"/>
                                </a:cubicBezTo>
                                <a:close/>
                                <a:moveTo>
                                  <a:pt x="0" y="653"/>
                                </a:moveTo>
                                <a:lnTo>
                                  <a:pt x="0" y="579"/>
                                </a:lnTo>
                                <a:cubicBezTo>
                                  <a:pt x="0" y="576"/>
                                  <a:pt x="2" y="573"/>
                                  <a:pt x="5" y="573"/>
                                </a:cubicBezTo>
                                <a:cubicBezTo>
                                  <a:pt x="8" y="573"/>
                                  <a:pt x="11" y="576"/>
                                  <a:pt x="11" y="579"/>
                                </a:cubicBezTo>
                                <a:lnTo>
                                  <a:pt x="11" y="653"/>
                                </a:lnTo>
                                <a:cubicBezTo>
                                  <a:pt x="11" y="656"/>
                                  <a:pt x="8" y="659"/>
                                  <a:pt x="5" y="659"/>
                                </a:cubicBezTo>
                                <a:cubicBezTo>
                                  <a:pt x="2" y="659"/>
                                  <a:pt x="0" y="656"/>
                                  <a:pt x="0" y="653"/>
                                </a:cubicBezTo>
                                <a:close/>
                                <a:moveTo>
                                  <a:pt x="0" y="525"/>
                                </a:moveTo>
                                <a:lnTo>
                                  <a:pt x="0" y="451"/>
                                </a:lnTo>
                                <a:cubicBezTo>
                                  <a:pt x="0" y="448"/>
                                  <a:pt x="2" y="445"/>
                                  <a:pt x="5" y="445"/>
                                </a:cubicBezTo>
                                <a:cubicBezTo>
                                  <a:pt x="8" y="445"/>
                                  <a:pt x="11" y="448"/>
                                  <a:pt x="11" y="451"/>
                                </a:cubicBezTo>
                                <a:lnTo>
                                  <a:pt x="11" y="525"/>
                                </a:lnTo>
                                <a:cubicBezTo>
                                  <a:pt x="11" y="528"/>
                                  <a:pt x="8" y="531"/>
                                  <a:pt x="5" y="531"/>
                                </a:cubicBezTo>
                                <a:cubicBezTo>
                                  <a:pt x="2" y="531"/>
                                  <a:pt x="0" y="528"/>
                                  <a:pt x="0" y="525"/>
                                </a:cubicBezTo>
                                <a:close/>
                                <a:moveTo>
                                  <a:pt x="0" y="397"/>
                                </a:moveTo>
                                <a:lnTo>
                                  <a:pt x="0" y="323"/>
                                </a:lnTo>
                                <a:cubicBezTo>
                                  <a:pt x="0" y="320"/>
                                  <a:pt x="2" y="317"/>
                                  <a:pt x="5" y="317"/>
                                </a:cubicBezTo>
                                <a:cubicBezTo>
                                  <a:pt x="8" y="317"/>
                                  <a:pt x="11" y="320"/>
                                  <a:pt x="11" y="323"/>
                                </a:cubicBezTo>
                                <a:lnTo>
                                  <a:pt x="11" y="397"/>
                                </a:lnTo>
                                <a:cubicBezTo>
                                  <a:pt x="11" y="400"/>
                                  <a:pt x="8" y="403"/>
                                  <a:pt x="5" y="403"/>
                                </a:cubicBezTo>
                                <a:cubicBezTo>
                                  <a:pt x="2" y="403"/>
                                  <a:pt x="0" y="400"/>
                                  <a:pt x="0" y="397"/>
                                </a:cubicBezTo>
                                <a:close/>
                                <a:moveTo>
                                  <a:pt x="0" y="269"/>
                                </a:moveTo>
                                <a:lnTo>
                                  <a:pt x="0" y="195"/>
                                </a:lnTo>
                                <a:cubicBezTo>
                                  <a:pt x="0" y="192"/>
                                  <a:pt x="2" y="189"/>
                                  <a:pt x="5" y="189"/>
                                </a:cubicBezTo>
                                <a:cubicBezTo>
                                  <a:pt x="8" y="189"/>
                                  <a:pt x="11" y="192"/>
                                  <a:pt x="11" y="195"/>
                                </a:cubicBezTo>
                                <a:lnTo>
                                  <a:pt x="11" y="269"/>
                                </a:lnTo>
                                <a:cubicBezTo>
                                  <a:pt x="11" y="272"/>
                                  <a:pt x="8" y="275"/>
                                  <a:pt x="5" y="275"/>
                                </a:cubicBezTo>
                                <a:cubicBezTo>
                                  <a:pt x="2" y="275"/>
                                  <a:pt x="0" y="272"/>
                                  <a:pt x="0" y="269"/>
                                </a:cubicBezTo>
                                <a:close/>
                                <a:moveTo>
                                  <a:pt x="0" y="141"/>
                                </a:moveTo>
                                <a:lnTo>
                                  <a:pt x="0" y="67"/>
                                </a:lnTo>
                                <a:cubicBezTo>
                                  <a:pt x="0" y="64"/>
                                  <a:pt x="2" y="61"/>
                                  <a:pt x="5" y="61"/>
                                </a:cubicBezTo>
                                <a:cubicBezTo>
                                  <a:pt x="8" y="61"/>
                                  <a:pt x="11" y="64"/>
                                  <a:pt x="11" y="67"/>
                                </a:cubicBezTo>
                                <a:lnTo>
                                  <a:pt x="11" y="141"/>
                                </a:lnTo>
                                <a:cubicBezTo>
                                  <a:pt x="11" y="144"/>
                                  <a:pt x="8" y="147"/>
                                  <a:pt x="5" y="147"/>
                                </a:cubicBezTo>
                                <a:cubicBezTo>
                                  <a:pt x="2" y="147"/>
                                  <a:pt x="0" y="144"/>
                                  <a:pt x="0" y="141"/>
                                </a:cubicBezTo>
                                <a:close/>
                                <a:moveTo>
                                  <a:pt x="0" y="13"/>
                                </a:moveTo>
                                <a:lnTo>
                                  <a:pt x="0" y="5"/>
                                </a:lnTo>
                                <a:cubicBezTo>
                                  <a:pt x="0" y="2"/>
                                  <a:pt x="2" y="0"/>
                                  <a:pt x="5" y="0"/>
                                </a:cubicBezTo>
                                <a:cubicBezTo>
                                  <a:pt x="8" y="0"/>
                                  <a:pt x="11" y="2"/>
                                  <a:pt x="11" y="5"/>
                                </a:cubicBezTo>
                                <a:lnTo>
                                  <a:pt x="11" y="13"/>
                                </a:lnTo>
                                <a:cubicBezTo>
                                  <a:pt x="11" y="16"/>
                                  <a:pt x="8" y="19"/>
                                  <a:pt x="5" y="19"/>
                                </a:cubicBezTo>
                                <a:cubicBezTo>
                                  <a:pt x="2" y="19"/>
                                  <a:pt x="0" y="16"/>
                                  <a:pt x="0" y="13"/>
                                </a:cubicBezTo>
                                <a:close/>
                              </a:path>
                            </a:pathLst>
                          </a:custGeom>
                          <a:solidFill>
                            <a:srgbClr val="00B050"/>
                          </a:solidFill>
                          <a:ln w="635" cap="flat">
                            <a:solidFill>
                              <a:srgbClr val="00B050"/>
                            </a:solidFill>
                            <a:prstDash val="solid"/>
                            <a:round/>
                            <a:headEnd/>
                            <a:tailEnd/>
                          </a:ln>
                        </wps:spPr>
                        <wps:bodyPr rot="0" vert="horz" wrap="square" lIns="91440" tIns="45720" rIns="91440" bIns="45720" anchor="t" anchorCtr="0" upright="1">
                          <a:noAutofit/>
                        </wps:bodyPr>
                      </wps:wsp>
                      <wps:wsp>
                        <wps:cNvPr id="73" name="Rectangle 68"/>
                        <wps:cNvSpPr>
                          <a:spLocks noChangeArrowheads="1"/>
                        </wps:cNvSpPr>
                        <wps:spPr bwMode="auto">
                          <a:xfrm>
                            <a:off x="964897" y="1609980"/>
                            <a:ext cx="28067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4B54CE" w14:textId="1E388DF4" w:rsidR="00953053" w:rsidRPr="003B57F9" w:rsidRDefault="00953053">
                              <w:pPr>
                                <w:rPr>
                                  <w:b/>
                                  <w:bCs/>
                                </w:rPr>
                              </w:pPr>
                              <w:r w:rsidRPr="003B57F9">
                                <w:rPr>
                                  <w:rFonts w:ascii="Calibri" w:hAnsi="Calibri" w:cs="Calibri"/>
                                  <w:b/>
                                  <w:bCs/>
                                  <w:color w:val="000000"/>
                                </w:rPr>
                                <w:t>T</w:t>
                              </w:r>
                              <w:r w:rsidRPr="003B57F9">
                                <w:rPr>
                                  <w:rFonts w:ascii="Calibri" w:hAnsi="Calibri" w:cs="Calibri"/>
                                  <w:b/>
                                  <w:bCs/>
                                  <w:color w:val="000000"/>
                                  <w:vertAlign w:val="subscript"/>
                                </w:rPr>
                                <w:t>peak</w:t>
                              </w:r>
                            </w:p>
                          </w:txbxContent>
                        </wps:txbx>
                        <wps:bodyPr rot="0" vert="horz" wrap="none" lIns="0" tIns="0" rIns="0" bIns="0" anchor="t" anchorCtr="0">
                          <a:spAutoFit/>
                        </wps:bodyPr>
                      </wps:wsp>
                      <wps:wsp>
                        <wps:cNvPr id="80" name="Rectangle 75"/>
                        <wps:cNvSpPr>
                          <a:spLocks noChangeArrowheads="1"/>
                        </wps:cNvSpPr>
                        <wps:spPr bwMode="auto">
                          <a:xfrm>
                            <a:off x="1561797" y="1961955"/>
                            <a:ext cx="34925" cy="262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04861C" w14:textId="7ED1FF2B" w:rsidR="00953053" w:rsidRDefault="00953053">
                              <w:r>
                                <w:rPr>
                                  <w:rFonts w:ascii="Calibri" w:hAnsi="Calibri" w:cs="Calibri"/>
                                  <w:b/>
                                  <w:bCs/>
                                  <w:color w:val="000000"/>
                                </w:rPr>
                                <w:t xml:space="preserve"> </w:t>
                              </w:r>
                            </w:p>
                          </w:txbxContent>
                        </wps:txbx>
                        <wps:bodyPr rot="0" vert="horz" wrap="none" lIns="0" tIns="0" rIns="0" bIns="0" anchor="t" anchorCtr="0">
                          <a:spAutoFit/>
                        </wps:bodyPr>
                      </wps:wsp>
                    </wpc:wpc>
                  </a:graphicData>
                </a:graphic>
              </wp:inline>
            </w:drawing>
          </mc:Choice>
          <mc:Fallback>
            <w:pict>
              <v:group w14:anchorId="5A31BA06" id="Canvas 82" o:spid="_x0000_s1026" editas="canvas" style="width:576.85pt;height:175.15pt;mso-position-horizontal-relative:char;mso-position-vertical-relative:line" coordsize="73259,22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">
                <v:shape id="_x0000_s1027" type="#_x0000_t75" style="position:absolute;width:73259;height:22244;visibility:visible;mso-wrap-style:square">
                  <v:fill o:detectmouseclick="t"/>
                  <v:path o:connecttype="none"/>
                </v:shape>
                <v:shape id="Freeform 31" o:spid="_x0000_s1028" style="position:absolute;left:9521;top:2417;width:61722;height:12598;visibility:visible;mso-wrap-style:square;v-text-anchor:top" coordsize="9720,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" path="m,l,1984r9720,e" filled="f">
                  <v:stroke endcap="round"/>
                  <v:path arrowok="t" o:connecttype="custom" o:connectlocs="0,0;0,1259840;6172200,1259840" o:connectangles="0,0,0"/>
                </v:shape>
                <v:shape id="Freeform 32" o:spid="_x0000_s1029" style="position:absolute;left:9102;top:2417;width:832;height:419;visibility:visible;mso-wrap-style:square;v-text-anchor:top" coordsize="1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" path="m131,66l66,,,66e" filled="f">
                  <v:stroke endcap="round"/>
                  <v:path arrowok="t" o:connecttype="custom" o:connectlocs="83185,41910;41910,0;0,41910" o:connectangles="0,0,0"/>
                </v:shape>
                <v:shape id="Freeform 33" o:spid="_x0000_s1030" style="position:absolute;left:70831;top:14596;width:412;height:832;visibility:visible;mso-wrap-style:square;v-text-anchor:top" coordsize="65,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" path="m,131l65,66,,e" filled="f">
                  <v:stroke endcap="round"/>
                  <v:path arrowok="t" o:connecttype="custom" o:connectlocs="0,83185;41275,41910;0,0" o:connectangles="0,0,0"/>
                </v:shape>
                <v:line id="Line 34" o:spid="_x0000_s1031" style="position:absolute;visibility:visible;mso-wrap-style:square" from="18519,14114" to="18519,15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">
                  <v:stroke endcap="round"/>
                </v:line>
                <v:line id="Line 35" o:spid="_x0000_s1032" style="position:absolute;visibility:visible;mso-wrap-style:square" from="27517,14114" to="27517,15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">
                  <v:stroke endcap="round"/>
                </v:line>
                <v:line id="Line 36" o:spid="_x0000_s1033" style="position:absolute;visibility:visible;mso-wrap-style:square" from="36509,14114" to="36509,15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">
                  <v:stroke endcap="round"/>
                </v:line>
                <v:line id="Line 37" o:spid="_x0000_s1034" style="position:absolute;visibility:visible;mso-wrap-style:square" from="45507,14114" to="45507,15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">
                  <v:stroke endcap="round"/>
                </v:line>
                <v:line id="Line 38" o:spid="_x0000_s1035" style="position:absolute;visibility:visible;mso-wrap-style:square" from="54511,14114" to="54511,15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">
                  <v:stroke endcap="round"/>
                </v:line>
                <v:line id="Line 39" o:spid="_x0000_s1036" style="position:absolute;visibility:visible;mso-wrap-style:square" from="63509,14114" to="63509,15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">
                  <v:stroke endcap="round"/>
                </v:line>
                <v:rect id="Rectangle 40" o:spid="_x0000_s1037" style="position:absolute;left:18284;top:16105;width:2807;height:27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ZwEwAAAANsAAAAPAAAAZHJzL2Rvd25yZXYueG1sRI/NigIx&#10;EITvC75DaMHbmlGW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KMmcBMAAAADbAAAADwAAAAAA&#10;AAAAAAAAAAAHAgAAZHJzL2Rvd25yZXYueG1sUEsFBgAAAAADAAMAtwAAAPQCAAAAAA==&#10;" filled="f" stroked="f">
                  <v:textbox style="mso-fit-shape-to-text:t" inset="0,0,0,0">
                    <w:txbxContent>
                      <w:p w14:paraId="706D3B78" w14:textId="780D3141" w:rsidR="00953053" w:rsidRDefault="00953053">
                        <w:r>
                          <w:rPr>
                            <w:rFonts w:ascii="Calibri" w:hAnsi="Calibri" w:cs="Calibri"/>
                            <w:color w:val="000000"/>
                          </w:rPr>
                          <w:t>T</w:t>
                        </w:r>
                        <w:r w:rsidRPr="00C31144">
                          <w:rPr>
                            <w:rFonts w:ascii="Calibri" w:hAnsi="Calibri" w:cs="Calibri"/>
                            <w:color w:val="000000"/>
                            <w:vertAlign w:val="subscript"/>
                          </w:rPr>
                          <w:t>cycle</w:t>
                        </w:r>
                      </w:p>
                    </w:txbxContent>
                  </v:textbox>
                </v:rect>
                <v:rect id="Rectangle 41" o:spid="_x0000_s1038" style="position:absolute;left:26895;top:16120;width:775;height:27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wJzwQAAANsAAAAPAAAAZHJzL2Rvd25yZXYueG1sRI/disIw&#10;FITvBd8hHGHvNLXI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NgbAnPBAAAA2wAAAA8AAAAA&#10;AAAAAAAAAAAABwIAAGRycy9kb3ducmV2LnhtbFBLBQYAAAAAAwADALcAAAD1AgAAAAA=&#10;" filled="f" stroked="f">
                  <v:textbox style="mso-fit-shape-to-text:t" inset="0,0,0,0">
                    <w:txbxContent>
                      <w:p w14:paraId="43055C70" w14:textId="08E81A1A" w:rsidR="00953053" w:rsidRDefault="00953053">
                        <w:r>
                          <w:rPr>
                            <w:rFonts w:ascii="Calibri" w:hAnsi="Calibri" w:cs="Calibri"/>
                            <w:color w:val="000000"/>
                          </w:rPr>
                          <w:t>2</w:t>
                        </w:r>
                      </w:p>
                    </w:txbxContent>
                  </v:textbox>
                </v:rect>
                <v:rect id="Rectangle 42" o:spid="_x0000_s1039" style="position:absolute;left:27663;top:16099;width:2807;height:27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" filled="f" stroked="f">
                  <v:textbox style="mso-fit-shape-to-text:t" inset="0,0,0,0">
                    <w:txbxContent>
                      <w:p w14:paraId="4B3E06BA" w14:textId="239D514E" w:rsidR="00953053" w:rsidRDefault="00953053">
                        <w:r>
                          <w:rPr>
                            <w:rFonts w:ascii="Calibri" w:hAnsi="Calibri" w:cs="Calibri"/>
                            <w:color w:val="000000"/>
                          </w:rPr>
                          <w:t>T</w:t>
                        </w:r>
                        <w:r w:rsidRPr="00C31144">
                          <w:rPr>
                            <w:rFonts w:ascii="Calibri" w:hAnsi="Calibri" w:cs="Calibri"/>
                            <w:color w:val="000000"/>
                            <w:vertAlign w:val="subscript"/>
                          </w:rPr>
                          <w:t>cycle</w:t>
                        </w:r>
                      </w:p>
                    </w:txbxContent>
                  </v:textbox>
                </v:rect>
                <v:rect id="Rectangle 43" o:spid="_x0000_s1040" style="position:absolute;left:35893;top:16120;width:775;height:27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j+cwAAAANsAAAAPAAAAZHJzL2Rvd25yZXYueG1sRI/NigIx&#10;EITvC75DaMHbmlFk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OL4/nMAAAADbAAAADwAAAAAA&#10;AAAAAAAAAAAHAgAAZHJzL2Rvd25yZXYueG1sUEsFBgAAAAADAAMAtwAAAPQCAAAAAA==&#10;" filled="f" stroked="f">
                  <v:textbox style="mso-fit-shape-to-text:t" inset="0,0,0,0">
                    <w:txbxContent>
                      <w:p w14:paraId="04B110B6" w14:textId="01F81313" w:rsidR="00953053" w:rsidRDefault="00953053">
                        <w:r>
                          <w:rPr>
                            <w:rFonts w:ascii="Calibri" w:hAnsi="Calibri" w:cs="Calibri"/>
                            <w:color w:val="000000"/>
                          </w:rPr>
                          <w:t>3</w:t>
                        </w:r>
                      </w:p>
                    </w:txbxContent>
                  </v:textbox>
                </v:rect>
                <v:rect id="Rectangle 44" o:spid="_x0000_s1041" style="position:absolute;left:36661;top:16105;width:2807;height:27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KHrwQAAANsAAAAPAAAAZHJzL2Rvd25yZXYueG1sRI/NigIx&#10;EITvgu8QWvCmGUV2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MhsoevBAAAA2wAAAA8AAAAA&#10;AAAAAAAAAAAABwIAAGRycy9kb3ducmV2LnhtbFBLBQYAAAAAAwADALcAAAD1AgAAAAA=&#10;" filled="f" stroked="f">
                  <v:textbox style="mso-fit-shape-to-text:t" inset="0,0,0,0">
                    <w:txbxContent>
                      <w:p w14:paraId="25007E2B" w14:textId="5E844334" w:rsidR="00953053" w:rsidRDefault="00953053">
                        <w:r>
                          <w:rPr>
                            <w:rFonts w:ascii="Calibri" w:hAnsi="Calibri" w:cs="Calibri"/>
                            <w:color w:val="000000"/>
                          </w:rPr>
                          <w:t>T</w:t>
                        </w:r>
                        <w:r w:rsidRPr="00C31144">
                          <w:rPr>
                            <w:rFonts w:ascii="Calibri" w:hAnsi="Calibri" w:cs="Calibri"/>
                            <w:color w:val="000000"/>
                            <w:vertAlign w:val="subscript"/>
                          </w:rPr>
                          <w:t>cylce</w:t>
                        </w:r>
                      </w:p>
                    </w:txbxContent>
                  </v:textbox>
                </v:rect>
                <v:rect id="Rectangle 45" o:spid="_x0000_s1042" style="position:absolute;left:44891;top:16120;width:775;height:27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" filled="f" stroked="f">
                  <v:textbox style="mso-fit-shape-to-text:t" inset="0,0,0,0">
                    <w:txbxContent>
                      <w:p w14:paraId="31A8A976" w14:textId="2814E85A" w:rsidR="00953053" w:rsidRDefault="00953053">
                        <w:r>
                          <w:rPr>
                            <w:rFonts w:ascii="Calibri" w:hAnsi="Calibri" w:cs="Calibri"/>
                            <w:color w:val="000000"/>
                          </w:rPr>
                          <w:t>4</w:t>
                        </w:r>
                      </w:p>
                    </w:txbxContent>
                  </v:textbox>
                </v:rect>
                <v:rect id="Rectangle 46" o:spid="_x0000_s1043" style="position:absolute;left:45659;top:16105;width:2807;height:27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K9CvwAAANsAAAAPAAAAZHJzL2Rvd25yZXYueG1sRE9LasMw&#10;EN0XcgcxhexquYa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DCXK9CvwAAANsAAAAPAAAAAAAA&#10;AAAAAAAAAAcCAABkcnMvZG93bnJldi54bWxQSwUGAAAAAAMAAwC3AAAA8wIAAAAA&#10;" filled="f" stroked="f">
                  <v:textbox style="mso-fit-shape-to-text:t" inset="0,0,0,0">
                    <w:txbxContent>
                      <w:p w14:paraId="45227F24" w14:textId="2855CA87" w:rsidR="00953053" w:rsidRDefault="00953053">
                        <w:r>
                          <w:rPr>
                            <w:rFonts w:ascii="Calibri" w:hAnsi="Calibri" w:cs="Calibri"/>
                            <w:color w:val="000000"/>
                          </w:rPr>
                          <w:t>T</w:t>
                        </w:r>
                        <w:r w:rsidRPr="00C31144">
                          <w:rPr>
                            <w:rFonts w:ascii="Calibri" w:hAnsi="Calibri" w:cs="Calibri"/>
                            <w:color w:val="000000"/>
                            <w:vertAlign w:val="subscript"/>
                          </w:rPr>
                          <w:t>cycle</w:t>
                        </w:r>
                      </w:p>
                    </w:txbxContent>
                  </v:textbox>
                </v:rect>
                <v:rect id="Rectangle 47" o:spid="_x0000_s1044" style="position:absolute;left:53889;top:16120;width:775;height:27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ArZwAAAANsAAAAPAAAAZHJzL2Rvd25yZXYueG1sRI/NigIx&#10;EITvC75DaMHbmlHY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rRAK2cAAAADbAAAADwAAAAAA&#10;AAAAAAAAAAAHAgAAZHJzL2Rvd25yZXYueG1sUEsFBgAAAAADAAMAtwAAAPQCAAAAAA==&#10;" filled="f" stroked="f">
                  <v:textbox style="mso-fit-shape-to-text:t" inset="0,0,0,0">
                    <w:txbxContent>
                      <w:p w14:paraId="13C05BF0" w14:textId="0F8B6EDE" w:rsidR="00953053" w:rsidRDefault="00953053">
                        <w:r>
                          <w:rPr>
                            <w:rFonts w:ascii="Calibri" w:hAnsi="Calibri" w:cs="Calibri"/>
                            <w:color w:val="000000"/>
                          </w:rPr>
                          <w:t>5</w:t>
                        </w:r>
                      </w:p>
                    </w:txbxContent>
                  </v:textbox>
                </v:rect>
                <v:rect id="Rectangle 48" o:spid="_x0000_s1045" style="position:absolute;left:54657;top:16097;width:2807;height:27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pSuwQAAANsAAAAPAAAAZHJzL2Rvd25yZXYueG1sRI/disIw&#10;FITvBd8hHGHvNLXg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F3ClK7BAAAA2wAAAA8AAAAA&#10;AAAAAAAAAAAABwIAAGRycy9kb3ducmV2LnhtbFBLBQYAAAAAAwADALcAAAD1AgAAAAA=&#10;" filled="f" stroked="f">
                  <v:textbox style="mso-fit-shape-to-text:t" inset="0,0,0,0">
                    <w:txbxContent>
                      <w:p w14:paraId="7328F34B" w14:textId="2023D7E9" w:rsidR="00953053" w:rsidRDefault="00953053">
                        <w:r>
                          <w:rPr>
                            <w:rFonts w:ascii="Calibri" w:hAnsi="Calibri" w:cs="Calibri"/>
                            <w:color w:val="000000"/>
                          </w:rPr>
                          <w:t>T</w:t>
                        </w:r>
                        <w:r w:rsidRPr="00C31144">
                          <w:rPr>
                            <w:rFonts w:ascii="Calibri" w:hAnsi="Calibri" w:cs="Calibri"/>
                            <w:color w:val="000000"/>
                            <w:vertAlign w:val="subscript"/>
                          </w:rPr>
                          <w:t>cycle</w:t>
                        </w:r>
                      </w:p>
                    </w:txbxContent>
                  </v:textbox>
                </v:rect>
                <v:rect id="Rectangle 49" o:spid="_x0000_s1046" style="position:absolute;left:62887;top:16120;width:775;height:27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" filled="f" stroked="f">
                  <v:textbox style="mso-fit-shape-to-text:t" inset="0,0,0,0">
                    <w:txbxContent>
                      <w:p w14:paraId="282E0D53" w14:textId="2800150A" w:rsidR="00953053" w:rsidRDefault="00953053">
                        <w:r>
                          <w:rPr>
                            <w:rFonts w:ascii="Calibri" w:hAnsi="Calibri" w:cs="Calibri"/>
                            <w:color w:val="000000"/>
                          </w:rPr>
                          <w:t>6</w:t>
                        </w:r>
                      </w:p>
                    </w:txbxContent>
                  </v:textbox>
                </v:rect>
                <v:rect id="Rectangle 50" o:spid="_x0000_s1047" style="position:absolute;left:63655;top:16105;width:2807;height:27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" filled="f" stroked="f">
                  <v:textbox style="mso-fit-shape-to-text:t" inset="0,0,0,0">
                    <w:txbxContent>
                      <w:p w14:paraId="2633E57E" w14:textId="6C7D4FF6" w:rsidR="00953053" w:rsidRDefault="00953053">
                        <w:r>
                          <w:rPr>
                            <w:rFonts w:ascii="Calibri" w:hAnsi="Calibri" w:cs="Calibri"/>
                            <w:color w:val="000000"/>
                          </w:rPr>
                          <w:t>T</w:t>
                        </w:r>
                        <w:r w:rsidRPr="00C31144">
                          <w:rPr>
                            <w:rFonts w:ascii="Calibri" w:hAnsi="Calibri" w:cs="Calibri"/>
                            <w:color w:val="000000"/>
                            <w:vertAlign w:val="subscript"/>
                          </w:rPr>
                          <w:t>cycle</w:t>
                        </w:r>
                      </w:p>
                    </w:txbxContent>
                  </v:textbox>
                </v:rect>
                <v:rect id="Rectangle 51" o:spid="_x0000_s1048" style="position:absolute;top:3259;width:9379;height:27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wzawAAAANsAAAAPAAAAZHJzL2Rvd25yZXYueG1sRI/NigIx&#10;EITvC75DaMHbmlFw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0isM2sAAAADbAAAADwAAAAAA&#10;AAAAAAAAAAAHAgAAZHJzL2Rvd25yZXYueG1sUEsFBgAAAAADAAMAtwAAAPQCAAAAAA==&#10;" filled="f" stroked="f">
                  <v:textbox style="mso-fit-shape-to-text:t" inset="0,0,0,0">
                    <w:txbxContent>
                      <w:p w14:paraId="5E3EEB2A" w14:textId="731A0034" w:rsidR="00953053" w:rsidRDefault="00953053">
                        <w:r>
                          <w:rPr>
                            <w:rFonts w:ascii="Calibri" w:hAnsi="Calibri" w:cs="Calibri"/>
                            <w:color w:val="000000"/>
                          </w:rPr>
                          <w:t>Transient/Peak</w:t>
                        </w:r>
                      </w:p>
                    </w:txbxContent>
                  </v:textbox>
                </v:rect>
                <v:shape id="Freeform 52" o:spid="_x0000_s1049" style="position:absolute;left:7921;top:5090;width:62814;height:57;visibility:visible;mso-wrap-style:square;v-text-anchor:top" coordsize="1055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" path="m5,l80,v2,,5,2,5,5c85,8,82,10,80,10l5,10c2,10,,8,,5,,2,2,,5,xm133,r75,c210,,213,2,213,5v,3,-3,5,-5,5l133,10v-3,,-5,-2,-5,-5c128,2,130,,133,xm261,r75,c338,,341,2,341,5v,3,-3,5,-5,5l261,10v-3,,-5,-2,-5,-5c256,2,258,,261,xm389,r75,c466,,469,2,469,5v,3,-3,5,-5,5l389,10v-3,,-5,-2,-5,-5c384,2,386,,389,xm517,r75,c594,,597,2,597,5v,3,-3,5,-5,5l517,10v-3,,-5,-2,-5,-5c512,2,514,,517,xm645,r75,c722,,725,2,725,5v,3,-3,5,-5,5l645,10v-3,,-5,-2,-5,-5c640,2,642,,645,xm773,r75,c850,,853,2,853,5v,3,-3,5,-5,5l773,10v-3,,-5,-2,-5,-5c768,2,770,,773,xm901,r75,c978,,981,2,981,5v,3,-3,5,-5,5l901,10v-3,,-5,-2,-5,-5c896,2,898,,901,xm1029,r75,c1106,,1109,2,1109,5v,3,-3,5,-5,5l1029,10v-3,,-5,-2,-5,-5c1024,2,1026,,1029,xm1157,r75,c1234,,1237,2,1237,5v,3,-3,5,-5,5l1157,10v-3,,-5,-2,-5,-5c1152,2,1154,,1157,xm1285,r75,c1362,,1365,2,1365,5v,3,-3,5,-5,5l1285,10v-3,,-5,-2,-5,-5c1280,2,1282,,1285,xm1413,r75,c1490,,1493,2,1493,5v,3,-3,5,-5,5l1413,10v-3,,-5,-2,-5,-5c1408,2,1410,,1413,xm1541,r75,c1618,,1621,2,1621,5v,3,-3,5,-5,5l1541,10v-3,,-5,-2,-5,-5c1536,2,1538,,1541,xm1669,r75,c1746,,1749,2,1749,5v,3,-3,5,-5,5l1669,10v-3,,-5,-2,-5,-5c1664,2,1666,,1669,xm1797,r75,c1874,,1877,2,1877,5v,3,-3,5,-5,5l1797,10v-3,,-5,-2,-5,-5c1792,2,1794,,1797,xm1925,r75,c2002,,2005,2,2005,5v,3,-3,5,-5,5l1925,10v-3,,-5,-2,-5,-5c1920,2,1922,,1925,xm2053,r75,c2130,,2133,2,2133,5v,3,-3,5,-5,5l2053,10v-3,,-5,-2,-5,-5c2048,2,2050,,2053,xm2181,r75,c2258,,2261,2,2261,5v,3,-3,5,-5,5l2181,10v-3,,-5,-2,-5,-5c2176,2,2178,,2181,xm2309,r75,c2386,,2389,2,2389,5v,3,-3,5,-5,5l2309,10v-3,,-5,-2,-5,-5c2304,2,2306,,2309,xm2437,r75,c2514,,2517,2,2517,5v,3,-3,5,-5,5l2437,10v-3,,-5,-2,-5,-5c2432,2,2434,,2437,xm2565,r75,c2642,,2645,2,2645,5v,3,-3,5,-5,5l2565,10v-3,,-5,-2,-5,-5c2560,2,2562,,2565,xm2693,r75,c2770,,2773,2,2773,5v,3,-3,5,-5,5l2693,10v-3,,-5,-2,-5,-5c2688,2,2690,,2693,xm2821,r75,c2898,,2901,2,2901,5v,3,-3,5,-5,5l2821,10v-3,,-5,-2,-5,-5c2816,2,2818,,2821,xm2949,r75,c3026,,3029,2,3029,5v,3,-3,5,-5,5l2949,10v-3,,-5,-2,-5,-5c2944,2,2946,,2949,xm3077,r75,c3154,,3157,2,3157,5v,3,-3,5,-5,5l3077,10v-3,,-5,-2,-5,-5c3072,2,3074,,3077,xm3205,r75,c3282,,3285,2,3285,5v,3,-3,5,-5,5l3205,10v-3,,-5,-2,-5,-5c3200,2,3202,,3205,xm3333,r75,c3410,,3413,2,3413,5v,3,-3,5,-5,5l3333,10v-3,,-5,-2,-5,-5c3328,2,3330,,3333,xm3461,r75,c3538,,3541,2,3541,5v,3,-3,5,-5,5l3461,10v-3,,-5,-2,-5,-5c3456,2,3458,,3461,xm3589,r75,c3666,,3669,2,3669,5v,3,-3,5,-5,5l3589,10v-3,,-5,-2,-5,-5c3584,2,3586,,3589,xm3717,r75,c3794,,3797,2,3797,5v,3,-3,5,-5,5l3717,10v-3,,-5,-2,-5,-5c3712,2,3714,,3717,xm3845,r75,c3922,,3925,2,3925,5v,3,-3,5,-5,5l3845,10v-3,,-5,-2,-5,-5c3840,2,3842,,3845,xm3973,r75,c4050,,4053,2,4053,5v,3,-3,5,-5,5l3973,10v-3,,-5,-2,-5,-5c3968,2,3970,,3973,xm4101,r75,c4178,,4181,2,4181,5v,3,-3,5,-5,5l4101,10v-3,,-5,-2,-5,-5c4096,2,4098,,4101,xm4229,r75,c4306,,4309,2,4309,5v,3,-3,5,-5,5l4229,10v-3,,-5,-2,-5,-5c4224,2,4226,,4229,xm4357,r75,c4434,,4437,2,4437,5v,3,-3,5,-5,5l4357,10v-3,,-5,-2,-5,-5c4352,2,4354,,4357,xm4485,r75,c4562,,4565,2,4565,5v,3,-3,5,-5,5l4485,10v-3,,-5,-2,-5,-5c4480,2,4482,,4485,xm4613,r75,c4690,,4693,2,4693,5v,3,-3,5,-5,5l4613,10v-3,,-5,-2,-5,-5c4608,2,4610,,4613,xm4741,r75,c4818,,4821,2,4821,5v,3,-3,5,-5,5l4741,10v-3,,-5,-2,-5,-5c4736,2,4738,,4741,xm4869,r75,c4946,,4949,2,4949,5v,3,-3,5,-5,5l4869,10v-3,,-5,-2,-5,-5c4864,2,4866,,4869,xm4997,r75,c5074,,5077,2,5077,5v,3,-3,5,-5,5l4997,10v-3,,-5,-2,-5,-5c4992,2,4994,,4997,xm5125,r75,c5202,,5205,2,5205,5v,3,-3,5,-5,5l5125,10v-3,,-5,-2,-5,-5c5120,2,5122,,5125,xm5253,r75,c5330,,5333,2,5333,5v,3,-3,5,-5,5l5253,10v-3,,-5,-2,-5,-5c5248,2,5250,,5253,xm5381,r75,c5458,,5461,2,5461,5v,3,-3,5,-5,5l5381,10v-3,,-5,-2,-5,-5c5376,2,5378,,5381,xm5509,r75,c5586,,5589,2,5589,5v,3,-3,5,-5,5l5509,10v-3,,-5,-2,-5,-5c5504,2,5506,,5509,xm5637,r75,c5714,,5717,2,5717,5v,3,-3,5,-5,5l5637,10v-3,,-5,-2,-5,-5c5632,2,5634,,5637,xm5765,r75,c5842,,5845,2,5845,5v,3,-3,5,-5,5l5765,10v-3,,-5,-2,-5,-5c5760,2,5762,,5765,xm5893,r75,c5970,,5973,2,5973,5v,3,-3,5,-5,5l5893,10v-3,,-5,-2,-5,-5c5888,2,5890,,5893,xm6021,r75,c6098,,6101,2,6101,5v,3,-3,5,-5,5l6021,10v-3,,-5,-2,-5,-5c6016,2,6018,,6021,xm6149,r75,c6226,,6229,2,6229,5v,3,-3,5,-5,5l6149,10v-3,,-5,-2,-5,-5c6144,2,6146,,6149,xm6277,r75,c6354,,6357,2,6357,5v,3,-3,5,-5,5l6277,10v-3,,-5,-2,-5,-5c6272,2,6274,,6277,xm6405,r75,c6482,,6485,2,6485,5v,3,-3,5,-5,5l6405,10v-3,,-5,-2,-5,-5c6400,2,6402,,6405,xm6533,r75,c6610,,6613,2,6613,5v,3,-3,5,-5,5l6533,10v-3,,-5,-2,-5,-5c6528,2,6530,,6533,xm6661,r75,c6738,,6741,2,6741,5v,3,-3,5,-5,5l6661,10v-3,,-5,-2,-5,-5c6656,2,6658,,6661,xm6789,r75,c6866,,6869,2,6869,5v,3,-3,5,-5,5l6789,10v-3,,-5,-2,-5,-5c6784,2,6786,,6789,xm6917,r75,c6994,,6997,2,6997,5v,3,-3,5,-5,5l6917,10v-3,,-5,-2,-5,-5c6912,2,6914,,6917,xm7045,r75,c7122,,7125,2,7125,5v,3,-3,5,-5,5l7045,10v-3,,-5,-2,-5,-5c7040,2,7042,,7045,xm7173,r75,c7250,,7253,2,7253,5v,3,-3,5,-5,5l7173,10v-3,,-5,-2,-5,-5c7168,2,7170,,7173,xm7301,r75,c7378,,7381,2,7381,5v,3,-3,5,-5,5l7301,10v-3,,-5,-2,-5,-5c7296,2,7298,,7301,xm7429,r75,c7506,,7509,2,7509,5v,3,-3,5,-5,5l7429,10v-3,,-5,-2,-5,-5c7424,2,7426,,7429,xm7557,r75,c7634,,7637,2,7637,5v,3,-3,5,-5,5l7557,10v-3,,-5,-2,-5,-5c7552,2,7554,,7557,xm7685,r75,c7762,,7765,2,7765,5v,3,-3,5,-5,5l7685,10v-3,,-5,-2,-5,-5c7680,2,7682,,7685,xm7813,r75,c7890,,7893,2,7893,5v,3,-3,5,-5,5l7813,10v-3,,-5,-2,-5,-5c7808,2,7810,,7813,xm7941,r75,c8018,,8021,2,8021,5v,3,-3,5,-5,5l7941,10v-3,,-5,-2,-5,-5c7936,2,7938,,7941,xm8069,r75,c8146,,8149,2,8149,5v,3,-3,5,-5,5l8069,10v-3,,-5,-2,-5,-5c8064,2,8066,,8069,xm8197,r75,c8274,,8277,2,8277,5v,3,-3,5,-5,5l8197,10v-3,,-5,-2,-5,-5c8192,2,8194,,8197,xm8325,r75,c8402,,8405,2,8405,5v,3,-3,5,-5,5l8325,10v-3,,-5,-2,-5,-5c8320,2,8322,,8325,xm8453,r75,c8530,,8533,2,8533,5v,3,-3,5,-5,5l8453,10v-3,,-5,-2,-5,-5c8448,2,8450,,8453,xm8581,r75,c8658,,8661,2,8661,5v,3,-3,5,-5,5l8581,10v-3,,-5,-2,-5,-5c8576,2,8578,,8581,xm8709,r75,c8786,,8789,2,8789,5v,3,-3,5,-5,5l8709,10v-3,,-5,-2,-5,-5c8704,2,8706,,8709,xm8837,r75,c8914,,8917,2,8917,5v,3,-3,5,-5,5l8837,10v-3,,-5,-2,-5,-5c8832,2,8834,,8837,xm8965,r75,c9042,,9045,2,9045,5v,3,-3,5,-5,5l8965,10v-3,,-5,-2,-5,-5c8960,2,8962,,8965,xm9093,r75,c9170,,9173,2,9173,5v,3,-3,5,-5,5l9093,10v-3,,-5,-2,-5,-5c9088,2,9090,,9093,xm9221,r75,c9298,,9301,2,9301,5v,3,-3,5,-5,5l9221,10v-3,,-5,-2,-5,-5c9216,2,9218,,9221,xm9349,r75,c9426,,9429,2,9429,5v,3,-3,5,-5,5l9349,10v-3,,-5,-2,-5,-5c9344,2,9346,,9349,xm9477,r75,c9554,,9557,2,9557,5v,3,-3,5,-5,5l9477,10v-3,,-5,-2,-5,-5c9472,2,9474,,9477,xm9605,r75,c9682,,9685,2,9685,5v,3,-3,5,-5,5l9605,10v-3,,-5,-2,-5,-5c9600,2,9602,,9605,xm9733,r75,c9810,,9813,2,9813,5v,3,-3,5,-5,5l9733,10v-3,,-5,-2,-5,-5c9728,2,9730,,9733,xm9861,r75,c9938,,9941,2,9941,5v,3,-3,5,-5,5l9861,10v-3,,-5,-2,-5,-5c9856,2,9858,,9861,xm9989,r75,c10066,,10069,2,10069,5v,3,-3,5,-5,5l9989,10v-3,,-5,-2,-5,-5c9984,2,9986,,9989,xm10117,r75,c10194,,10197,2,10197,5v,3,-3,5,-5,5l10117,10v-3,,-5,-2,-5,-5c10112,2,10114,,10117,xm10245,r75,c10322,,10325,2,10325,5v,3,-3,5,-5,5l10245,10v-3,,-5,-2,-5,-5c10240,2,10242,,10245,xm10373,r75,c10450,,10453,2,10453,5v,3,-3,5,-5,5l10373,10v-3,,-5,-2,-5,-5c10368,2,10370,,10373,xm10501,r48,c10552,,10555,2,10555,5v,3,-3,5,-6,5l10501,10v-3,,-5,-2,-5,-5c10496,2,10498,,10501,xe" fillcolor="red" strokecolor="red" strokeweight=".05pt">
                  <v:path arrowok="t" o:connecttype="custom" o:connectlocs="126759,2858;152349,2858;352307,0;383848,5715;536197,0;657005,5715;688546,0;888504,2858;914094,2858;1114052,0;1145593,5715;1297942,0;1418750,5715;1450291,0;1650249,2858;1675839,2858;1875797,0;1907338,5715;2059687,0;2180495,5715;2212036,0;2411994,2858;2437584,2858;2637542,0;2669083,5715;2821432,0;2942240,5715;2973781,0;3173739,2858;3199329,2858;3399287,0;3430828,5715;3583177,0;3703985,5715;3735526,0;3935484,2858;3961074,2858;4161032,0;4192573,5715;4344922,0;4465730,5715;4497271,0;4697229,2858;4722818,2858;4922777,0;4954318,5715;5106667,0;5227474,5715;5259015,0;5458974,2858;5484563,2858;5684521,0;5716062,5715;5868411,0;5989219,5715;6020760,0;6220718,2858;6246308,2858" o:connectangles="0,0,0,0,0,0,0,0,0,0,0,0,0,0,0,0,0,0,0,0,0,0,0,0,0,0,0,0,0,0,0,0,0,0,0,0,0,0,0,0,0,0,0,0,0,0,0,0,0,0,0,0,0,0,0,0,0,0"/>
                  <o:lock v:ext="edit" verticies="t"/>
                </v:shape>
                <v:shape id="Freeform 53" o:spid="_x0000_s1050" style="position:absolute;left:9521;top:5122;width:8998;height:8096;visibility:visible;mso-wrap-style:square;v-text-anchor:top" coordsize="1417,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" path="m,l283,r,1275l1417,1275,1417,e" filled="f">
                  <v:stroke endcap="round"/>
                  <v:path arrowok="t" o:connecttype="custom" o:connectlocs="0,0;179705,0;179705,809625;899795,809625;899795,0" o:connectangles="0,0,0,0,0"/>
                </v:shape>
                <v:shape id="Freeform 54" o:spid="_x0000_s1051" style="position:absolute;left:18519;top:5122;width:8998;height:8096;visibility:visible;mso-wrap-style:square;v-text-anchor:top" coordsize="1417,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" path="m,l283,r,1275l1417,1275,1417,e" filled="f">
                  <v:stroke endcap="round"/>
                  <v:path arrowok="t" o:connecttype="custom" o:connectlocs="0,0;179705,0;179705,809625;899795,809625;899795,0" o:connectangles="0,0,0,0,0"/>
                </v:shape>
                <v:shape id="Freeform 55" o:spid="_x0000_s1052" style="position:absolute;left:27517;top:5122;width:8992;height:8096;visibility:visible;mso-wrap-style:square;v-text-anchor:top" coordsize="1416,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" path="m,l283,r,1275l1416,1275,1416,e" filled="f">
                  <v:stroke endcap="round"/>
                  <v:path arrowok="t" o:connecttype="custom" o:connectlocs="0,0;179705,0;179705,809625;899160,809625;899160,0" o:connectangles="0,0,0,0,0"/>
                </v:shape>
                <v:shape id="Freeform 56" o:spid="_x0000_s1053" style="position:absolute;left:36509;top:5122;width:8998;height:8096;visibility:visible;mso-wrap-style:square;v-text-anchor:top" coordsize="1417,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" path="m,l284,r,1275l1417,1275,1417,e" filled="f">
                  <v:stroke endcap="round"/>
                  <v:path arrowok="t" o:connecttype="custom" o:connectlocs="0,0;180340,0;180340,809625;899795,809625;899795,0" o:connectangles="0,0,0,0,0"/>
                </v:shape>
                <v:shape id="Freeform 57" o:spid="_x0000_s1054" style="position:absolute;left:45507;top:5122;width:9004;height:8096;visibility:visible;mso-wrap-style:square;v-text-anchor:top" coordsize="1418,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" path="m,l284,r,1275l1418,1275,1418,e" filled="f">
                  <v:stroke endcap="round"/>
                  <v:path arrowok="t" o:connecttype="custom" o:connectlocs="0,0;180340,0;180340,809625;900430,809625;900430,0" o:connectangles="0,0,0,0,0"/>
                </v:shape>
                <v:shape id="Freeform 58" o:spid="_x0000_s1055" style="position:absolute;left:54511;top:5122;width:8998;height:8096;visibility:visible;mso-wrap-style:square;v-text-anchor:top" coordsize="1417,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" path="m,l283,r,1275l1417,1275,1417,e" filled="f">
                  <v:stroke endcap="round"/>
                  <v:path arrowok="t" o:connecttype="custom" o:connectlocs="0,0;179705,0;179705,809625;899795,809625;899795,0" o:connectangles="0,0,0,0,0"/>
                </v:shape>
                <v:shape id="Freeform 59" o:spid="_x0000_s1056" style="position:absolute;left:63509;top:5122;width:7195;height:8096;visibility:visible;mso-wrap-style:square;v-text-anchor:top" coordsize="1133,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" path="m,l283,r,1275l1133,1275e" filled="f">
                  <v:stroke endcap="round"/>
                  <v:path arrowok="t" o:connecttype="custom" o:connectlocs="0,0;179705,0;179705,809625;719455,809625" o:connectangles="0,0,0,0"/>
                </v:shape>
                <v:shape id="Freeform 60" o:spid="_x0000_s1057" style="position:absolute;left:7921;top:13180;width:62814;height:70;visibility:visible;mso-wrap-style:square;v-text-anchor:top" coordsize="1055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" path="m5,l80,v2,,5,3,5,6c85,9,82,11,80,11l5,11c2,11,,9,,6,,3,2,,5,xm133,r75,c210,,213,3,213,6v,3,-3,5,-5,5l133,11v-3,,-5,-2,-5,-5c128,3,130,,133,xm261,r75,c338,,341,3,341,6v,3,-3,5,-5,5l261,11v-3,,-5,-2,-5,-5c256,3,258,,261,xm389,r75,c466,,469,3,469,6v,3,-3,5,-5,5l389,11v-3,,-5,-2,-5,-5c384,3,386,,389,xm517,r75,c594,,597,3,597,6v,3,-3,5,-5,5l517,11v-3,,-5,-2,-5,-5c512,3,514,,517,xm645,r75,c722,,725,3,725,6v,3,-3,5,-5,5l645,11v-3,,-5,-2,-5,-5c640,3,642,,645,xm773,r75,c850,,853,3,853,6v,3,-3,5,-5,5l773,11v-3,,-5,-2,-5,-5c768,3,770,,773,xm901,r75,c978,,981,3,981,6v,3,-3,5,-5,5l901,11v-3,,-5,-2,-5,-5c896,3,898,,901,xm1029,r75,c1106,,1109,3,1109,6v,3,-3,5,-5,5l1029,11v-3,,-5,-2,-5,-5c1024,3,1026,,1029,xm1157,r75,c1234,,1237,3,1237,6v,3,-3,5,-5,5l1157,11v-3,,-5,-2,-5,-5c1152,3,1154,,1157,xm1285,r75,c1362,,1365,3,1365,6v,3,-3,5,-5,5l1285,11v-3,,-5,-2,-5,-5c1280,3,1282,,1285,xm1413,r75,c1490,,1493,3,1493,6v,3,-3,5,-5,5l1413,11v-3,,-5,-2,-5,-5c1408,3,1410,,1413,xm1541,r75,c1618,,1621,3,1621,6v,3,-3,5,-5,5l1541,11v-3,,-5,-2,-5,-5c1536,3,1538,,1541,xm1669,r75,c1746,,1749,3,1749,6v,3,-3,5,-5,5l1669,11v-3,,-5,-2,-5,-5c1664,3,1666,,1669,xm1797,r75,c1874,,1877,3,1877,6v,3,-3,5,-5,5l1797,11v-3,,-5,-2,-5,-5c1792,3,1794,,1797,xm1925,r75,c2002,,2005,3,2005,6v,3,-3,5,-5,5l1925,11v-3,,-5,-2,-5,-5c1920,3,1922,,1925,xm2053,r75,c2130,,2133,3,2133,6v,3,-3,5,-5,5l2053,11v-3,,-5,-2,-5,-5c2048,3,2050,,2053,xm2181,r75,c2258,,2261,3,2261,6v,3,-3,5,-5,5l2181,11v-3,,-5,-2,-5,-5c2176,3,2178,,2181,xm2309,r75,c2386,,2389,3,2389,6v,3,-3,5,-5,5l2309,11v-3,,-5,-2,-5,-5c2304,3,2306,,2309,xm2437,r75,c2514,,2517,3,2517,6v,3,-3,5,-5,5l2437,11v-3,,-5,-2,-5,-5c2432,3,2434,,2437,xm2565,r75,c2642,,2645,3,2645,6v,3,-3,5,-5,5l2565,11v-3,,-5,-2,-5,-5c2560,3,2562,,2565,xm2693,r75,c2770,,2773,3,2773,6v,3,-3,5,-5,5l2693,11v-3,,-5,-2,-5,-5c2688,3,2690,,2693,xm2821,r75,c2898,,2901,3,2901,6v,3,-3,5,-5,5l2821,11v-3,,-5,-2,-5,-5c2816,3,2818,,2821,xm2949,r75,c3026,,3029,3,3029,6v,3,-3,5,-5,5l2949,11v-3,,-5,-2,-5,-5c2944,3,2946,,2949,xm3077,r75,c3154,,3157,3,3157,6v,3,-3,5,-5,5l3077,11v-3,,-5,-2,-5,-5c3072,3,3074,,3077,xm3205,r75,c3282,,3285,3,3285,6v,3,-3,5,-5,5l3205,11v-3,,-5,-2,-5,-5c3200,3,3202,,3205,xm3333,r75,c3410,,3413,3,3413,6v,3,-3,5,-5,5l3333,11v-3,,-5,-2,-5,-5c3328,3,3330,,3333,xm3461,r75,c3538,,3541,3,3541,6v,3,-3,5,-5,5l3461,11v-3,,-5,-2,-5,-5c3456,3,3458,,3461,xm3589,r75,c3666,,3669,3,3669,6v,3,-3,5,-5,5l3589,11v-3,,-5,-2,-5,-5c3584,3,3586,,3589,xm3717,r75,c3794,,3797,3,3797,6v,3,-3,5,-5,5l3717,11v-3,,-5,-2,-5,-5c3712,3,3714,,3717,xm3845,r75,c3922,,3925,3,3925,6v,3,-3,5,-5,5l3845,11v-3,,-5,-2,-5,-5c3840,3,3842,,3845,xm3973,r75,c4050,,4053,3,4053,6v,3,-3,5,-5,5l3973,11v-3,,-5,-2,-5,-5c3968,3,3970,,3973,xm4101,r75,c4178,,4181,3,4181,6v,3,-3,5,-5,5l4101,11v-3,,-5,-2,-5,-5c4096,3,4098,,4101,xm4229,r75,c4306,,4309,3,4309,6v,3,-3,5,-5,5l4229,11v-3,,-5,-2,-5,-5c4224,3,4226,,4229,xm4357,r75,c4434,,4437,3,4437,6v,3,-3,5,-5,5l4357,11v-3,,-5,-2,-5,-5c4352,3,4354,,4357,xm4485,r75,c4562,,4565,3,4565,6v,3,-3,5,-5,5l4485,11v-3,,-5,-2,-5,-5c4480,3,4482,,4485,xm4613,r75,c4690,,4693,3,4693,6v,3,-3,5,-5,5l4613,11v-3,,-5,-2,-5,-5c4608,3,4610,,4613,xm4741,r75,c4818,,4821,3,4821,6v,3,-3,5,-5,5l4741,11v-3,,-5,-2,-5,-5c4736,3,4738,,4741,xm4869,r75,c4946,,4949,3,4949,6v,3,-3,5,-5,5l4869,11v-3,,-5,-2,-5,-5c4864,3,4866,,4869,xm4997,r75,c5074,,5077,3,5077,6v,3,-3,5,-5,5l4997,11v-3,,-5,-2,-5,-5c4992,3,4994,,4997,xm5125,r75,c5202,,5205,3,5205,6v,3,-3,5,-5,5l5125,11v-3,,-5,-2,-5,-5c5120,3,5122,,5125,xm5253,r75,c5330,,5333,3,5333,6v,3,-3,5,-5,5l5253,11v-3,,-5,-2,-5,-5c5248,3,5250,,5253,xm5381,r75,c5458,,5461,3,5461,6v,3,-3,5,-5,5l5381,11v-3,,-5,-2,-5,-5c5376,3,5378,,5381,xm5509,r75,c5586,,5589,3,5589,6v,3,-3,5,-5,5l5509,11v-3,,-5,-2,-5,-5c5504,3,5506,,5509,xm5637,r75,c5714,,5717,3,5717,6v,3,-3,5,-5,5l5637,11v-3,,-5,-2,-5,-5c5632,3,5634,,5637,xm5765,r75,c5842,,5845,3,5845,6v,3,-3,5,-5,5l5765,11v-3,,-5,-2,-5,-5c5760,3,5762,,5765,xm5893,r75,c5970,,5973,3,5973,6v,3,-3,5,-5,5l5893,11v-3,,-5,-2,-5,-5c5888,3,5890,,5893,xm6021,r75,c6098,,6101,3,6101,6v,3,-3,5,-5,5l6021,11v-3,,-5,-2,-5,-5c6016,3,6018,,6021,xm6149,r75,c6226,,6229,3,6229,6v,3,-3,5,-5,5l6149,11v-3,,-5,-2,-5,-5c6144,3,6146,,6149,xm6277,r75,c6354,,6357,3,6357,6v,3,-3,5,-5,5l6277,11v-3,,-5,-2,-5,-5c6272,3,6274,,6277,xm6405,r75,c6482,,6485,3,6485,6v,3,-3,5,-5,5l6405,11v-3,,-5,-2,-5,-5c6400,3,6402,,6405,xm6533,r75,c6610,,6613,3,6613,6v,3,-3,5,-5,5l6533,11v-3,,-5,-2,-5,-5c6528,3,6530,,6533,xm6661,r75,c6738,,6741,3,6741,6v,3,-3,5,-5,5l6661,11v-3,,-5,-2,-5,-5c6656,3,6658,,6661,xm6789,r75,c6866,,6869,3,6869,6v,3,-3,5,-5,5l6789,11v-3,,-5,-2,-5,-5c6784,3,6786,,6789,xm6917,r75,c6994,,6997,3,6997,6v,3,-3,5,-5,5l6917,11v-3,,-5,-2,-5,-5c6912,3,6914,,6917,xm7045,r75,c7122,,7125,3,7125,6v,3,-3,5,-5,5l7045,11v-3,,-5,-2,-5,-5c7040,3,7042,,7045,xm7173,r75,c7250,,7253,3,7253,6v,3,-3,5,-5,5l7173,11v-3,,-5,-2,-5,-5c7168,3,7170,,7173,xm7301,r75,c7378,,7381,3,7381,6v,3,-3,5,-5,5l7301,11v-3,,-5,-2,-5,-5c7296,3,7298,,7301,xm7429,r75,c7506,,7509,3,7509,6v,3,-3,5,-5,5l7429,11v-3,,-5,-2,-5,-5c7424,3,7426,,7429,xm7557,r75,c7634,,7637,3,7637,6v,3,-3,5,-5,5l7557,11v-3,,-5,-2,-5,-5c7552,3,7554,,7557,xm7685,r75,c7762,,7765,3,7765,6v,3,-3,5,-5,5l7685,11v-3,,-5,-2,-5,-5c7680,3,7682,,7685,xm7813,r75,c7890,,7893,3,7893,6v,3,-3,5,-5,5l7813,11v-3,,-5,-2,-5,-5c7808,3,7810,,7813,xm7941,r75,c8018,,8021,3,8021,6v,3,-3,5,-5,5l7941,11v-3,,-5,-2,-5,-5c7936,3,7938,,7941,xm8069,r75,c8146,,8149,3,8149,6v,3,-3,5,-5,5l8069,11v-3,,-5,-2,-5,-5c8064,3,8066,,8069,xm8197,r75,c8274,,8277,3,8277,6v,3,-3,5,-5,5l8197,11v-3,,-5,-2,-5,-5c8192,3,8194,,8197,xm8325,r75,c8402,,8405,3,8405,6v,3,-3,5,-5,5l8325,11v-3,,-5,-2,-5,-5c8320,3,8322,,8325,xm8453,r75,c8530,,8533,3,8533,6v,3,-3,5,-5,5l8453,11v-3,,-5,-2,-5,-5c8448,3,8450,,8453,xm8581,r75,c8658,,8661,3,8661,6v,3,-3,5,-5,5l8581,11v-3,,-5,-2,-5,-5c8576,3,8578,,8581,xm8709,r75,c8786,,8789,3,8789,6v,3,-3,5,-5,5l8709,11v-3,,-5,-2,-5,-5c8704,3,8706,,8709,xm8837,r75,c8914,,8917,3,8917,6v,3,-3,5,-5,5l8837,11v-3,,-5,-2,-5,-5c8832,3,8834,,8837,xm8965,r75,c9042,,9045,3,9045,6v,3,-3,5,-5,5l8965,11v-3,,-5,-2,-5,-5c8960,3,8962,,8965,xm9093,r75,c9170,,9173,3,9173,6v,3,-3,5,-5,5l9093,11v-3,,-5,-2,-5,-5c9088,3,9090,,9093,xm9221,r75,c9298,,9301,3,9301,6v,3,-3,5,-5,5l9221,11v-3,,-5,-2,-5,-5c9216,3,9218,,9221,xm9349,r75,c9426,,9429,3,9429,6v,3,-3,5,-5,5l9349,11v-3,,-5,-2,-5,-5c9344,3,9346,,9349,xm9477,r75,c9554,,9557,3,9557,6v,3,-3,5,-5,5l9477,11v-3,,-5,-2,-5,-5c9472,3,9474,,9477,xm9605,r75,c9682,,9685,3,9685,6v,3,-3,5,-5,5l9605,11v-3,,-5,-2,-5,-5c9600,3,9602,,9605,xm9733,r75,c9810,,9813,3,9813,6v,3,-3,5,-5,5l9733,11v-3,,-5,-2,-5,-5c9728,3,9730,,9733,xm9861,r75,c9938,,9941,3,9941,6v,3,-3,5,-5,5l9861,11v-3,,-5,-2,-5,-5c9856,3,9858,,9861,xm9989,r75,c10066,,10069,3,10069,6v,3,-3,5,-5,5l9989,11v-3,,-5,-2,-5,-5c9984,3,9986,,9989,xm10117,r75,c10194,,10197,3,10197,6v,3,-3,5,-5,5l10117,11v-3,,-5,-2,-5,-5c10112,3,10114,,10117,xm10245,r75,c10322,,10325,3,10325,6v,3,-3,5,-5,5l10245,11v-3,,-5,-2,-5,-5c10240,3,10242,,10245,xm10373,r75,c10450,,10453,3,10453,6v,3,-3,5,-5,5l10373,11v-3,,-5,-2,-5,-5c10368,3,10370,,10373,xm10501,r48,c10552,,10555,3,10555,6v,3,-3,5,-6,5l10501,11v-3,,-5,-2,-5,-5c10496,3,10498,,10501,xe" fillcolor="red" strokecolor="red" strokeweight=".05pt">
                  <v:path arrowok="t" o:connecttype="custom" o:connectlocs="126759,3810;152349,3810;352307,0;383848,6985;536197,0;657005,6985;688546,0;888504,3810;914094,3810;1114052,0;1145593,6985;1297942,0;1418750,6985;1450291,0;1650249,3810;1675839,3810;1875797,0;1907338,6985;2059687,0;2180495,6985;2212036,0;2411994,3810;2437584,3810;2637542,0;2669083,6985;2821432,0;2942240,6985;2973781,0;3173739,3810;3199329,3810;3399287,0;3430828,6985;3583177,0;3703985,6985;3735526,0;3935484,3810;3961074,3810;4161032,0;4192573,6985;4344922,0;4465730,6985;4497271,0;4697229,3810;4722818,3810;4922777,0;4954318,6985;5106667,0;5227474,6985;5259015,0;5458974,3810;5484563,3810;5684521,0;5716062,6985;5868411,0;5989219,6985;6020760,0;6220718,3810;6246308,3810" o:connectangles="0,0,0,0,0,0,0,0,0,0,0,0,0,0,0,0,0,0,0,0,0,0,0,0,0,0,0,0,0,0,0,0,0,0,0,0,0,0,0,0,0,0,0,0,0,0,0,0,0,0,0,0,0,0,0,0,0,0"/>
                  <o:lock v:ext="edit" verticies="t"/>
                </v:shape>
                <v:rect id="Rectangle 61" o:spid="_x0000_s1058" style="position:absolute;left:1235;top:11664;width:7081;height:37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" filled="f" stroked="f">
                  <v:textbox style="mso-fit-shape-to-text:t" inset="0,0,0,0">
                    <w:txbxContent>
                      <w:p w14:paraId="65870B21" w14:textId="69AB74CC" w:rsidR="00953053" w:rsidRDefault="00953053" w:rsidP="005C6C1B">
                        <w:pPr>
                          <w:spacing w:line="240" w:lineRule="auto"/>
                          <w:rPr>
                            <w:rFonts w:ascii="Calibri" w:hAnsi="Calibri" w:cs="Calibri"/>
                            <w:color w:val="000000"/>
                          </w:rPr>
                        </w:pPr>
                        <w:r>
                          <w:rPr>
                            <w:rFonts w:ascii="Calibri" w:hAnsi="Calibri" w:cs="Calibri"/>
                            <w:color w:val="000000"/>
                          </w:rPr>
                          <w:t xml:space="preserve">Maximum </w:t>
                        </w:r>
                      </w:p>
                      <w:p w14:paraId="71ACB45C" w14:textId="3B9E005C" w:rsidR="00953053" w:rsidRDefault="00953053" w:rsidP="005C6C1B">
                        <w:pPr>
                          <w:spacing w:line="240" w:lineRule="auto"/>
                        </w:pPr>
                        <w:r>
                          <w:rPr>
                            <w:rFonts w:ascii="Calibri" w:hAnsi="Calibri" w:cs="Calibri"/>
                            <w:color w:val="000000"/>
                          </w:rPr>
                          <w:t>Continuous</w:t>
                        </w:r>
                      </w:p>
                    </w:txbxContent>
                  </v:textbox>
                </v:rect>
                <v:rect id="Rectangle 62" o:spid="_x0000_s1059" style="position:absolute;left:6270;top:360;width:3975;height:27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" filled="f" stroked="f">
                  <v:textbox style="mso-fit-shape-to-text:t" inset="0,0,0,0">
                    <w:txbxContent>
                      <w:p w14:paraId="7D39DC4D" w14:textId="05B0B4F3" w:rsidR="00953053" w:rsidRDefault="00953053">
                        <w:r>
                          <w:rPr>
                            <w:rFonts w:ascii="Calibri" w:hAnsi="Calibri" w:cs="Calibri"/>
                            <w:color w:val="000000"/>
                          </w:rPr>
                          <w:t xml:space="preserve">Power </w:t>
                        </w:r>
                      </w:p>
                    </w:txbxContent>
                  </v:textbox>
                </v:rect>
                <v:rect id="Rectangle 63" o:spid="_x0000_s1060" style="position:absolute;left:10582;top:360;width:463;height:27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" filled="f" stroked="f">
                  <v:textbox style="mso-fit-shape-to-text:t" inset="0,0,0,0">
                    <w:txbxContent>
                      <w:p w14:paraId="671A73D0" w14:textId="27B146BB" w:rsidR="00953053" w:rsidRDefault="00953053">
                        <w:r>
                          <w:rPr>
                            <w:rFonts w:ascii="Calibri" w:hAnsi="Calibri" w:cs="Calibri"/>
                            <w:color w:val="000000"/>
                          </w:rPr>
                          <w:t>(</w:t>
                        </w:r>
                      </w:p>
                    </w:txbxContent>
                  </v:textbox>
                </v:rect>
                <v:rect id="Rectangle 64" o:spid="_x0000_s1061" style="position:absolute;left:11045;top:360;width:1359;height:27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" filled="f" stroked="f">
                  <v:textbox style="mso-fit-shape-to-text:t" inset="0,0,0,0">
                    <w:txbxContent>
                      <w:p w14:paraId="56F34980" w14:textId="43E494E9" w:rsidR="00953053" w:rsidRDefault="00953053">
                        <w:r>
                          <w:rPr>
                            <w:rFonts w:ascii="Calibri" w:hAnsi="Calibri" w:cs="Calibri"/>
                            <w:color w:val="000000"/>
                          </w:rPr>
                          <w:t>W</w:t>
                        </w:r>
                      </w:p>
                    </w:txbxContent>
                  </v:textbox>
                </v:rect>
                <v:rect id="Rectangle 65" o:spid="_x0000_s1062" style="position:absolute;left:12398;top:360;width:464;height:27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" filled="f" stroked="f">
                  <v:textbox style="mso-fit-shape-to-text:t" inset="0,0,0,0">
                    <w:txbxContent>
                      <w:p w14:paraId="33318351" w14:textId="73682807" w:rsidR="00953053" w:rsidRDefault="00953053">
                        <w:r>
                          <w:rPr>
                            <w:rFonts w:ascii="Calibri" w:hAnsi="Calibri" w:cs="Calibri"/>
                            <w:color w:val="000000"/>
                          </w:rPr>
                          <w:t>)</w:t>
                        </w:r>
                      </w:p>
                    </w:txbxContent>
                  </v:textbox>
                </v:rect>
                <v:rect id="Rectangle 66" o:spid="_x0000_s1063" style="position:absolute;left:72386;top:14088;width:515;height:27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" filled="f" stroked="f">
                  <v:textbox style="mso-fit-shape-to-text:t" inset="0,0,0,0">
                    <w:txbxContent>
                      <w:p w14:paraId="7DD49378" w14:textId="1174BB8A" w:rsidR="00953053" w:rsidRDefault="00953053">
                        <w:r>
                          <w:rPr>
                            <w:rFonts w:ascii="Calibri" w:hAnsi="Calibri" w:cs="Calibri"/>
                            <w:color w:val="000000"/>
                          </w:rPr>
                          <w:t>t</w:t>
                        </w:r>
                      </w:p>
                    </w:txbxContent>
                  </v:textbox>
                </v:rect>
                <v:shape id="Freeform 67" o:spid="_x0000_s1064" style="position:absolute;left:11287;top:3827;width:70;height:12300;visibility:visible;mso-wrap-style:square;v-text-anchor:top" coordsize="11,2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" path="m,2061r,-74c,1984,2,1981,5,1981v3,,6,3,6,6l11,2061v,3,-3,6,-6,6c2,2067,,2064,,2061xm,1933r,-74c,1856,2,1853,5,1853v3,,6,3,6,6l11,1933v,3,-3,6,-6,6c2,1939,,1936,,1933xm,1805r,-74c,1728,2,1725,5,1725v3,,6,3,6,6l11,1805v,3,-3,6,-6,6c2,1811,,1808,,1805xm,1677r,-74c,1600,2,1597,5,1597v3,,6,3,6,6l11,1677v,3,-3,6,-6,6c2,1683,,1680,,1677xm,1549r,-74c,1472,2,1469,5,1469v3,,6,3,6,6l11,1549v,3,-3,6,-6,6c2,1555,,1552,,1549xm,1421r,-74c,1344,2,1341,5,1341v3,,6,3,6,6l11,1421v,3,-3,6,-6,6c2,1427,,1424,,1421xm,1293r,-74c,1216,2,1213,5,1213v3,,6,3,6,6l11,1293v,3,-3,6,-6,6c2,1299,,1296,,1293xm,1165r,-74c,1088,2,1085,5,1085v3,,6,3,6,6l11,1165v,3,-3,6,-6,6c2,1171,,1168,,1165xm,1037l,963v,-3,2,-6,5,-6c8,957,11,960,11,963r,74c11,1040,8,1043,5,1043v-3,,-5,-3,-5,-6xm,909l,835v,-3,2,-6,5,-6c8,829,11,832,11,835r,74c11,912,8,915,5,915,2,915,,912,,909xm,781l,707v,-3,2,-6,5,-6c8,701,11,704,11,707r,74c11,784,8,787,5,787,2,787,,784,,781xm,653l,579v,-3,2,-6,5,-6c8,573,11,576,11,579r,74c11,656,8,659,5,659,2,659,,656,,653xm,525l,451v,-3,2,-6,5,-6c8,445,11,448,11,451r,74c11,528,8,531,5,531,2,531,,528,,525xm,397l,323v,-3,2,-6,5,-6c8,317,11,320,11,323r,74c11,400,8,403,5,403,2,403,,400,,397xm,269l,195v,-3,2,-6,5,-6c8,189,11,192,11,195r,74c11,272,8,275,5,275,2,275,,272,,269xm,141l,67c,64,2,61,5,61v3,,6,3,6,6l11,141v,3,-3,6,-6,6c2,147,,144,,141xm,13l,5c,2,2,,5,v3,,6,2,6,5l11,13v,3,-3,6,-6,6c2,19,,16,,13xe" fillcolor="#00b050" strokecolor="#00b050" strokeweight=".05pt">
                  <v:path arrowok="t" o:connecttype="custom" o:connectlocs="0,1182390;6985,1182390;3175,1229995;0,1150257;3175,1102652;6985,1150257;0,1150257;0,1030054;6985,1030054;3175,1077659;0,997920;3175,950315;6985,997920;0,997920;0,877718;6985,877718;3175,925323;0,845584;3175,797979;6985,845584;0,845584;0,725382;6985,725382;3175,772987;0,693248;3175,645643;6985,693248;0,693248;0,573046;6985,573046;3175,620651;0,540912;3175,493307;6985,540912;0,540912;0,420709;6985,420709;3175,468314;0,388576;3175,340971;6985,388576;0,388576;0,268373;6985,268373;3175,315978;0,236240;3175,188635;6985,236240;0,236240;0,116037;6985,116037;3175,163642;0,83904;3175,36299;6985,83904;0,83904;0,2975;6985,2975;3175,11306" o:connectangles="0,0,0,0,0,0,0,0,0,0,0,0,0,0,0,0,0,0,0,0,0,0,0,0,0,0,0,0,0,0,0,0,0,0,0,0,0,0,0,0,0,0,0,0,0,0,0,0,0,0,0,0,0,0,0,0,0,0,0"/>
                  <o:lock v:ext="edit" verticies="t"/>
                </v:shape>
                <v:rect id="Rectangle 68" o:spid="_x0000_s1065" style="position:absolute;left:9648;top:16099;width:2807;height:27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" filled="f" stroked="f">
                  <v:textbox style="mso-fit-shape-to-text:t" inset="0,0,0,0">
                    <w:txbxContent>
                      <w:p w14:paraId="464B54CE" w14:textId="1E388DF4" w:rsidR="00953053" w:rsidRPr="003B57F9" w:rsidRDefault="00953053">
                        <w:pPr>
                          <w:rPr>
                            <w:b/>
                            <w:bCs/>
                          </w:rPr>
                        </w:pPr>
                        <w:r w:rsidRPr="003B57F9">
                          <w:rPr>
                            <w:rFonts w:ascii="Calibri" w:hAnsi="Calibri" w:cs="Calibri"/>
                            <w:b/>
                            <w:bCs/>
                            <w:color w:val="000000"/>
                          </w:rPr>
                          <w:t>T</w:t>
                        </w:r>
                        <w:r w:rsidRPr="003B57F9">
                          <w:rPr>
                            <w:rFonts w:ascii="Calibri" w:hAnsi="Calibri" w:cs="Calibri"/>
                            <w:b/>
                            <w:bCs/>
                            <w:color w:val="000000"/>
                            <w:vertAlign w:val="subscript"/>
                          </w:rPr>
                          <w:t>peak</w:t>
                        </w:r>
                      </w:p>
                    </w:txbxContent>
                  </v:textbox>
                </v:rect>
                <v:rect id="Rectangle 75" o:spid="_x0000_s1066" style="position:absolute;left:15617;top:19619;width:350;height:26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" filled="f" stroked="f">
                  <v:textbox style="mso-fit-shape-to-text:t" inset="0,0,0,0">
                    <w:txbxContent>
                      <w:p w14:paraId="6C04861C" w14:textId="7ED1FF2B" w:rsidR="00953053" w:rsidRDefault="00953053">
                        <w:r>
                          <w:rPr>
                            <w:rFonts w:ascii="Calibri" w:hAnsi="Calibri" w:cs="Calibri"/>
                            <w:b/>
                            <w:bCs/>
                            <w:color w:val="000000"/>
                          </w:rPr>
                          <w:t xml:space="preserve"> </w:t>
                        </w:r>
                      </w:p>
                    </w:txbxContent>
                  </v:textbox>
                </v:rect>
                <w10:wrap anchorx="page"/>
                <w10:anchorlock/>
              </v:group>
            </w:pict>
          </mc:Fallback>
        </mc:AlternateContent>
      </w:r>
    </w:p>
    <w:p w14:paraId="50A9343A" w14:textId="77777777" w:rsidR="00FA0AD5" w:rsidRDefault="00FA0AD5">
      <w:pPr>
        <w:spacing w:line="240" w:lineRule="auto"/>
        <w:jc w:val="left"/>
      </w:pPr>
    </w:p>
    <w:p w14:paraId="2C3C0BB9" w14:textId="690134EC" w:rsidR="00C31144" w:rsidRDefault="00C31144" w:rsidP="006104E9">
      <w:pPr>
        <w:pStyle w:val="ListParagraph"/>
        <w:numPr>
          <w:ilvl w:val="0"/>
          <w:numId w:val="83"/>
        </w:numPr>
        <w:spacing w:line="240" w:lineRule="auto"/>
        <w:jc w:val="left"/>
      </w:pPr>
      <w:r>
        <w:t xml:space="preserve">For output #7; </w:t>
      </w:r>
      <w:proofErr w:type="spellStart"/>
      <w:r>
        <w:t>T</w:t>
      </w:r>
      <w:r w:rsidRPr="00C31144">
        <w:rPr>
          <w:vertAlign w:val="subscript"/>
        </w:rPr>
        <w:t>cycle</w:t>
      </w:r>
      <w:proofErr w:type="spellEnd"/>
      <w:r>
        <w:rPr>
          <w:vertAlign w:val="subscript"/>
        </w:rPr>
        <w:t xml:space="preserve"> </w:t>
      </w:r>
      <w:r>
        <w:sym w:font="Symbol" w:char="F0B3"/>
      </w:r>
      <w:r>
        <w:t xml:space="preserve"> </w:t>
      </w:r>
      <w:r w:rsidR="006104E9">
        <w:t>40</w:t>
      </w:r>
      <w:r>
        <w:t xml:space="preserve">[msec] and </w:t>
      </w:r>
      <w:proofErr w:type="spellStart"/>
      <w:r>
        <w:t>T</w:t>
      </w:r>
      <w:r w:rsidRPr="00C31144">
        <w:rPr>
          <w:sz w:val="22"/>
          <w:szCs w:val="22"/>
        </w:rPr>
        <w:t>peak</w:t>
      </w:r>
      <w:proofErr w:type="spellEnd"/>
      <w:r>
        <w:rPr>
          <w:sz w:val="22"/>
          <w:szCs w:val="22"/>
        </w:rPr>
        <w:t xml:space="preserve"> </w:t>
      </w:r>
      <w:r>
        <w:rPr>
          <w:sz w:val="22"/>
          <w:szCs w:val="22"/>
        </w:rPr>
        <w:sym w:font="Symbol" w:char="F0A3"/>
      </w:r>
      <w:r>
        <w:rPr>
          <w:sz w:val="22"/>
          <w:szCs w:val="22"/>
        </w:rPr>
        <w:t xml:space="preserve"> </w:t>
      </w:r>
      <w:r w:rsidR="006104E9">
        <w:rPr>
          <w:sz w:val="22"/>
          <w:szCs w:val="22"/>
        </w:rPr>
        <w:t>2</w:t>
      </w:r>
      <w:r>
        <w:rPr>
          <w:sz w:val="22"/>
          <w:szCs w:val="22"/>
        </w:rPr>
        <w:t>0[msec]</w:t>
      </w:r>
    </w:p>
    <w:p w14:paraId="33CEC551" w14:textId="37720524" w:rsidR="00FA0AD5" w:rsidRPr="00C31144" w:rsidRDefault="00C31144" w:rsidP="00C31144">
      <w:pPr>
        <w:pStyle w:val="ListParagraph"/>
        <w:numPr>
          <w:ilvl w:val="0"/>
          <w:numId w:val="83"/>
        </w:numPr>
        <w:spacing w:line="240" w:lineRule="auto"/>
        <w:jc w:val="left"/>
      </w:pPr>
      <w:r>
        <w:t xml:space="preserve">For output #9; </w:t>
      </w:r>
      <w:proofErr w:type="spellStart"/>
      <w:r>
        <w:t>T</w:t>
      </w:r>
      <w:r w:rsidRPr="00C31144">
        <w:rPr>
          <w:vertAlign w:val="subscript"/>
        </w:rPr>
        <w:t>cycle</w:t>
      </w:r>
      <w:proofErr w:type="spellEnd"/>
      <w:r>
        <w:rPr>
          <w:vertAlign w:val="subscript"/>
        </w:rPr>
        <w:t xml:space="preserve"> </w:t>
      </w:r>
      <w:r>
        <w:sym w:font="Symbol" w:char="F0B3"/>
      </w:r>
      <w:r>
        <w:t xml:space="preserve"> 250[msec] and </w:t>
      </w:r>
      <w:proofErr w:type="spellStart"/>
      <w:r>
        <w:t>T</w:t>
      </w:r>
      <w:r w:rsidRPr="00C31144">
        <w:rPr>
          <w:sz w:val="22"/>
          <w:szCs w:val="22"/>
        </w:rPr>
        <w:t>peak</w:t>
      </w:r>
      <w:proofErr w:type="spellEnd"/>
      <w:r>
        <w:rPr>
          <w:sz w:val="22"/>
          <w:szCs w:val="22"/>
        </w:rPr>
        <w:t xml:space="preserve"> </w:t>
      </w:r>
      <w:r>
        <w:rPr>
          <w:sz w:val="22"/>
          <w:szCs w:val="22"/>
        </w:rPr>
        <w:sym w:font="Symbol" w:char="F0A3"/>
      </w:r>
      <w:r>
        <w:rPr>
          <w:sz w:val="22"/>
          <w:szCs w:val="22"/>
        </w:rPr>
        <w:t xml:space="preserve"> 100[msec]</w:t>
      </w:r>
    </w:p>
    <w:p w14:paraId="1AB283E9" w14:textId="2C2F40B6" w:rsidR="00FA0AD5" w:rsidRDefault="00FA0AD5" w:rsidP="00FA0AD5">
      <w:pPr>
        <w:spacing w:line="240" w:lineRule="auto"/>
        <w:jc w:val="left"/>
      </w:pPr>
    </w:p>
    <w:p w14:paraId="503B39B4" w14:textId="77777777" w:rsidR="00744E87" w:rsidRDefault="00744E87">
      <w:pPr>
        <w:spacing w:line="240" w:lineRule="auto"/>
        <w:jc w:val="left"/>
        <w:rPr>
          <w:rFonts w:ascii="Arial Bold" w:hAnsi="Arial Bold" w:cs="Arial"/>
          <w:b/>
          <w:bCs/>
          <w:i/>
          <w:iCs/>
          <w:color w:val="0000FF"/>
          <w:kern w:val="28"/>
          <w:sz w:val="32"/>
          <w:szCs w:val="32"/>
        </w:rPr>
      </w:pPr>
    </w:p>
    <w:p w14:paraId="153FB101" w14:textId="77777777" w:rsidR="002243A5" w:rsidRDefault="002243A5">
      <w:pPr>
        <w:spacing w:line="240" w:lineRule="auto"/>
        <w:jc w:val="left"/>
        <w:rPr>
          <w:rFonts w:ascii="Arial Bold" w:hAnsi="Arial Bold" w:cs="Arial"/>
          <w:b/>
          <w:bCs/>
          <w:i/>
          <w:iCs/>
          <w:color w:val="0000FF"/>
          <w:kern w:val="28"/>
          <w:sz w:val="32"/>
          <w:szCs w:val="32"/>
        </w:rPr>
      </w:pPr>
      <w:bookmarkStart w:id="180" w:name="_Ref65655675"/>
      <w:bookmarkStart w:id="181" w:name="_Ref65655705"/>
      <w:r>
        <w:br w:type="page"/>
      </w:r>
    </w:p>
    <w:p w14:paraId="3F4690EA" w14:textId="107FE34D" w:rsidR="00FD3E12" w:rsidRPr="00FD3E12" w:rsidRDefault="00FD3E12" w:rsidP="00301286">
      <w:pPr>
        <w:pStyle w:val="StyleHeading3Heading3Char1Heading3CharCharh3CharChar"/>
        <w:numPr>
          <w:ilvl w:val="2"/>
          <w:numId w:val="25"/>
        </w:numPr>
        <w:tabs>
          <w:tab w:val="num" w:pos="5387"/>
        </w:tabs>
        <w:ind w:left="1134" w:hanging="1134"/>
      </w:pPr>
      <w:bookmarkStart w:id="182" w:name="_Ref99459549"/>
      <w:bookmarkStart w:id="183" w:name="_Ref99459559"/>
      <w:bookmarkStart w:id="184" w:name="_Toc130405536"/>
      <w:r w:rsidRPr="00FD3E12">
        <w:lastRenderedPageBreak/>
        <w:t>Efficiency</w:t>
      </w:r>
      <w:bookmarkEnd w:id="180"/>
      <w:bookmarkEnd w:id="181"/>
      <w:bookmarkEnd w:id="182"/>
      <w:bookmarkEnd w:id="183"/>
      <w:bookmarkEnd w:id="184"/>
    </w:p>
    <w:p w14:paraId="11322B57" w14:textId="228C8A02" w:rsidR="00FD3E12" w:rsidRDefault="00FD3E12" w:rsidP="00FD3E12">
      <w:pPr>
        <w:spacing w:line="240" w:lineRule="auto"/>
        <w:jc w:val="left"/>
      </w:pPr>
      <w:r w:rsidRPr="004310C8">
        <w:t xml:space="preserve">The </w:t>
      </w:r>
      <w:r>
        <w:t>outputs shall have the following minimum efficiency:</w:t>
      </w:r>
    </w:p>
    <w:p w14:paraId="78097338" w14:textId="77777777" w:rsidR="00A71572" w:rsidRDefault="00A71572" w:rsidP="00FD3E12">
      <w:pPr>
        <w:spacing w:line="240" w:lineRule="auto"/>
        <w:jc w:val="left"/>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97"/>
        <w:gridCol w:w="1830"/>
      </w:tblGrid>
      <w:tr w:rsidR="00FD3E12" w14:paraId="6C480FDD" w14:textId="77777777" w:rsidTr="00243819">
        <w:tc>
          <w:tcPr>
            <w:tcW w:w="2597"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CB56346" w14:textId="77777777" w:rsidR="00FD3E12" w:rsidRPr="008824FB" w:rsidRDefault="00FD3E12" w:rsidP="00243819">
            <w:pPr>
              <w:spacing w:before="60" w:after="60"/>
              <w:jc w:val="center"/>
              <w:rPr>
                <w:b/>
                <w:bCs/>
                <w:szCs w:val="32"/>
              </w:rPr>
            </w:pPr>
            <w:r w:rsidRPr="008824FB">
              <w:rPr>
                <w:b/>
                <w:bCs/>
                <w:szCs w:val="32"/>
              </w:rPr>
              <w:t>OUTPUT VOLTAGE</w:t>
            </w:r>
          </w:p>
        </w:tc>
        <w:tc>
          <w:tcPr>
            <w:tcW w:w="183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5AE56E2" w14:textId="77777777" w:rsidR="00FD3E12" w:rsidRPr="008824FB" w:rsidRDefault="00FD3E12" w:rsidP="00243819">
            <w:pPr>
              <w:spacing w:before="60" w:after="60"/>
              <w:jc w:val="center"/>
              <w:rPr>
                <w:b/>
                <w:bCs/>
                <w:szCs w:val="32"/>
              </w:rPr>
            </w:pPr>
            <w:r w:rsidRPr="008824FB">
              <w:rPr>
                <w:b/>
                <w:bCs/>
                <w:szCs w:val="32"/>
              </w:rPr>
              <w:t>EFFICIENCY</w:t>
            </w:r>
          </w:p>
        </w:tc>
      </w:tr>
      <w:tr w:rsidR="00FD3E12" w14:paraId="2280B777" w14:textId="77777777" w:rsidTr="00243819">
        <w:tc>
          <w:tcPr>
            <w:tcW w:w="2597" w:type="dxa"/>
            <w:tcBorders>
              <w:top w:val="nil"/>
            </w:tcBorders>
          </w:tcPr>
          <w:p w14:paraId="2395837A" w14:textId="77777777" w:rsidR="00FD3E12" w:rsidRPr="005422E6" w:rsidRDefault="00FD3E12" w:rsidP="00243819">
            <w:pPr>
              <w:spacing w:before="60" w:after="60"/>
              <w:jc w:val="center"/>
              <w:rPr>
                <w:rFonts w:asciiTheme="majorBidi" w:hAnsiTheme="majorBidi" w:cstheme="majorBidi"/>
              </w:rPr>
            </w:pPr>
            <w:r w:rsidRPr="005422E6">
              <w:rPr>
                <w:rFonts w:asciiTheme="majorBidi" w:hAnsiTheme="majorBidi" w:cstheme="majorBidi"/>
              </w:rPr>
              <w:t>115VAC</w:t>
            </w:r>
          </w:p>
        </w:tc>
        <w:tc>
          <w:tcPr>
            <w:tcW w:w="1830" w:type="dxa"/>
            <w:tcBorders>
              <w:top w:val="nil"/>
            </w:tcBorders>
          </w:tcPr>
          <w:p w14:paraId="39E1B244" w14:textId="375ECF9E" w:rsidR="00FD3E12" w:rsidRPr="005422E6" w:rsidRDefault="00A03266" w:rsidP="00A03266">
            <w:pPr>
              <w:spacing w:before="60" w:after="60"/>
              <w:jc w:val="center"/>
              <w:rPr>
                <w:rFonts w:asciiTheme="majorBidi" w:hAnsiTheme="majorBidi" w:cstheme="majorBidi"/>
              </w:rPr>
            </w:pPr>
            <w:r w:rsidRPr="005422E6">
              <w:rPr>
                <w:rFonts w:asciiTheme="majorBidi" w:hAnsiTheme="majorBidi" w:cstheme="majorBidi"/>
              </w:rPr>
              <w:t>9</w:t>
            </w:r>
            <w:r>
              <w:rPr>
                <w:rFonts w:asciiTheme="majorBidi" w:hAnsiTheme="majorBidi" w:cstheme="majorBidi"/>
              </w:rPr>
              <w:t>8</w:t>
            </w:r>
            <w:r w:rsidR="00FD3E12" w:rsidRPr="005422E6">
              <w:rPr>
                <w:rFonts w:asciiTheme="majorBidi" w:hAnsiTheme="majorBidi" w:cstheme="majorBidi"/>
              </w:rPr>
              <w:t>%</w:t>
            </w:r>
          </w:p>
        </w:tc>
      </w:tr>
      <w:tr w:rsidR="00FD3E12" w14:paraId="62EE9239" w14:textId="77777777" w:rsidTr="00243819">
        <w:tc>
          <w:tcPr>
            <w:tcW w:w="2597" w:type="dxa"/>
          </w:tcPr>
          <w:p w14:paraId="3F0B2520" w14:textId="7A807FE5" w:rsidR="00FD3E12" w:rsidRPr="005422E6" w:rsidRDefault="009079F3" w:rsidP="00793253">
            <w:pPr>
              <w:jc w:val="center"/>
              <w:rPr>
                <w:rFonts w:asciiTheme="majorBidi" w:hAnsiTheme="majorBidi" w:cstheme="majorBidi"/>
                <w:color w:val="000000"/>
              </w:rPr>
            </w:pPr>
            <w:r>
              <w:rPr>
                <w:rFonts w:asciiTheme="majorBidi" w:hAnsiTheme="majorBidi" w:cstheme="majorBidi"/>
                <w:color w:val="000000"/>
              </w:rPr>
              <w:t xml:space="preserve">All </w:t>
            </w:r>
            <w:r w:rsidR="00E32EF5">
              <w:rPr>
                <w:rFonts w:asciiTheme="majorBidi" w:hAnsiTheme="majorBidi" w:cstheme="majorBidi"/>
                <w:color w:val="000000"/>
              </w:rPr>
              <w:t xml:space="preserve">DC </w:t>
            </w:r>
            <w:r>
              <w:rPr>
                <w:rFonts w:asciiTheme="majorBidi" w:hAnsiTheme="majorBidi" w:cstheme="majorBidi"/>
                <w:color w:val="000000"/>
              </w:rPr>
              <w:t>Outputs</w:t>
            </w:r>
          </w:p>
        </w:tc>
        <w:tc>
          <w:tcPr>
            <w:tcW w:w="1830" w:type="dxa"/>
          </w:tcPr>
          <w:p w14:paraId="299C0EC0" w14:textId="2F53B3B7" w:rsidR="00FD3E12" w:rsidRPr="005422E6" w:rsidRDefault="00261C89" w:rsidP="009079F3">
            <w:pPr>
              <w:spacing w:before="60" w:after="60"/>
              <w:jc w:val="center"/>
              <w:rPr>
                <w:rFonts w:asciiTheme="majorBidi" w:hAnsiTheme="majorBidi" w:cstheme="majorBidi"/>
              </w:rPr>
            </w:pPr>
            <w:r>
              <w:rPr>
                <w:rFonts w:asciiTheme="majorBidi" w:hAnsiTheme="majorBidi" w:cstheme="majorBidi"/>
              </w:rPr>
              <w:t>90</w:t>
            </w:r>
            <w:r w:rsidR="00FD3E12" w:rsidRPr="009079F3">
              <w:rPr>
                <w:rFonts w:asciiTheme="majorBidi" w:hAnsiTheme="majorBidi" w:cstheme="majorBidi"/>
              </w:rPr>
              <w:t>%</w:t>
            </w:r>
          </w:p>
        </w:tc>
      </w:tr>
    </w:tbl>
    <w:p w14:paraId="5E1C19AE" w14:textId="77777777" w:rsidR="00FD3E12" w:rsidRDefault="00FD3E12" w:rsidP="00FD3E12">
      <w:pPr>
        <w:spacing w:line="240" w:lineRule="auto"/>
        <w:jc w:val="left"/>
      </w:pPr>
    </w:p>
    <w:p w14:paraId="162F70C5" w14:textId="267654CF" w:rsidR="007B5645" w:rsidRPr="00D60AA2" w:rsidRDefault="007B5645" w:rsidP="00301286">
      <w:pPr>
        <w:pStyle w:val="StyleHeading3Heading3Char1Heading3CharCharh3CharChar"/>
        <w:numPr>
          <w:ilvl w:val="2"/>
          <w:numId w:val="25"/>
        </w:numPr>
        <w:tabs>
          <w:tab w:val="num" w:pos="5387"/>
        </w:tabs>
        <w:ind w:left="1134" w:hanging="1134"/>
      </w:pPr>
      <w:bookmarkStart w:id="185" w:name="_Ref65655682"/>
      <w:bookmarkStart w:id="186" w:name="_Ref65655710"/>
      <w:bookmarkStart w:id="187" w:name="_Toc130405537"/>
      <w:r w:rsidRPr="00D60AA2">
        <w:t>Power factor</w:t>
      </w:r>
      <w:r w:rsidR="00876DF1" w:rsidRPr="00D60AA2">
        <w:t xml:space="preserve"> correction</w:t>
      </w:r>
      <w:bookmarkEnd w:id="185"/>
      <w:bookmarkEnd w:id="186"/>
      <w:bookmarkEnd w:id="187"/>
    </w:p>
    <w:p w14:paraId="33E2E012" w14:textId="2A36789A" w:rsidR="007B5645" w:rsidRPr="007B5645" w:rsidRDefault="00063ACA">
      <w:r>
        <w:t>The PSU</w:t>
      </w:r>
      <w:r w:rsidR="00C00E8E">
        <w:t>’s</w:t>
      </w:r>
      <w:r>
        <w:t xml:space="preserve"> power factor</w:t>
      </w:r>
      <w:r w:rsidR="00876DF1">
        <w:t xml:space="preserve"> </w:t>
      </w:r>
      <w:r>
        <w:t>shall be no less than 0.9</w:t>
      </w:r>
      <w:r w:rsidR="00483F5A">
        <w:t>5</w:t>
      </w:r>
      <w:r w:rsidR="00C00E8E">
        <w:t xml:space="preserve"> at </w:t>
      </w:r>
      <w:r w:rsidR="0016528C">
        <w:t>maximum continuous</w:t>
      </w:r>
      <w:r w:rsidR="0016528C" w:rsidDel="0016528C">
        <w:t xml:space="preserve"> </w:t>
      </w:r>
      <w:r w:rsidR="00C00E8E">
        <w:t>load</w:t>
      </w:r>
      <w:r w:rsidR="00277553">
        <w:t xml:space="preserve"> and </w:t>
      </w:r>
      <w:r w:rsidR="0016528C">
        <w:t xml:space="preserve">no less than </w:t>
      </w:r>
      <w:r w:rsidR="00277553">
        <w:t>0.9</w:t>
      </w:r>
      <w:r w:rsidR="0016528C">
        <w:t>0</w:t>
      </w:r>
      <w:r w:rsidR="00277553">
        <w:t xml:space="preserve"> at </w:t>
      </w:r>
      <w:r w:rsidR="00277553" w:rsidRPr="00277553">
        <w:t>typical continuous</w:t>
      </w:r>
      <w:r w:rsidR="00277553">
        <w:t xml:space="preserve"> load</w:t>
      </w:r>
      <w:r>
        <w:t>.</w:t>
      </w:r>
    </w:p>
    <w:p w14:paraId="771203D8" w14:textId="77777777" w:rsidR="00FD3E12" w:rsidRPr="00FD3E12" w:rsidRDefault="00FD3E12" w:rsidP="00301286">
      <w:pPr>
        <w:pStyle w:val="StyleHeading3Heading3Char1Heading3CharCharh3CharChar"/>
        <w:numPr>
          <w:ilvl w:val="2"/>
          <w:numId w:val="25"/>
        </w:numPr>
        <w:tabs>
          <w:tab w:val="num" w:pos="5387"/>
        </w:tabs>
        <w:ind w:left="1134" w:hanging="1134"/>
      </w:pPr>
      <w:bookmarkStart w:id="188" w:name="_Ref65655692"/>
      <w:bookmarkStart w:id="189" w:name="_Ref65655713"/>
      <w:bookmarkStart w:id="190" w:name="_Toc130405538"/>
      <w:r w:rsidRPr="00FD3E12">
        <w:t>Resistance</w:t>
      </w:r>
      <w:bookmarkEnd w:id="188"/>
      <w:bookmarkEnd w:id="189"/>
      <w:bookmarkEnd w:id="190"/>
    </w:p>
    <w:p w14:paraId="092A7B4B" w14:textId="030093F2" w:rsidR="00FD3E12" w:rsidRDefault="00FD3E12" w:rsidP="00FD3E12">
      <w:r w:rsidRPr="00860D83">
        <w:t xml:space="preserve">Resistance between the input and output of each 115VAC phase </w:t>
      </w:r>
      <w:ins w:id="191" w:author="Eyal Yossi [2]" w:date="2024-01-03T19:12:00Z">
        <w:r w:rsidR="007A5D30">
          <w:t xml:space="preserve">- </w:t>
        </w:r>
      </w:ins>
      <w:ins w:id="192" w:author="Eyal Yossi [2]" w:date="2024-01-03T19:11:00Z">
        <w:r w:rsidR="007A5D30">
          <w:t xml:space="preserve">Output #3 </w:t>
        </w:r>
      </w:ins>
      <w:r w:rsidRPr="00860D83">
        <w:t xml:space="preserve">shall be less </w:t>
      </w:r>
      <w:r w:rsidRPr="00624100">
        <w:t xml:space="preserve">than 35 </w:t>
      </w:r>
      <w:proofErr w:type="spellStart"/>
      <w:r w:rsidRPr="00624100">
        <w:t>mΩ</w:t>
      </w:r>
      <w:proofErr w:type="spellEnd"/>
      <w:r w:rsidRPr="00624100">
        <w:t>.</w:t>
      </w:r>
    </w:p>
    <w:p w14:paraId="3DC8AF9B" w14:textId="53CA94A2" w:rsidR="00FD3E12" w:rsidRDefault="007A5D30" w:rsidP="00FD3E12">
      <w:pPr>
        <w:spacing w:line="240" w:lineRule="auto"/>
        <w:jc w:val="left"/>
        <w:rPr>
          <w:highlight w:val="yellow"/>
        </w:rPr>
      </w:pPr>
      <w:ins w:id="193" w:author="Eyal Yossi [2]" w:date="2024-01-03T19:14:00Z">
        <w:r w:rsidRPr="00860D83">
          <w:t xml:space="preserve">Resistance between the input and output of </w:t>
        </w:r>
        <w:r>
          <w:t xml:space="preserve">Output #4 </w:t>
        </w:r>
      </w:ins>
      <w:ins w:id="194" w:author="Eyal Yossi [2]" w:date="2024-01-04T09:13:00Z">
        <w:r w:rsidR="00BD5A0D">
          <w:t xml:space="preserve">(Single Phase) </w:t>
        </w:r>
      </w:ins>
      <w:ins w:id="195" w:author="Eyal Yossi [2]" w:date="2024-01-03T19:14:00Z">
        <w:r w:rsidRPr="00860D83">
          <w:t xml:space="preserve">shall be less </w:t>
        </w:r>
        <w:r w:rsidRPr="00624100">
          <w:t xml:space="preserve">than </w:t>
        </w:r>
      </w:ins>
      <w:ins w:id="196" w:author="Eyal Yossi [2]" w:date="2024-01-03T19:15:00Z">
        <w:r>
          <w:t>10</w:t>
        </w:r>
      </w:ins>
      <w:ins w:id="197" w:author="Eyal Yossi [2]" w:date="2024-01-03T19:14:00Z">
        <w:r w:rsidRPr="00624100">
          <w:t xml:space="preserve"> Ω.</w:t>
        </w:r>
      </w:ins>
    </w:p>
    <w:p w14:paraId="67847EB5" w14:textId="77777777" w:rsidR="00A60E08" w:rsidRDefault="00A60E08" w:rsidP="00301286">
      <w:pPr>
        <w:pStyle w:val="StyleHeading3Heading3Char1Heading3CharCharh3CharChar"/>
        <w:numPr>
          <w:ilvl w:val="2"/>
          <w:numId w:val="25"/>
        </w:numPr>
        <w:tabs>
          <w:tab w:val="num" w:pos="5387"/>
        </w:tabs>
        <w:ind w:left="1134" w:hanging="1134"/>
      </w:pPr>
      <w:bookmarkStart w:id="198" w:name="_Ref65655697"/>
      <w:bookmarkStart w:id="199" w:name="_Ref65655718"/>
      <w:bookmarkStart w:id="200" w:name="_Toc130405539"/>
      <w:r>
        <w:t>Isolation</w:t>
      </w:r>
      <w:bookmarkEnd w:id="198"/>
      <w:bookmarkEnd w:id="199"/>
      <w:bookmarkEnd w:id="200"/>
      <w:r>
        <w:t xml:space="preserve"> </w:t>
      </w:r>
    </w:p>
    <w:p w14:paraId="0557F19B" w14:textId="573D55E6" w:rsidR="00A60E08" w:rsidRDefault="00A60E08" w:rsidP="00301286">
      <w:pPr>
        <w:pStyle w:val="ListParagraph"/>
        <w:numPr>
          <w:ilvl w:val="0"/>
          <w:numId w:val="30"/>
        </w:numPr>
      </w:pPr>
      <w:r>
        <w:t>The PSU</w:t>
      </w:r>
      <w:r w:rsidR="00795C87">
        <w:t>’s</w:t>
      </w:r>
      <w:r>
        <w:t xml:space="preserve"> inputs </w:t>
      </w:r>
      <w:r w:rsidR="003E6CE9">
        <w:t xml:space="preserve">&amp; outputs </w:t>
      </w:r>
      <w:r>
        <w:t xml:space="preserve">shall be isolated from </w:t>
      </w:r>
      <w:r w:rsidR="00795C87">
        <w:t xml:space="preserve">the </w:t>
      </w:r>
      <w:r>
        <w:t>chassis.</w:t>
      </w:r>
      <w:r w:rsidR="00483F5A">
        <w:t xml:space="preserve"> </w:t>
      </w:r>
      <w:r>
        <w:t>Galvanic isolation between PSU</w:t>
      </w:r>
      <w:r w:rsidR="00795C87">
        <w:t>’s</w:t>
      </w:r>
      <w:r>
        <w:t xml:space="preserve"> inputs should be maintained (28V return and 115VAC neutral shall not be connected</w:t>
      </w:r>
      <w:r w:rsidR="00327C52">
        <w:t xml:space="preserve"> to the chassis</w:t>
      </w:r>
      <w:r>
        <w:t>).</w:t>
      </w:r>
    </w:p>
    <w:p w14:paraId="7ACBE3B3" w14:textId="32FA7550" w:rsidR="00483F5A" w:rsidRDefault="009079F3" w:rsidP="00D3327D">
      <w:pPr>
        <w:pStyle w:val="ListParagraph"/>
        <w:numPr>
          <w:ilvl w:val="0"/>
          <w:numId w:val="30"/>
        </w:numPr>
      </w:pPr>
      <w:r>
        <w:t xml:space="preserve">All the </w:t>
      </w:r>
      <w:r w:rsidR="00A60E08">
        <w:t>PSU</w:t>
      </w:r>
      <w:r w:rsidR="00795C87">
        <w:t>’s</w:t>
      </w:r>
      <w:r w:rsidR="00A60E08">
        <w:t xml:space="preserve"> DC output</w:t>
      </w:r>
      <w:r>
        <w:t>s</w:t>
      </w:r>
      <w:r w:rsidR="00A60E08">
        <w:t xml:space="preserve"> should be isolated</w:t>
      </w:r>
      <w:r w:rsidR="00FA5629">
        <w:t xml:space="preserve"> (floating)</w:t>
      </w:r>
      <w:r w:rsidR="00A60E08">
        <w:t xml:space="preserve"> from </w:t>
      </w:r>
      <w:r>
        <w:t xml:space="preserve">the </w:t>
      </w:r>
      <w:r w:rsidR="00A60E08">
        <w:t>115VAC inputs</w:t>
      </w:r>
      <w:r w:rsidR="00795C87">
        <w:t>, from Neutral, from the chassis</w:t>
      </w:r>
      <w:r w:rsidR="00D3327D">
        <w:t xml:space="preserve"> and from the 28VDC input</w:t>
      </w:r>
      <w:r w:rsidR="00A60E08">
        <w:t>.</w:t>
      </w:r>
      <w:r w:rsidR="00FA5629">
        <w:t xml:space="preserve"> </w:t>
      </w:r>
    </w:p>
    <w:p w14:paraId="6EB00EDE" w14:textId="3F71460F" w:rsidR="007638D2" w:rsidRDefault="007638D2" w:rsidP="00B3794A">
      <w:pPr>
        <w:pStyle w:val="ListParagraph"/>
        <w:numPr>
          <w:ilvl w:val="0"/>
          <w:numId w:val="30"/>
        </w:numPr>
      </w:pPr>
      <w:r w:rsidRPr="003E6CE9">
        <w:t>The resistance between</w:t>
      </w:r>
      <w:r>
        <w:t xml:space="preserve"> the</w:t>
      </w:r>
      <w:r w:rsidRPr="003E6CE9">
        <w:t xml:space="preserve"> </w:t>
      </w:r>
      <w:r>
        <w:t xml:space="preserve">115VAC </w:t>
      </w:r>
      <w:r w:rsidRPr="003E6CE9">
        <w:t>input</w:t>
      </w:r>
      <w:r>
        <w:t>s</w:t>
      </w:r>
      <w:r w:rsidRPr="003E6CE9">
        <w:t xml:space="preserve"> to </w:t>
      </w:r>
      <w:r>
        <w:t xml:space="preserve">the </w:t>
      </w:r>
      <w:r w:rsidRPr="003E6CE9">
        <w:t xml:space="preserve">chassis, and the resistance between the </w:t>
      </w:r>
      <w:r>
        <w:t>inputs</w:t>
      </w:r>
      <w:r w:rsidRPr="003E6CE9">
        <w:t xml:space="preserve"> to the </w:t>
      </w:r>
      <w:r>
        <w:t>outputs</w:t>
      </w:r>
      <w:r w:rsidRPr="003E6CE9">
        <w:t xml:space="preserve"> shall be greater than 50MΩ at </w:t>
      </w:r>
      <w:r>
        <w:t>2</w:t>
      </w:r>
      <w:r w:rsidRPr="003E6CE9">
        <w:t>500VDC</w:t>
      </w:r>
      <w:r w:rsidR="00D27F0E">
        <w:t xml:space="preserve"> on ground (Safety Isolation)</w:t>
      </w:r>
      <w:r w:rsidR="00B3794A">
        <w:t>. During flight</w:t>
      </w:r>
      <w:r w:rsidR="008F4B51">
        <w:t>,</w:t>
      </w:r>
      <w:r w:rsidR="00B3794A">
        <w:t xml:space="preserve"> the isolation shall be maintained for </w:t>
      </w:r>
      <w:r w:rsidR="00D27F0E">
        <w:t>300V</w:t>
      </w:r>
      <w:r w:rsidR="004A2F2A">
        <w:rPr>
          <w:rFonts w:hint="cs"/>
        </w:rPr>
        <w:t>AC</w:t>
      </w:r>
      <w:r w:rsidR="00D27F0E">
        <w:t xml:space="preserve"> (Functional Isolation)</w:t>
      </w:r>
      <w:r w:rsidRPr="003E6CE9">
        <w:t>.</w:t>
      </w:r>
    </w:p>
    <w:p w14:paraId="1A5FF2DD" w14:textId="3A36571B" w:rsidR="007638D2" w:rsidRDefault="007638D2" w:rsidP="002D4EBA">
      <w:pPr>
        <w:pStyle w:val="ListParagraph"/>
        <w:numPr>
          <w:ilvl w:val="0"/>
          <w:numId w:val="30"/>
        </w:numPr>
      </w:pPr>
      <w:r w:rsidRPr="003E6CE9">
        <w:t>The resistance between</w:t>
      </w:r>
      <w:r>
        <w:t xml:space="preserve"> the</w:t>
      </w:r>
      <w:r w:rsidRPr="003E6CE9">
        <w:t xml:space="preserve"> </w:t>
      </w:r>
      <w:r>
        <w:t xml:space="preserve">28VDC </w:t>
      </w:r>
      <w:r w:rsidRPr="003E6CE9">
        <w:t xml:space="preserve">input to </w:t>
      </w:r>
      <w:r>
        <w:t xml:space="preserve">the </w:t>
      </w:r>
      <w:r w:rsidRPr="003E6CE9">
        <w:t xml:space="preserve">chassis, and the resistance between the </w:t>
      </w:r>
      <w:r w:rsidR="002D4EBA">
        <w:t xml:space="preserve">28VDC </w:t>
      </w:r>
      <w:r>
        <w:t>input</w:t>
      </w:r>
      <w:r w:rsidRPr="003E6CE9">
        <w:t xml:space="preserve"> to the </w:t>
      </w:r>
      <w:r w:rsidR="002D4EBA">
        <w:t xml:space="preserve">36VDC </w:t>
      </w:r>
      <w:r>
        <w:t>output</w:t>
      </w:r>
      <w:r w:rsidRPr="003E6CE9">
        <w:t xml:space="preserve"> shall be greater than 50MΩ at </w:t>
      </w:r>
      <w:r>
        <w:t>1</w:t>
      </w:r>
      <w:r w:rsidRPr="003E6CE9">
        <w:t>00VDC.</w:t>
      </w:r>
    </w:p>
    <w:p w14:paraId="214C3129" w14:textId="1E7B9D0E" w:rsidR="00683DC8" w:rsidRDefault="00683DC8" w:rsidP="00CA4D7E">
      <w:pPr>
        <w:pStyle w:val="ListParagraph"/>
        <w:numPr>
          <w:ilvl w:val="0"/>
          <w:numId w:val="30"/>
        </w:numPr>
      </w:pPr>
      <w:r w:rsidRPr="003E6CE9">
        <w:t xml:space="preserve">The resistance between </w:t>
      </w:r>
      <w:r>
        <w:t xml:space="preserve">the </w:t>
      </w:r>
      <w:r w:rsidR="00A86F7D">
        <w:t xml:space="preserve">DC </w:t>
      </w:r>
      <w:r>
        <w:t>outputs</w:t>
      </w:r>
      <w:r w:rsidRPr="003E6CE9">
        <w:t xml:space="preserve"> </w:t>
      </w:r>
      <w:r w:rsidR="007638D2">
        <w:t>and</w:t>
      </w:r>
      <w:r w:rsidR="007638D2" w:rsidRPr="003E6CE9">
        <w:t xml:space="preserve"> </w:t>
      </w:r>
      <w:r>
        <w:t xml:space="preserve">the </w:t>
      </w:r>
      <w:r w:rsidRPr="003E6CE9">
        <w:t xml:space="preserve">chassis </w:t>
      </w:r>
      <w:r w:rsidR="00A86F7D" w:rsidRPr="003E6CE9">
        <w:t xml:space="preserve">shall be greater than 50MΩ at </w:t>
      </w:r>
      <w:r w:rsidR="00A86F7D">
        <w:t>1</w:t>
      </w:r>
      <w:r w:rsidR="00A86F7D" w:rsidRPr="003E6CE9">
        <w:t>00VDC</w:t>
      </w:r>
      <w:r w:rsidRPr="003E6CE9">
        <w:t>.</w:t>
      </w:r>
    </w:p>
    <w:p w14:paraId="59BAED02" w14:textId="433CE5C3" w:rsidR="00D3327D" w:rsidRDefault="00D3327D" w:rsidP="00B66EC7">
      <w:pPr>
        <w:pStyle w:val="ListParagraph"/>
        <w:numPr>
          <w:ilvl w:val="0"/>
          <w:numId w:val="30"/>
        </w:numPr>
      </w:pPr>
      <w:r>
        <w:t xml:space="preserve">The DC outputs shall also be </w:t>
      </w:r>
      <w:r w:rsidR="00B66EC7">
        <w:t xml:space="preserve">100VDC </w:t>
      </w:r>
      <w:r>
        <w:t>isolated from each other according to the following</w:t>
      </w:r>
      <w:r w:rsidR="006F6D67">
        <w:t xml:space="preserve"> outputs</w:t>
      </w:r>
      <w:r>
        <w:t xml:space="preserve"> list:</w:t>
      </w:r>
    </w:p>
    <w:p w14:paraId="4A241CFC" w14:textId="4FE33F22" w:rsidR="009079F3" w:rsidRDefault="00D3327D" w:rsidP="00D3327D">
      <w:pPr>
        <w:pStyle w:val="ListParagraph"/>
        <w:numPr>
          <w:ilvl w:val="0"/>
          <w:numId w:val="82"/>
        </w:numPr>
      </w:pPr>
      <w:r>
        <w:t>Output #1</w:t>
      </w:r>
    </w:p>
    <w:p w14:paraId="5BF9E72C" w14:textId="1D631C36" w:rsidR="00D3327D" w:rsidRDefault="00D3327D" w:rsidP="00D3327D">
      <w:pPr>
        <w:pStyle w:val="ListParagraph"/>
        <w:numPr>
          <w:ilvl w:val="0"/>
          <w:numId w:val="82"/>
        </w:numPr>
      </w:pPr>
      <w:r>
        <w:lastRenderedPageBreak/>
        <w:t>Output #2</w:t>
      </w:r>
    </w:p>
    <w:p w14:paraId="288B3AAA" w14:textId="3BF3C65A" w:rsidR="00D3327D" w:rsidRDefault="00D3327D" w:rsidP="00D3327D">
      <w:pPr>
        <w:pStyle w:val="ListParagraph"/>
        <w:numPr>
          <w:ilvl w:val="0"/>
          <w:numId w:val="82"/>
        </w:numPr>
      </w:pPr>
      <w:r>
        <w:t>Output</w:t>
      </w:r>
      <w:r w:rsidR="00683DC8">
        <w:t xml:space="preserve"> </w:t>
      </w:r>
      <w:r>
        <w:t>#5</w:t>
      </w:r>
    </w:p>
    <w:p w14:paraId="501E983F" w14:textId="2E6713D3" w:rsidR="00D3327D" w:rsidRDefault="00D3327D" w:rsidP="00D3327D">
      <w:pPr>
        <w:pStyle w:val="ListParagraph"/>
        <w:numPr>
          <w:ilvl w:val="0"/>
          <w:numId w:val="82"/>
        </w:numPr>
      </w:pPr>
      <w:r>
        <w:t>Output #6</w:t>
      </w:r>
    </w:p>
    <w:p w14:paraId="4370512E" w14:textId="0C81447C" w:rsidR="00D3327D" w:rsidRDefault="00D3327D" w:rsidP="00D3327D">
      <w:pPr>
        <w:pStyle w:val="ListParagraph"/>
        <w:numPr>
          <w:ilvl w:val="0"/>
          <w:numId w:val="82"/>
        </w:numPr>
      </w:pPr>
      <w:r>
        <w:t>Output #7</w:t>
      </w:r>
    </w:p>
    <w:p w14:paraId="562D0789" w14:textId="53D491B5" w:rsidR="00D3327D" w:rsidRDefault="00D3327D" w:rsidP="003B57F9">
      <w:pPr>
        <w:pStyle w:val="ListParagraph"/>
        <w:numPr>
          <w:ilvl w:val="0"/>
          <w:numId w:val="82"/>
        </w:numPr>
      </w:pPr>
      <w:r>
        <w:t xml:space="preserve">Outputs #8 &amp; #9 </w:t>
      </w:r>
      <w:r w:rsidR="003B57F9">
        <w:t>with a common return</w:t>
      </w:r>
    </w:p>
    <w:p w14:paraId="169DF870" w14:textId="0763ACD5" w:rsidR="00D3327D" w:rsidRDefault="00D3327D" w:rsidP="003B57F9">
      <w:pPr>
        <w:pStyle w:val="ListParagraph"/>
        <w:numPr>
          <w:ilvl w:val="0"/>
          <w:numId w:val="82"/>
        </w:numPr>
      </w:pPr>
      <w:r>
        <w:t>Output #10</w:t>
      </w:r>
    </w:p>
    <w:p w14:paraId="047099B4" w14:textId="708C991B" w:rsidR="00483F5A" w:rsidRDefault="00261C89" w:rsidP="003B57F9">
      <w:pPr>
        <w:pStyle w:val="ListParagraph"/>
        <w:numPr>
          <w:ilvl w:val="0"/>
          <w:numId w:val="30"/>
        </w:numPr>
      </w:pPr>
      <w:r>
        <w:t>There</w:t>
      </w:r>
      <w:r w:rsidR="00B6166A">
        <w:t xml:space="preserve"> shall be a provision </w:t>
      </w:r>
      <w:r>
        <w:t xml:space="preserve">in the PSU </w:t>
      </w:r>
      <w:r w:rsidR="00B6166A">
        <w:t>for connect</w:t>
      </w:r>
      <w:r>
        <w:t>ing</w:t>
      </w:r>
      <w:r w:rsidR="00B6166A">
        <w:t xml:space="preserve"> the </w:t>
      </w:r>
      <w:r>
        <w:t>#5, #6, #7, &amp; #8</w:t>
      </w:r>
      <w:r w:rsidR="00791011">
        <w:t>9</w:t>
      </w:r>
      <w:r>
        <w:t xml:space="preserve"> ground returns to a common ground return node (not chassis)</w:t>
      </w:r>
      <w:r w:rsidR="00B6166A">
        <w:t>.</w:t>
      </w:r>
      <w:ins w:id="201" w:author="Eyal Yossi [2]" w:date="2024-01-04T09:16:00Z">
        <w:r w:rsidR="00BD5A0D">
          <w:t xml:space="preserve"> </w:t>
        </w:r>
      </w:ins>
      <w:ins w:id="202" w:author="Eyal Yossi [2]" w:date="2024-01-04T09:17:00Z">
        <w:r w:rsidR="00BD5A0D">
          <w:t>This provision default is open (i.e. short resistors not populated).</w:t>
        </w:r>
      </w:ins>
      <w:r w:rsidR="00B6166A">
        <w:t xml:space="preserve"> </w:t>
      </w:r>
    </w:p>
    <w:p w14:paraId="0BBEF0C1" w14:textId="345D2A71" w:rsidR="00791011" w:rsidRDefault="00791011" w:rsidP="00791011">
      <w:pPr>
        <w:pStyle w:val="ListParagraph"/>
        <w:numPr>
          <w:ilvl w:val="0"/>
          <w:numId w:val="30"/>
        </w:numPr>
      </w:pPr>
      <w:r>
        <w:t xml:space="preserve"> There</w:t>
      </w:r>
      <w:r w:rsidRPr="00791011">
        <w:t xml:space="preserve"> shall be a </w:t>
      </w:r>
      <w:ins w:id="203" w:author="Eyal Yossi [2]" w:date="2024-01-03T19:09:00Z">
        <w:r w:rsidR="00AF6C58">
          <w:t xml:space="preserve">separate </w:t>
        </w:r>
        <w:r w:rsidR="00AF6C58" w:rsidRPr="00791011">
          <w:t>provision</w:t>
        </w:r>
      </w:ins>
      <w:r w:rsidRPr="00791011">
        <w:t xml:space="preserve"> in the PSU for connecting the </w:t>
      </w:r>
      <w:r>
        <w:t>#1, #2, #5, #6, #7,</w:t>
      </w:r>
      <w:r w:rsidRPr="00791011">
        <w:t xml:space="preserve"> #8</w:t>
      </w:r>
      <w:r>
        <w:t>9, &amp; #10</w:t>
      </w:r>
      <w:r w:rsidRPr="00791011">
        <w:t xml:space="preserve"> ground returns to </w:t>
      </w:r>
      <w:r>
        <w:t>the chassis</w:t>
      </w:r>
      <w:r w:rsidRPr="00791011">
        <w:t>.</w:t>
      </w:r>
      <w:ins w:id="204" w:author="Eyal Yossi [2]" w:date="2024-01-04T09:21:00Z">
        <w:r w:rsidR="0090322C">
          <w:t xml:space="preserve"> This provision would be 100K resistors to chassis for all outputs. </w:t>
        </w:r>
      </w:ins>
    </w:p>
    <w:p w14:paraId="5AA45838" w14:textId="289BAD91" w:rsidR="00336361" w:rsidRDefault="00336361" w:rsidP="00336361">
      <w:pPr>
        <w:pStyle w:val="ListParagraph"/>
        <w:numPr>
          <w:ilvl w:val="0"/>
          <w:numId w:val="30"/>
        </w:numPr>
      </w:pPr>
      <w:r w:rsidRPr="003E6CE9">
        <w:t>The resistance between</w:t>
      </w:r>
      <w:r>
        <w:t xml:space="preserve"> all the logical interfaces to the pod internal units (discrete signals, discrete signals return, &amp; communication) and chassis and system ground </w:t>
      </w:r>
      <w:r w:rsidRPr="003E6CE9">
        <w:t xml:space="preserve">shall be greater than 50MΩ at </w:t>
      </w:r>
      <w:r>
        <w:t>1</w:t>
      </w:r>
      <w:r w:rsidRPr="003E6CE9">
        <w:t>00VDC</w:t>
      </w:r>
      <w:r>
        <w:t>.</w:t>
      </w:r>
    </w:p>
    <w:p w14:paraId="53829465" w14:textId="24393FD3" w:rsidR="00D03CEC" w:rsidRDefault="00D03CEC" w:rsidP="00E258E9">
      <w:pPr>
        <w:jc w:val="center"/>
      </w:pPr>
      <w:r>
        <w:rPr>
          <w:noProof/>
          <w:lang w:eastAsia="ko-KR"/>
        </w:rPr>
        <w:lastRenderedPageBreak/>
        <w:drawing>
          <wp:inline distT="0" distB="0" distL="0" distR="0" wp14:anchorId="4352416B" wp14:editId="4C7FD385">
            <wp:extent cx="5173980" cy="592836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SU DC PWR OUTPUTS.jpg"/>
                    <pic:cNvPicPr/>
                  </pic:nvPicPr>
                  <pic:blipFill>
                    <a:blip r:embed="rId21">
                      <a:extLst>
                        <a:ext uri="{28A0092B-C50C-407E-A947-70E740481C1C}">
                          <a14:useLocalDpi xmlns:a14="http://schemas.microsoft.com/office/drawing/2010/main" val="0"/>
                        </a:ext>
                      </a:extLst>
                    </a:blip>
                    <a:stretch>
                      <a:fillRect/>
                    </a:stretch>
                  </pic:blipFill>
                  <pic:spPr>
                    <a:xfrm>
                      <a:off x="0" y="0"/>
                      <a:ext cx="5173980" cy="5928360"/>
                    </a:xfrm>
                    <a:prstGeom prst="rect">
                      <a:avLst/>
                    </a:prstGeom>
                  </pic:spPr>
                </pic:pic>
              </a:graphicData>
            </a:graphic>
          </wp:inline>
        </w:drawing>
      </w:r>
    </w:p>
    <w:p w14:paraId="6C0C38B6" w14:textId="6601EBDC" w:rsidR="00E258E9" w:rsidRDefault="00E258E9" w:rsidP="00E258E9">
      <w:pPr>
        <w:jc w:val="center"/>
      </w:pPr>
      <w:bookmarkStart w:id="205" w:name="_Toc130405653"/>
      <w:r>
        <w:t xml:space="preserve">Figure </w:t>
      </w:r>
      <w:r w:rsidR="004264AB">
        <w:fldChar w:fldCharType="begin"/>
      </w:r>
      <w:r w:rsidR="004264AB">
        <w:instrText xml:space="preserve"> STYLEREF  \s "Heading 1" </w:instrText>
      </w:r>
      <w:r w:rsidR="004264AB">
        <w:fldChar w:fldCharType="separate"/>
      </w:r>
      <w:r w:rsidR="00A845CC">
        <w:rPr>
          <w:noProof/>
          <w:cs/>
        </w:rPr>
        <w:t>‎</w:t>
      </w:r>
      <w:r w:rsidR="00A845CC">
        <w:rPr>
          <w:noProof/>
        </w:rPr>
        <w:t>3</w:t>
      </w:r>
      <w:r w:rsidR="004264AB">
        <w:rPr>
          <w:noProof/>
        </w:rPr>
        <w:fldChar w:fldCharType="end"/>
      </w:r>
      <w:r>
        <w:noBreakHyphen/>
      </w:r>
      <w:r w:rsidR="004264AB">
        <w:fldChar w:fldCharType="begin"/>
      </w:r>
      <w:r w:rsidR="004264AB">
        <w:instrText xml:space="preserve"> SEQ Figure \* ARABIC \s 1 </w:instrText>
      </w:r>
      <w:r w:rsidR="004264AB">
        <w:fldChar w:fldCharType="separate"/>
      </w:r>
      <w:r w:rsidR="00A845CC">
        <w:rPr>
          <w:noProof/>
        </w:rPr>
        <w:t>3</w:t>
      </w:r>
      <w:r w:rsidR="004264AB">
        <w:rPr>
          <w:noProof/>
        </w:rPr>
        <w:fldChar w:fldCharType="end"/>
      </w:r>
      <w:r>
        <w:t>- PSU DC Outputs</w:t>
      </w:r>
      <w:bookmarkEnd w:id="205"/>
    </w:p>
    <w:p w14:paraId="446A902D" w14:textId="77777777" w:rsidR="00D03CEC" w:rsidRDefault="00D03CEC" w:rsidP="00E258E9"/>
    <w:p w14:paraId="5705B276" w14:textId="77777777" w:rsidR="00FD3E12" w:rsidRPr="00FD3E12" w:rsidRDefault="00FD3E12" w:rsidP="00301286">
      <w:pPr>
        <w:pStyle w:val="StyleHeading3Heading3Char1Heading3CharCharh3CharChar"/>
        <w:numPr>
          <w:ilvl w:val="2"/>
          <w:numId w:val="25"/>
        </w:numPr>
        <w:tabs>
          <w:tab w:val="num" w:pos="5387"/>
        </w:tabs>
        <w:ind w:left="1134" w:hanging="1134"/>
      </w:pPr>
      <w:bookmarkStart w:id="206" w:name="_Ref65655775"/>
      <w:bookmarkStart w:id="207" w:name="_Ref65655803"/>
      <w:bookmarkStart w:id="208" w:name="_Toc130405540"/>
      <w:r w:rsidRPr="00FD3E12">
        <w:t>Settling Time</w:t>
      </w:r>
      <w:bookmarkEnd w:id="206"/>
      <w:bookmarkEnd w:id="207"/>
      <w:bookmarkEnd w:id="208"/>
    </w:p>
    <w:p w14:paraId="109C3AF4" w14:textId="7B2BA480" w:rsidR="00FD3E12" w:rsidRPr="00624100" w:rsidRDefault="00FD3E12" w:rsidP="00260DB6">
      <w:r w:rsidRPr="00660DD7">
        <w:t xml:space="preserve">When the PSU is switched ON, or when the input voltages are reapplied from any off state, all output voltages will reach their specified values within </w:t>
      </w:r>
      <w:r w:rsidR="00260DB6">
        <w:t>2.5</w:t>
      </w:r>
      <w:r w:rsidR="00260DB6" w:rsidRPr="00660DD7">
        <w:t xml:space="preserve"> </w:t>
      </w:r>
      <w:r w:rsidRPr="00660DD7">
        <w:t>s</w:t>
      </w:r>
      <w:r>
        <w:t>ec</w:t>
      </w:r>
      <w:r w:rsidRPr="00624100">
        <w:t>.</w:t>
      </w:r>
    </w:p>
    <w:p w14:paraId="7B305205" w14:textId="722597C2" w:rsidR="00FD3E12" w:rsidRDefault="00033082" w:rsidP="00FD3E12">
      <w:pPr>
        <w:spacing w:line="240" w:lineRule="auto"/>
        <w:jc w:val="left"/>
      </w:pPr>
      <w:r>
        <w:t>The PSU DC outputs ramp up time of each output shall not exceed 50ms.</w:t>
      </w:r>
    </w:p>
    <w:p w14:paraId="273BD122" w14:textId="5A589727" w:rsidR="00033082" w:rsidRDefault="00033082" w:rsidP="00FD3E12">
      <w:pPr>
        <w:spacing w:line="240" w:lineRule="auto"/>
        <w:jc w:val="left"/>
      </w:pPr>
      <w:r>
        <w:t>The PSU DC outputs turn on shall not be affected by the following load characterization:</w:t>
      </w:r>
    </w:p>
    <w:p w14:paraId="13ABAC08" w14:textId="2E38E68A" w:rsidR="00033082" w:rsidRDefault="00033082" w:rsidP="00DB14A8">
      <w:pPr>
        <w:pStyle w:val="ListParagraph"/>
        <w:numPr>
          <w:ilvl w:val="0"/>
          <w:numId w:val="90"/>
        </w:numPr>
        <w:spacing w:line="240" w:lineRule="auto"/>
        <w:jc w:val="left"/>
      </w:pPr>
      <w:r>
        <w:t xml:space="preserve">The load maximum input capacitance as defined in </w:t>
      </w:r>
      <w:r>
        <w:fldChar w:fldCharType="begin"/>
      </w:r>
      <w:r>
        <w:instrText xml:space="preserve"> REF _Ref99964964 \h </w:instrText>
      </w:r>
      <w:r>
        <w:fldChar w:fldCharType="separate"/>
      </w:r>
      <w:r w:rsidRPr="00F41690">
        <w:t xml:space="preserve">Table </w:t>
      </w:r>
      <w:r>
        <w:rPr>
          <w:noProof/>
          <w:cs/>
        </w:rPr>
        <w:t>‎</w:t>
      </w:r>
      <w:r>
        <w:rPr>
          <w:noProof/>
        </w:rPr>
        <w:t>3</w:t>
      </w:r>
      <w:r w:rsidRPr="00F41690">
        <w:noBreakHyphen/>
      </w:r>
      <w:r>
        <w:rPr>
          <w:noProof/>
        </w:rPr>
        <w:t>2</w:t>
      </w:r>
      <w:r>
        <w:fldChar w:fldCharType="end"/>
      </w:r>
      <w:r>
        <w:t>.</w:t>
      </w:r>
    </w:p>
    <w:p w14:paraId="43256E5B" w14:textId="31DB60DF" w:rsidR="00033082" w:rsidRDefault="00033082" w:rsidP="00DB14A8">
      <w:pPr>
        <w:pStyle w:val="ListParagraph"/>
        <w:numPr>
          <w:ilvl w:val="0"/>
          <w:numId w:val="90"/>
        </w:numPr>
        <w:spacing w:line="240" w:lineRule="auto"/>
        <w:jc w:val="left"/>
      </w:pPr>
      <w:r>
        <w:t>The load can turn on above 10VDC with "Start-up Current"</w:t>
      </w:r>
    </w:p>
    <w:p w14:paraId="48202A78" w14:textId="6485FFF4" w:rsidR="00033082" w:rsidRDefault="00033082" w:rsidP="00DB14A8">
      <w:pPr>
        <w:pStyle w:val="ListParagraph"/>
        <w:numPr>
          <w:ilvl w:val="0"/>
          <w:numId w:val="90"/>
        </w:numPr>
        <w:spacing w:line="240" w:lineRule="auto"/>
        <w:jc w:val="left"/>
      </w:pPr>
      <w:r>
        <w:lastRenderedPageBreak/>
        <w:t>"Start-up Current" of each load shall not exceed 20% of (output maximum continuous power / nominal voltage)</w:t>
      </w:r>
      <w:r w:rsidR="00DB2F83">
        <w:t xml:space="preserve"> </w:t>
      </w:r>
      <w:r w:rsidR="00EB0B90">
        <w:t xml:space="preserve">as </w:t>
      </w:r>
      <w:r w:rsidR="00DB2F83">
        <w:t xml:space="preserve">defined in </w:t>
      </w:r>
      <w:r w:rsidR="00DB2F83">
        <w:fldChar w:fldCharType="begin"/>
      </w:r>
      <w:r w:rsidR="00DB2F83">
        <w:instrText xml:space="preserve"> REF _Ref99964964 \h </w:instrText>
      </w:r>
      <w:r w:rsidR="00DB2F83">
        <w:fldChar w:fldCharType="separate"/>
      </w:r>
      <w:r w:rsidR="00DB2F83" w:rsidRPr="00F41690">
        <w:t xml:space="preserve">Table </w:t>
      </w:r>
      <w:r w:rsidR="00DB2F83">
        <w:rPr>
          <w:noProof/>
          <w:cs/>
        </w:rPr>
        <w:t>‎</w:t>
      </w:r>
      <w:r w:rsidR="00DB2F83">
        <w:rPr>
          <w:noProof/>
        </w:rPr>
        <w:t>3</w:t>
      </w:r>
      <w:r w:rsidR="00DB2F83" w:rsidRPr="00F41690">
        <w:noBreakHyphen/>
      </w:r>
      <w:r w:rsidR="00DB2F83">
        <w:rPr>
          <w:noProof/>
        </w:rPr>
        <w:t>2</w:t>
      </w:r>
      <w:r w:rsidR="00DB2F83">
        <w:fldChar w:fldCharType="end"/>
      </w:r>
    </w:p>
    <w:p w14:paraId="0FFE28A3" w14:textId="77777777" w:rsidR="00033082" w:rsidRDefault="00033082" w:rsidP="00FD3E12">
      <w:pPr>
        <w:spacing w:line="240" w:lineRule="auto"/>
        <w:jc w:val="left"/>
      </w:pPr>
    </w:p>
    <w:p w14:paraId="728A5B0D" w14:textId="77777777" w:rsidR="00FD3E12" w:rsidRPr="00FD3E12" w:rsidRDefault="00FD3E12" w:rsidP="00301286">
      <w:pPr>
        <w:pStyle w:val="StyleHeading3Heading3Char1Heading3CharCharh3CharChar"/>
        <w:numPr>
          <w:ilvl w:val="2"/>
          <w:numId w:val="25"/>
        </w:numPr>
        <w:tabs>
          <w:tab w:val="num" w:pos="5387"/>
        </w:tabs>
        <w:ind w:left="1134" w:hanging="1134"/>
      </w:pPr>
      <w:bookmarkStart w:id="209" w:name="_Ref65655785"/>
      <w:bookmarkStart w:id="210" w:name="_Ref65655813"/>
      <w:bookmarkStart w:id="211" w:name="_Toc130405541"/>
      <w:r w:rsidRPr="00FD3E12">
        <w:t>Protections</w:t>
      </w:r>
      <w:bookmarkEnd w:id="209"/>
      <w:bookmarkEnd w:id="210"/>
      <w:bookmarkEnd w:id="211"/>
    </w:p>
    <w:p w14:paraId="40D3F543" w14:textId="77777777" w:rsidR="00FD3E12" w:rsidRDefault="00FD3E12" w:rsidP="00FD3E12">
      <w:r w:rsidRPr="004F4C90">
        <w:t>The PSU shall include the following protections:</w:t>
      </w:r>
      <w:r>
        <w:t xml:space="preserve"> </w:t>
      </w:r>
    </w:p>
    <w:p w14:paraId="1E74E8C7" w14:textId="77777777" w:rsidR="00FD3E12" w:rsidRPr="00D60AA2" w:rsidRDefault="00FD3E12" w:rsidP="00301286">
      <w:pPr>
        <w:pStyle w:val="Heading4"/>
      </w:pPr>
      <w:bookmarkStart w:id="212" w:name="_Ref65655790"/>
      <w:bookmarkStart w:id="213" w:name="_Ref65655817"/>
      <w:bookmarkStart w:id="214" w:name="_Toc130405542"/>
      <w:r>
        <w:t>Over-Current Protection</w:t>
      </w:r>
      <w:bookmarkEnd w:id="212"/>
      <w:bookmarkEnd w:id="213"/>
      <w:bookmarkEnd w:id="214"/>
    </w:p>
    <w:p w14:paraId="0612E12E" w14:textId="1D1712B6" w:rsidR="00FD3E12" w:rsidRDefault="00F6791E" w:rsidP="00C022F2">
      <w:pPr>
        <w:ind w:left="284"/>
      </w:pPr>
      <w:r>
        <w:t>All</w:t>
      </w:r>
      <w:r w:rsidR="00FD3E12">
        <w:t xml:space="preserve"> regulated outputs shall be overload protected.  No damage shall occur if these outputs are short-circuited.</w:t>
      </w:r>
      <w:r w:rsidR="002C4B9A">
        <w:t xml:space="preserve"> The required overcurrent protections per output are detailed in</w:t>
      </w:r>
      <w:r w:rsidR="00C022F2">
        <w:t xml:space="preserve"> </w:t>
      </w:r>
      <w:r w:rsidR="00C022F2">
        <w:fldChar w:fldCharType="begin"/>
      </w:r>
      <w:r w:rsidR="00C022F2">
        <w:instrText xml:space="preserve"> REF _Ref99964964 \h </w:instrText>
      </w:r>
      <w:r w:rsidR="00C022F2">
        <w:fldChar w:fldCharType="separate"/>
      </w:r>
      <w:r w:rsidR="00A845CC" w:rsidRPr="00F41690">
        <w:t xml:space="preserve">Table </w:t>
      </w:r>
      <w:r w:rsidR="00A845CC">
        <w:rPr>
          <w:noProof/>
          <w:cs/>
        </w:rPr>
        <w:t>‎</w:t>
      </w:r>
      <w:r w:rsidR="00A845CC">
        <w:rPr>
          <w:noProof/>
        </w:rPr>
        <w:t>3</w:t>
      </w:r>
      <w:r w:rsidR="00A845CC" w:rsidRPr="00F41690">
        <w:noBreakHyphen/>
      </w:r>
      <w:r w:rsidR="00A845CC">
        <w:rPr>
          <w:noProof/>
        </w:rPr>
        <w:t>2</w:t>
      </w:r>
      <w:r w:rsidR="00C022F2">
        <w:fldChar w:fldCharType="end"/>
      </w:r>
      <w:r w:rsidR="002C4B9A">
        <w:t>.</w:t>
      </w:r>
    </w:p>
    <w:p w14:paraId="50E14CF7" w14:textId="3585D7F5" w:rsidR="00FD3E12" w:rsidRDefault="00FD3E12" w:rsidP="00E258E9">
      <w:pPr>
        <w:ind w:left="284"/>
      </w:pPr>
      <w:r>
        <w:t>After the protection has been activated,</w:t>
      </w:r>
      <w:r w:rsidR="00F6791E">
        <w:t xml:space="preserve"> the power supply will automatically try to restart outputs every 1</w:t>
      </w:r>
      <w:r w:rsidR="00E258E9">
        <w:t xml:space="preserve"> </w:t>
      </w:r>
      <w:r w:rsidR="00F6791E">
        <w:t>s</w:t>
      </w:r>
      <w:r w:rsidR="00E258E9">
        <w:t>econd</w:t>
      </w:r>
      <w:r w:rsidR="00F6791E">
        <w:t xml:space="preserve"> if the fault has cleared.</w:t>
      </w:r>
    </w:p>
    <w:p w14:paraId="6C3FB105" w14:textId="77777777" w:rsidR="00FD3E12" w:rsidRDefault="00FD3E12" w:rsidP="00897185">
      <w:pPr>
        <w:pStyle w:val="Heading4"/>
      </w:pPr>
      <w:bookmarkStart w:id="215" w:name="_Ref65655872"/>
      <w:bookmarkStart w:id="216" w:name="_Ref65655884"/>
      <w:bookmarkStart w:id="217" w:name="_Ref65655982"/>
      <w:bookmarkStart w:id="218" w:name="_Toc130405543"/>
      <w:r>
        <w:t>Over-Voltage Protection</w:t>
      </w:r>
      <w:bookmarkEnd w:id="215"/>
      <w:bookmarkEnd w:id="216"/>
      <w:bookmarkEnd w:id="217"/>
      <w:bookmarkEnd w:id="218"/>
    </w:p>
    <w:p w14:paraId="3F0EAC31" w14:textId="7B538971" w:rsidR="00036A99" w:rsidRPr="007A3D53" w:rsidRDefault="00897185" w:rsidP="00AB3CDB">
      <w:pPr>
        <w:pStyle w:val="Heading4"/>
        <w:numPr>
          <w:ilvl w:val="4"/>
          <w:numId w:val="1"/>
        </w:numPr>
      </w:pPr>
      <w:bookmarkStart w:id="219" w:name="_Ref65655964"/>
      <w:bookmarkStart w:id="220" w:name="_Toc130405544"/>
      <w:r w:rsidRPr="009868CF">
        <w:t>Input over voltage protection</w:t>
      </w:r>
      <w:bookmarkEnd w:id="219"/>
      <w:bookmarkEnd w:id="220"/>
    </w:p>
    <w:p w14:paraId="1623C298" w14:textId="6744C81C" w:rsidR="00897185" w:rsidRDefault="00920BB8" w:rsidP="00D664F1">
      <w:pPr>
        <w:ind w:left="284"/>
      </w:pPr>
      <w:r>
        <w:t xml:space="preserve">The PSU shall protect itself, in case </w:t>
      </w:r>
      <w:r w:rsidR="00077B9B">
        <w:t xml:space="preserve">of </w:t>
      </w:r>
      <w:r>
        <w:t xml:space="preserve">input voltage surges/spikes </w:t>
      </w:r>
      <w:r w:rsidR="00077B9B">
        <w:t xml:space="preserve">that </w:t>
      </w:r>
      <w:r w:rsidR="00D664F1">
        <w:t xml:space="preserve">meet the </w:t>
      </w:r>
      <w:r>
        <w:t>MIL-STD-704</w:t>
      </w:r>
      <w:r w:rsidR="003F77A8">
        <w:rPr>
          <w:rFonts w:hint="cs"/>
          <w:rtl/>
        </w:rPr>
        <w:t xml:space="preserve"> </w:t>
      </w:r>
      <w:r>
        <w:t>A</w:t>
      </w:r>
      <w:r w:rsidR="00EB34F3">
        <w:t xml:space="preserve"> &amp; </w:t>
      </w:r>
      <w:r w:rsidR="00D07525">
        <w:t>F</w:t>
      </w:r>
      <w:r>
        <w:t xml:space="preserve">. </w:t>
      </w:r>
    </w:p>
    <w:p w14:paraId="6C705E3D" w14:textId="3F09A890" w:rsidR="00430A1F" w:rsidRDefault="008B12F2" w:rsidP="008B12F2">
      <w:pPr>
        <w:ind w:left="284"/>
      </w:pPr>
      <w:r>
        <w:t xml:space="preserve">Input over voltage protection shall occur if </w:t>
      </w:r>
      <w:r w:rsidR="007A36F3">
        <w:t>the input voltage</w:t>
      </w:r>
      <w:r w:rsidR="00077B9B">
        <w:t>s</w:t>
      </w:r>
      <w:r w:rsidR="007A36F3">
        <w:t xml:space="preserve"> to the power supply exceeds </w:t>
      </w:r>
      <w:r w:rsidR="005E52A2">
        <w:t>input OVP</w:t>
      </w:r>
      <w:r w:rsidR="00D664F1">
        <w:t xml:space="preserve"> levels</w:t>
      </w:r>
      <w:r w:rsidR="00BB2A6B">
        <w:t xml:space="preserve"> as follows:</w:t>
      </w:r>
    </w:p>
    <w:p w14:paraId="50298829" w14:textId="77777777" w:rsidR="00AC4F0C" w:rsidRDefault="00AC4F0C" w:rsidP="00AC4F0C">
      <w:pPr>
        <w:pStyle w:val="ListParagraph"/>
        <w:numPr>
          <w:ilvl w:val="0"/>
          <w:numId w:val="88"/>
        </w:numPr>
        <w:ind w:left="1134"/>
        <w:rPr>
          <w:rtl/>
        </w:rPr>
      </w:pPr>
      <w:r>
        <w:t xml:space="preserve">28VDC transient  up to 90VDC. </w:t>
      </w:r>
      <w:r>
        <w:tab/>
      </w:r>
    </w:p>
    <w:p w14:paraId="645967EE" w14:textId="77777777" w:rsidR="00AC4F0C" w:rsidRDefault="00AC4F0C" w:rsidP="00AC4F0C">
      <w:pPr>
        <w:pStyle w:val="ListParagraph"/>
        <w:numPr>
          <w:ilvl w:val="0"/>
          <w:numId w:val="88"/>
        </w:numPr>
        <w:ind w:left="1134"/>
      </w:pPr>
      <w:r>
        <w:t xml:space="preserve">28VDC </w:t>
      </w:r>
      <w:r w:rsidRPr="006C021B">
        <w:t>steady state up to 55±5VDC</w:t>
      </w:r>
      <w:r>
        <w:t>.</w:t>
      </w:r>
    </w:p>
    <w:p w14:paraId="7A4419B3" w14:textId="77777777" w:rsidR="006C021B" w:rsidRPr="006C021B" w:rsidRDefault="006C021B" w:rsidP="006C021B">
      <w:pPr>
        <w:tabs>
          <w:tab w:val="left" w:pos="1134"/>
        </w:tabs>
        <w:rPr>
          <w:sz w:val="10"/>
          <w:szCs w:val="10"/>
        </w:rPr>
      </w:pPr>
    </w:p>
    <w:p w14:paraId="35A79C4B" w14:textId="62F36EDA" w:rsidR="0092688D" w:rsidRDefault="0092688D" w:rsidP="006C021B">
      <w:pPr>
        <w:pStyle w:val="ListParagraph"/>
        <w:numPr>
          <w:ilvl w:val="0"/>
          <w:numId w:val="88"/>
        </w:numPr>
        <w:ind w:left="1134"/>
      </w:pPr>
      <w:r>
        <w:t xml:space="preserve">115VAC </w:t>
      </w:r>
      <w:r w:rsidR="00BB2A6B">
        <w:t xml:space="preserve">transient </w:t>
      </w:r>
      <w:r w:rsidR="00D664F1">
        <w:t>above</w:t>
      </w:r>
      <w:r>
        <w:t xml:space="preserve"> </w:t>
      </w:r>
      <w:r w:rsidR="00FF2338">
        <w:t>180VAC</w:t>
      </w:r>
      <w:r w:rsidR="002C598C">
        <w:t>.</w:t>
      </w:r>
    </w:p>
    <w:p w14:paraId="2FF08560" w14:textId="77777777" w:rsidR="006C021B" w:rsidRPr="006C021B" w:rsidRDefault="006C021B" w:rsidP="006C021B">
      <w:pPr>
        <w:ind w:left="774"/>
        <w:rPr>
          <w:sz w:val="10"/>
          <w:szCs w:val="10"/>
        </w:rPr>
      </w:pPr>
    </w:p>
    <w:p w14:paraId="467F5277" w14:textId="77777777" w:rsidR="002C598C" w:rsidRPr="002C598C" w:rsidRDefault="002C598C" w:rsidP="00D27F0E">
      <w:pPr>
        <w:ind w:left="700"/>
        <w:rPr>
          <w:rFonts w:cstheme="minorBidi"/>
          <w:sz w:val="22"/>
          <w:szCs w:val="22"/>
        </w:rPr>
      </w:pPr>
      <w:r>
        <w:t xml:space="preserve">If the maximum voltage limit &amp; time limit exceeding the MIL-STD A &amp; F curves limits, the unit shall automatically shut down </w:t>
      </w:r>
      <w:proofErr w:type="gramStart"/>
      <w:r>
        <w:t>in order to</w:t>
      </w:r>
      <w:proofErr w:type="gramEnd"/>
      <w:r>
        <w:t xml:space="preserve"> protect itself.</w:t>
      </w:r>
    </w:p>
    <w:p w14:paraId="1D8B8549" w14:textId="5D5AD9FB" w:rsidR="002C598C" w:rsidRDefault="002C598C">
      <w:pPr>
        <w:ind w:left="700"/>
      </w:pPr>
      <w:r>
        <w:t xml:space="preserve">In this situation, the power supply will shut down all outputs and digital communication lines </w:t>
      </w:r>
      <w:r w:rsidR="00077B9B">
        <w:t>and monitor the</w:t>
      </w:r>
      <w:r>
        <w:t xml:space="preserve"> input voltage</w:t>
      </w:r>
      <w:r w:rsidR="00077B9B">
        <w:t xml:space="preserve">s. When the input voltages are </w:t>
      </w:r>
      <w:r>
        <w:t xml:space="preserve">within </w:t>
      </w:r>
      <w:r w:rsidR="00077B9B">
        <w:t xml:space="preserve">the nominal </w:t>
      </w:r>
      <w:r>
        <w:t xml:space="preserve">operating range </w:t>
      </w:r>
      <w:r w:rsidR="00077B9B">
        <w:t>for</w:t>
      </w:r>
      <w:r>
        <w:t xml:space="preserve"> at least 1 second</w:t>
      </w:r>
      <w:r w:rsidR="00077B9B">
        <w:t>, the PSU shall start a power-up sequence</w:t>
      </w:r>
      <w:r>
        <w:t xml:space="preserve"> (check every 1 second). </w:t>
      </w:r>
    </w:p>
    <w:p w14:paraId="17C01D1F" w14:textId="12DD3011" w:rsidR="00897185" w:rsidRPr="00897185" w:rsidRDefault="00897185" w:rsidP="00AB3CDB">
      <w:pPr>
        <w:pStyle w:val="Heading4"/>
        <w:numPr>
          <w:ilvl w:val="4"/>
          <w:numId w:val="1"/>
        </w:numPr>
        <w:rPr>
          <w:rtl/>
        </w:rPr>
      </w:pPr>
      <w:bookmarkStart w:id="221" w:name="_Ref65655968"/>
      <w:bookmarkStart w:id="222" w:name="_Toc130405545"/>
      <w:r>
        <w:t>Output over voltage protection</w:t>
      </w:r>
      <w:bookmarkEnd w:id="221"/>
      <w:bookmarkEnd w:id="222"/>
    </w:p>
    <w:p w14:paraId="52F7708B" w14:textId="3A7C293D" w:rsidR="00747672" w:rsidRDefault="009009B9" w:rsidP="00E32EF5">
      <w:pPr>
        <w:ind w:left="284"/>
        <w:rPr>
          <w:rtl/>
        </w:rPr>
      </w:pPr>
      <w:r w:rsidRPr="009009B9">
        <w:t xml:space="preserve">All main outputs shall be over-voltage protected. </w:t>
      </w:r>
      <w:r w:rsidR="005F305A" w:rsidRPr="004F4C90">
        <w:t xml:space="preserve">If any output voltage </w:t>
      </w:r>
      <w:r w:rsidR="006C42CB">
        <w:t>exceeds the</w:t>
      </w:r>
      <w:r w:rsidR="005F305A" w:rsidRPr="004F4C90">
        <w:t xml:space="preserve"> </w:t>
      </w:r>
      <w:r w:rsidR="006C42CB">
        <w:t xml:space="preserve">corresponding </w:t>
      </w:r>
      <w:r w:rsidR="005F305A" w:rsidRPr="004F4C90">
        <w:t xml:space="preserve">over-voltage </w:t>
      </w:r>
      <w:r w:rsidR="006C42CB">
        <w:t>trip point threshold</w:t>
      </w:r>
      <w:r w:rsidR="006C42CB" w:rsidRPr="004F4C90">
        <w:t xml:space="preserve"> </w:t>
      </w:r>
      <w:r w:rsidR="005F305A" w:rsidRPr="004F4C90">
        <w:t xml:space="preserve">for more than the rated duration, the PSU shall </w:t>
      </w:r>
      <w:r w:rsidR="00152896">
        <w:t xml:space="preserve">immediately disable the faulty output and send </w:t>
      </w:r>
      <w:r w:rsidR="00002A62">
        <w:t xml:space="preserve">an emergency shutdown discrete </w:t>
      </w:r>
      <w:r w:rsidR="00980A12">
        <w:t xml:space="preserve">to the MIU, </w:t>
      </w:r>
      <w:r w:rsidR="00002A62">
        <w:t xml:space="preserve">and then </w:t>
      </w:r>
      <w:r w:rsidR="00174C3B">
        <w:t>turn</w:t>
      </w:r>
      <w:r w:rsidR="005F305A" w:rsidRPr="004F4C90">
        <w:t xml:space="preserve"> off</w:t>
      </w:r>
      <w:r w:rsidR="00174C3B">
        <w:t xml:space="preserve"> </w:t>
      </w:r>
      <w:r w:rsidR="00174C3B" w:rsidRPr="00E96F91">
        <w:rPr>
          <w:u w:val="single"/>
        </w:rPr>
        <w:t>all</w:t>
      </w:r>
      <w:r w:rsidR="00174C3B">
        <w:t xml:space="preserve"> </w:t>
      </w:r>
      <w:r w:rsidR="00152896">
        <w:t xml:space="preserve">remaining </w:t>
      </w:r>
      <w:r w:rsidR="00174C3B">
        <w:t>outputs</w:t>
      </w:r>
      <w:r w:rsidR="00002A62">
        <w:t xml:space="preserve"> </w:t>
      </w:r>
      <w:r w:rsidR="00174C3B">
        <w:t>after</w:t>
      </w:r>
      <w:r w:rsidR="009C555A">
        <w:t xml:space="preserve"> </w:t>
      </w:r>
      <w:r w:rsidR="00152896">
        <w:t>corresponding hold-up time</w:t>
      </w:r>
      <w:r w:rsidR="005F305A">
        <w:t>.</w:t>
      </w:r>
    </w:p>
    <w:p w14:paraId="51C535E6" w14:textId="3F6B6F78" w:rsidR="009009B9" w:rsidRPr="004F4C90" w:rsidRDefault="009009B9" w:rsidP="003164C5">
      <w:pPr>
        <w:ind w:left="284"/>
      </w:pPr>
      <w:r w:rsidRPr="004F4C90">
        <w:lastRenderedPageBreak/>
        <w:t>After</w:t>
      </w:r>
      <w:r w:rsidR="006C42CB">
        <w:t xml:space="preserve"> the</w:t>
      </w:r>
      <w:r w:rsidRPr="004F4C90">
        <w:t xml:space="preserve"> </w:t>
      </w:r>
      <w:r w:rsidR="00174C3B">
        <w:t xml:space="preserve">over-voltage </w:t>
      </w:r>
      <w:r w:rsidRPr="004F4C90">
        <w:t xml:space="preserve">protection has been activated, the PSU shall </w:t>
      </w:r>
      <w:r w:rsidR="006C42CB">
        <w:t>turn-on again</w:t>
      </w:r>
      <w:r w:rsidR="009868CF">
        <w:t xml:space="preserve"> only</w:t>
      </w:r>
      <w:r w:rsidRPr="004F4C90">
        <w:t xml:space="preserve"> after the ON/OFF switch is driven low and then asserted </w:t>
      </w:r>
      <w:r w:rsidR="00174C3B">
        <w:t xml:space="preserve">high </w:t>
      </w:r>
      <w:r w:rsidRPr="004F4C90">
        <w:t>again</w:t>
      </w:r>
      <w:r w:rsidR="00174C3B">
        <w:t xml:space="preserve"> </w:t>
      </w:r>
      <w:r w:rsidR="00174C3B" w:rsidRPr="00174C3B">
        <w:t xml:space="preserve">after a </w:t>
      </w:r>
      <w:r w:rsidR="00174C3B">
        <w:t xml:space="preserve">minimum </w:t>
      </w:r>
      <w:r w:rsidR="00174C3B" w:rsidRPr="00174C3B">
        <w:t>period of 1</w:t>
      </w:r>
      <w:r w:rsidR="00A06162">
        <w:t xml:space="preserve"> </w:t>
      </w:r>
      <w:r w:rsidR="00174C3B" w:rsidRPr="00174C3B">
        <w:t xml:space="preserve"> second</w:t>
      </w:r>
      <w:r w:rsidR="006C42CB">
        <w:t xml:space="preserve"> (</w:t>
      </w:r>
      <w:proofErr w:type="gramStart"/>
      <w:r w:rsidR="006C42CB">
        <w:t>i.e.</w:t>
      </w:r>
      <w:proofErr w:type="gramEnd"/>
      <w:r w:rsidR="006C42CB">
        <w:t xml:space="preserve"> no automatic recovery after an output over-voltage fault event)</w:t>
      </w:r>
      <w:r w:rsidRPr="004F4C90">
        <w:t>.</w:t>
      </w:r>
    </w:p>
    <w:p w14:paraId="04DCB0D7" w14:textId="77777777" w:rsidR="00E3294F" w:rsidRDefault="00E3294F" w:rsidP="00FD3E12">
      <w:pPr>
        <w:ind w:left="284"/>
      </w:pPr>
    </w:p>
    <w:p w14:paraId="2C9A7887" w14:textId="77777777" w:rsidR="00E3294F" w:rsidRDefault="00E3294F" w:rsidP="00FD3E12">
      <w:pPr>
        <w:ind w:left="284"/>
      </w:pPr>
    </w:p>
    <w:p w14:paraId="3D8B3B79" w14:textId="77777777" w:rsidR="00260DB6" w:rsidRDefault="00260DB6">
      <w:pPr>
        <w:spacing w:line="240" w:lineRule="auto"/>
        <w:jc w:val="left"/>
      </w:pPr>
      <w:r>
        <w:br w:type="page"/>
      </w:r>
    </w:p>
    <w:p w14:paraId="62770287" w14:textId="4CA6FED6" w:rsidR="00FD3E12" w:rsidRDefault="00FD3E12" w:rsidP="00FD3E12">
      <w:pPr>
        <w:ind w:left="284"/>
      </w:pPr>
      <w:r w:rsidRPr="00860D83">
        <w:lastRenderedPageBreak/>
        <w:t>All outputs shall be over-voltage protected according to the following table:</w:t>
      </w:r>
    </w:p>
    <w:p w14:paraId="53207F1E" w14:textId="4C985FB6" w:rsidR="00A71572" w:rsidRPr="00860D83" w:rsidRDefault="00A71572" w:rsidP="008C12ED">
      <w:pPr>
        <w:pStyle w:val="Caption"/>
        <w:jc w:val="center"/>
      </w:pPr>
      <w:bookmarkStart w:id="223" w:name="_Toc130405664"/>
      <w:r w:rsidRPr="00F41690">
        <w:t xml:space="preserve">Table </w:t>
      </w:r>
      <w:r w:rsidR="004264AB">
        <w:fldChar w:fldCharType="begin"/>
      </w:r>
      <w:r w:rsidR="004264AB">
        <w:instrText xml:space="preserve"> STYLEREF 1 \s </w:instrText>
      </w:r>
      <w:r w:rsidR="004264AB">
        <w:fldChar w:fldCharType="separate"/>
      </w:r>
      <w:r w:rsidR="00A845CC">
        <w:rPr>
          <w:noProof/>
          <w:cs/>
        </w:rPr>
        <w:t>‎</w:t>
      </w:r>
      <w:r w:rsidR="00A845CC">
        <w:rPr>
          <w:noProof/>
        </w:rPr>
        <w:t>3</w:t>
      </w:r>
      <w:r w:rsidR="004264AB">
        <w:rPr>
          <w:noProof/>
        </w:rPr>
        <w:fldChar w:fldCharType="end"/>
      </w:r>
      <w:r w:rsidRPr="00F41690">
        <w:noBreakHyphen/>
      </w:r>
      <w:r w:rsidR="004264AB">
        <w:fldChar w:fldCharType="begin"/>
      </w:r>
      <w:r w:rsidR="004264AB">
        <w:instrText xml:space="preserve"> SEQ Table \* ARABIC \s 1 </w:instrText>
      </w:r>
      <w:r w:rsidR="004264AB">
        <w:fldChar w:fldCharType="separate"/>
      </w:r>
      <w:r w:rsidR="00A845CC">
        <w:rPr>
          <w:noProof/>
        </w:rPr>
        <w:t>3</w:t>
      </w:r>
      <w:r w:rsidR="004264AB">
        <w:rPr>
          <w:noProof/>
        </w:rPr>
        <w:fldChar w:fldCharType="end"/>
      </w:r>
      <w:r w:rsidRPr="00F41690">
        <w:t xml:space="preserve">- </w:t>
      </w:r>
      <w:r w:rsidR="008C12ED">
        <w:t>Output Over-Voltage</w:t>
      </w:r>
      <w:r>
        <w:t xml:space="preserve"> Protection Parameters</w:t>
      </w:r>
      <w:bookmarkEnd w:id="223"/>
    </w:p>
    <w:tbl>
      <w:tblPr>
        <w:tblW w:w="0" w:type="auto"/>
        <w:tblInd w:w="1526" w:type="dxa"/>
        <w:tblBorders>
          <w:top w:val="single" w:sz="8" w:space="0" w:color="000000"/>
          <w:left w:val="single" w:sz="8" w:space="0" w:color="000000"/>
          <w:bottom w:val="single" w:sz="8" w:space="0" w:color="000000"/>
          <w:right w:val="single" w:sz="8" w:space="0" w:color="000000"/>
          <w:insideH w:val="single" w:sz="8" w:space="0" w:color="000000"/>
          <w:insideV w:val="single" w:sz="6" w:space="0" w:color="000000"/>
        </w:tblBorders>
        <w:tblLayout w:type="fixed"/>
        <w:tblLook w:val="0000" w:firstRow="0" w:lastRow="0" w:firstColumn="0" w:lastColumn="0" w:noHBand="0" w:noVBand="0"/>
      </w:tblPr>
      <w:tblGrid>
        <w:gridCol w:w="1866"/>
        <w:gridCol w:w="2370"/>
        <w:gridCol w:w="2166"/>
      </w:tblGrid>
      <w:tr w:rsidR="00FD3E12" w:rsidRPr="00860D83" w14:paraId="003CEF1B" w14:textId="77777777" w:rsidTr="00E96F91">
        <w:trPr>
          <w:cantSplit/>
        </w:trPr>
        <w:tc>
          <w:tcPr>
            <w:tcW w:w="1866" w:type="dxa"/>
            <w:shd w:val="clear" w:color="auto" w:fill="D9D9D9" w:themeFill="background1" w:themeFillShade="D9"/>
            <w:vAlign w:val="center"/>
          </w:tcPr>
          <w:p w14:paraId="0AA8DCAC" w14:textId="77777777" w:rsidR="00FD3E12" w:rsidRPr="00860D83" w:rsidRDefault="00FD3E12" w:rsidP="00E96F91">
            <w:pPr>
              <w:spacing w:before="60" w:after="60" w:line="240" w:lineRule="auto"/>
              <w:jc w:val="center"/>
              <w:rPr>
                <w:b/>
                <w:bCs/>
              </w:rPr>
            </w:pPr>
            <w:r w:rsidRPr="00860D83">
              <w:rPr>
                <w:b/>
                <w:bCs/>
              </w:rPr>
              <w:t>Voltage</w:t>
            </w:r>
          </w:p>
        </w:tc>
        <w:tc>
          <w:tcPr>
            <w:tcW w:w="2370" w:type="dxa"/>
            <w:shd w:val="clear" w:color="auto" w:fill="D9D9D9" w:themeFill="background1" w:themeFillShade="D9"/>
            <w:vAlign w:val="center"/>
          </w:tcPr>
          <w:p w14:paraId="5C55F233" w14:textId="117D87EF" w:rsidR="00FD3E12" w:rsidRPr="00860D83" w:rsidRDefault="00FD3E12" w:rsidP="00E96F91">
            <w:pPr>
              <w:spacing w:before="60" w:after="60" w:line="240" w:lineRule="auto"/>
              <w:jc w:val="center"/>
              <w:rPr>
                <w:b/>
                <w:bCs/>
              </w:rPr>
            </w:pPr>
            <w:r w:rsidRPr="00860D83">
              <w:rPr>
                <w:b/>
                <w:bCs/>
              </w:rPr>
              <w:t>O.V. Trip Point</w:t>
            </w:r>
          </w:p>
        </w:tc>
        <w:tc>
          <w:tcPr>
            <w:tcW w:w="2166" w:type="dxa"/>
            <w:shd w:val="clear" w:color="auto" w:fill="D9D9D9" w:themeFill="background1" w:themeFillShade="D9"/>
            <w:vAlign w:val="center"/>
          </w:tcPr>
          <w:p w14:paraId="68397B52" w14:textId="34CBA091" w:rsidR="00FD3E12" w:rsidRPr="00860D83" w:rsidRDefault="00E96F91" w:rsidP="002C4B9A">
            <w:pPr>
              <w:spacing w:before="60" w:after="60" w:line="240" w:lineRule="auto"/>
              <w:jc w:val="center"/>
              <w:rPr>
                <w:b/>
                <w:bCs/>
              </w:rPr>
            </w:pPr>
            <w:r>
              <w:rPr>
                <w:b/>
                <w:bCs/>
              </w:rPr>
              <w:t xml:space="preserve">Detection </w:t>
            </w:r>
            <w:r w:rsidR="00FD3E12" w:rsidRPr="00860D83">
              <w:rPr>
                <w:b/>
                <w:bCs/>
              </w:rPr>
              <w:t>Response</w:t>
            </w:r>
            <w:r w:rsidR="002C4B9A">
              <w:rPr>
                <w:b/>
                <w:bCs/>
              </w:rPr>
              <w:t xml:space="preserve"> </w:t>
            </w:r>
            <w:r w:rsidR="00FD3E12" w:rsidRPr="00860D83">
              <w:rPr>
                <w:b/>
                <w:bCs/>
              </w:rPr>
              <w:t>Time</w:t>
            </w:r>
          </w:p>
        </w:tc>
      </w:tr>
      <w:tr w:rsidR="00FD3E12" w:rsidRPr="00860D83" w14:paraId="6042A286" w14:textId="77777777" w:rsidTr="00E96F91">
        <w:trPr>
          <w:cantSplit/>
        </w:trPr>
        <w:tc>
          <w:tcPr>
            <w:tcW w:w="1866" w:type="dxa"/>
          </w:tcPr>
          <w:p w14:paraId="3CAD8B04" w14:textId="77777777" w:rsidR="00FD3E12" w:rsidRPr="00860D83" w:rsidRDefault="00FD3E12" w:rsidP="00243819">
            <w:pPr>
              <w:spacing w:before="60" w:after="60"/>
              <w:jc w:val="center"/>
            </w:pPr>
            <w:r w:rsidRPr="00860D83">
              <w:t>115VAC</w:t>
            </w:r>
          </w:p>
        </w:tc>
        <w:tc>
          <w:tcPr>
            <w:tcW w:w="2370" w:type="dxa"/>
          </w:tcPr>
          <w:p w14:paraId="68BAF8BC" w14:textId="18D4769D" w:rsidR="00FD3E12" w:rsidRPr="00860D83" w:rsidRDefault="00FD3E12" w:rsidP="00243819">
            <w:pPr>
              <w:spacing w:before="60" w:after="60"/>
              <w:jc w:val="center"/>
            </w:pPr>
            <w:r>
              <w:t>125VAC</w:t>
            </w:r>
            <w:r w:rsidR="00DB4711">
              <w:t xml:space="preserve"> (TBC)</w:t>
            </w:r>
          </w:p>
        </w:tc>
        <w:tc>
          <w:tcPr>
            <w:tcW w:w="2166" w:type="dxa"/>
          </w:tcPr>
          <w:p w14:paraId="67E53C2E" w14:textId="12E502F4" w:rsidR="00FD3E12" w:rsidRPr="00860D83" w:rsidRDefault="00FD3E12" w:rsidP="00243819">
            <w:pPr>
              <w:spacing w:before="60" w:after="60"/>
              <w:jc w:val="center"/>
            </w:pPr>
            <w:r>
              <w:t>100msec</w:t>
            </w:r>
            <w:r w:rsidR="00DB4711">
              <w:t xml:space="preserve"> (TBC)</w:t>
            </w:r>
          </w:p>
        </w:tc>
      </w:tr>
      <w:tr w:rsidR="00FD3E12" w:rsidRPr="00860D83" w14:paraId="15963CC4" w14:textId="77777777" w:rsidTr="00E96F91">
        <w:trPr>
          <w:cantSplit/>
        </w:trPr>
        <w:tc>
          <w:tcPr>
            <w:tcW w:w="1866" w:type="dxa"/>
          </w:tcPr>
          <w:p w14:paraId="7761EB82" w14:textId="34B7AE7B" w:rsidR="00FD3E12" w:rsidRPr="00860D83" w:rsidRDefault="00FD3E12" w:rsidP="002C4B9A">
            <w:pPr>
              <w:spacing w:before="60" w:after="60"/>
              <w:jc w:val="center"/>
              <w:rPr>
                <w:color w:val="000000"/>
              </w:rPr>
            </w:pPr>
            <w:r w:rsidRPr="00860D83">
              <w:rPr>
                <w:color w:val="000000"/>
              </w:rPr>
              <w:t>28VDC</w:t>
            </w:r>
          </w:p>
        </w:tc>
        <w:tc>
          <w:tcPr>
            <w:tcW w:w="2370" w:type="dxa"/>
          </w:tcPr>
          <w:p w14:paraId="0294CB99" w14:textId="61993469" w:rsidR="00FD3E12" w:rsidRPr="00860D83" w:rsidRDefault="00005736" w:rsidP="00243819">
            <w:pPr>
              <w:spacing w:before="60" w:after="60"/>
              <w:jc w:val="center"/>
              <w:rPr>
                <w:color w:val="000000"/>
              </w:rPr>
            </w:pPr>
            <w:r>
              <w:rPr>
                <w:rFonts w:cs="Times New Roman"/>
                <w:color w:val="000000"/>
              </w:rPr>
              <w:t>35 ±1</w:t>
            </w:r>
            <w:r w:rsidR="00FD3E12" w:rsidRPr="00860D83">
              <w:rPr>
                <w:color w:val="000000"/>
              </w:rPr>
              <w:t>VD</w:t>
            </w:r>
            <w:r w:rsidR="00645390">
              <w:rPr>
                <w:color w:val="000000"/>
              </w:rPr>
              <w:t>C</w:t>
            </w:r>
          </w:p>
        </w:tc>
        <w:tc>
          <w:tcPr>
            <w:tcW w:w="2166" w:type="dxa"/>
          </w:tcPr>
          <w:p w14:paraId="67ABBE17" w14:textId="584B0CE1" w:rsidR="00FD3E12" w:rsidRDefault="00174C3B" w:rsidP="00174C3B">
            <w:pPr>
              <w:spacing w:before="60" w:after="60"/>
              <w:jc w:val="center"/>
              <w:rPr>
                <w:color w:val="000000"/>
              </w:rPr>
            </w:pPr>
            <w:r>
              <w:rPr>
                <w:color w:val="000000"/>
              </w:rPr>
              <w:t>2ms</w:t>
            </w:r>
            <w:r w:rsidRPr="00860D83">
              <w:rPr>
                <w:color w:val="000000"/>
              </w:rPr>
              <w:t xml:space="preserve"> </w:t>
            </w:r>
            <w:r w:rsidR="00FD3E12" w:rsidRPr="00860D83">
              <w:rPr>
                <w:color w:val="000000"/>
              </w:rPr>
              <w:t xml:space="preserve">± </w:t>
            </w:r>
            <w:r>
              <w:rPr>
                <w:color w:val="000000"/>
              </w:rPr>
              <w:t>0.4ms</w:t>
            </w:r>
          </w:p>
          <w:p w14:paraId="21535951" w14:textId="3DCBED81" w:rsidR="00FA56C7" w:rsidRPr="00860D83" w:rsidRDefault="00FA56C7" w:rsidP="00243819">
            <w:pPr>
              <w:spacing w:before="60" w:after="60"/>
              <w:jc w:val="center"/>
              <w:rPr>
                <w:color w:val="000000"/>
              </w:rPr>
            </w:pPr>
            <w:r>
              <w:rPr>
                <w:color w:val="000000"/>
              </w:rPr>
              <w:t>TBR</w:t>
            </w:r>
          </w:p>
        </w:tc>
      </w:tr>
      <w:tr w:rsidR="00E32EF5" w:rsidRPr="00860D83" w14:paraId="0FC3C3CE" w14:textId="77777777" w:rsidTr="00E96F91">
        <w:trPr>
          <w:cantSplit/>
        </w:trPr>
        <w:tc>
          <w:tcPr>
            <w:tcW w:w="1866" w:type="dxa"/>
          </w:tcPr>
          <w:p w14:paraId="0C28A345" w14:textId="61F050A2" w:rsidR="00E32EF5" w:rsidRDefault="00E32EF5" w:rsidP="0024700A">
            <w:pPr>
              <w:spacing w:before="60" w:after="60"/>
              <w:jc w:val="center"/>
              <w:rPr>
                <w:color w:val="000000"/>
              </w:rPr>
            </w:pPr>
            <w:r>
              <w:rPr>
                <w:color w:val="000000"/>
              </w:rPr>
              <w:t>3</w:t>
            </w:r>
            <w:r w:rsidR="0024700A">
              <w:rPr>
                <w:color w:val="000000"/>
              </w:rPr>
              <w:t>0</w:t>
            </w:r>
            <w:r>
              <w:rPr>
                <w:color w:val="000000"/>
              </w:rPr>
              <w:t>.5VDC</w:t>
            </w:r>
          </w:p>
        </w:tc>
        <w:tc>
          <w:tcPr>
            <w:tcW w:w="2370" w:type="dxa"/>
          </w:tcPr>
          <w:p w14:paraId="0E0C33FC" w14:textId="254B0599" w:rsidR="00E32EF5" w:rsidRDefault="0024700A" w:rsidP="009F4527">
            <w:pPr>
              <w:spacing w:before="60" w:after="60"/>
              <w:jc w:val="center"/>
              <w:rPr>
                <w:rFonts w:cs="Times New Roman"/>
                <w:color w:val="000000"/>
              </w:rPr>
            </w:pPr>
            <w:r>
              <w:rPr>
                <w:rFonts w:cs="Times New Roman"/>
                <w:color w:val="000000"/>
              </w:rPr>
              <w:t>31.5</w:t>
            </w:r>
            <w:r w:rsidR="009F4527">
              <w:rPr>
                <w:rFonts w:cs="Times New Roman"/>
                <w:color w:val="000000"/>
              </w:rPr>
              <w:t xml:space="preserve"> ±1</w:t>
            </w:r>
            <w:r w:rsidR="009F4527">
              <w:rPr>
                <w:color w:val="000000"/>
              </w:rPr>
              <w:t>%</w:t>
            </w:r>
          </w:p>
        </w:tc>
        <w:tc>
          <w:tcPr>
            <w:tcW w:w="2166" w:type="dxa"/>
          </w:tcPr>
          <w:p w14:paraId="27C804E4" w14:textId="77777777" w:rsidR="00E32EF5" w:rsidRDefault="00E32EF5" w:rsidP="00E32EF5">
            <w:pPr>
              <w:spacing w:before="60" w:after="60"/>
              <w:jc w:val="center"/>
              <w:rPr>
                <w:color w:val="000000"/>
              </w:rPr>
            </w:pPr>
            <w:r>
              <w:rPr>
                <w:color w:val="000000"/>
              </w:rPr>
              <w:t>2ms</w:t>
            </w:r>
            <w:r w:rsidRPr="00860D83">
              <w:rPr>
                <w:color w:val="000000"/>
              </w:rPr>
              <w:t xml:space="preserve"> ± </w:t>
            </w:r>
            <w:r>
              <w:rPr>
                <w:color w:val="000000"/>
              </w:rPr>
              <w:t>0.4ms</w:t>
            </w:r>
          </w:p>
          <w:p w14:paraId="0532FA94" w14:textId="3F706AE1" w:rsidR="00E32EF5" w:rsidRDefault="00E32EF5" w:rsidP="00E32EF5">
            <w:pPr>
              <w:spacing w:before="60" w:after="60"/>
              <w:jc w:val="center"/>
              <w:rPr>
                <w:color w:val="000000"/>
              </w:rPr>
            </w:pPr>
            <w:r>
              <w:rPr>
                <w:color w:val="000000"/>
              </w:rPr>
              <w:t>TBR</w:t>
            </w:r>
          </w:p>
        </w:tc>
      </w:tr>
      <w:tr w:rsidR="00645390" w:rsidRPr="00860D83" w14:paraId="0BD98F91" w14:textId="77777777" w:rsidTr="00E96F91">
        <w:trPr>
          <w:cantSplit/>
        </w:trPr>
        <w:tc>
          <w:tcPr>
            <w:tcW w:w="1866" w:type="dxa"/>
          </w:tcPr>
          <w:p w14:paraId="3FA5E87F" w14:textId="257BFB2B" w:rsidR="00645390" w:rsidRPr="00860D83" w:rsidRDefault="002C4B9A" w:rsidP="002C4B9A">
            <w:pPr>
              <w:spacing w:before="60" w:after="60"/>
              <w:jc w:val="center"/>
              <w:rPr>
                <w:color w:val="000000"/>
              </w:rPr>
            </w:pPr>
            <w:r>
              <w:rPr>
                <w:color w:val="000000"/>
              </w:rPr>
              <w:t>36</w:t>
            </w:r>
            <w:r w:rsidR="00645390" w:rsidRPr="00860D83">
              <w:rPr>
                <w:color w:val="000000"/>
              </w:rPr>
              <w:t xml:space="preserve">VDC </w:t>
            </w:r>
          </w:p>
        </w:tc>
        <w:tc>
          <w:tcPr>
            <w:tcW w:w="2370" w:type="dxa"/>
          </w:tcPr>
          <w:p w14:paraId="5AD519F1" w14:textId="34D69709" w:rsidR="00645390" w:rsidRPr="00860D83" w:rsidRDefault="002C4B9A" w:rsidP="002C4B9A">
            <w:pPr>
              <w:spacing w:before="60" w:after="60"/>
              <w:jc w:val="center"/>
              <w:rPr>
                <w:color w:val="000000"/>
              </w:rPr>
            </w:pPr>
            <w:r>
              <w:rPr>
                <w:rFonts w:cs="Times New Roman"/>
                <w:color w:val="000000"/>
              </w:rPr>
              <w:t>45</w:t>
            </w:r>
            <w:r w:rsidR="00005736">
              <w:rPr>
                <w:rFonts w:cs="Times New Roman"/>
                <w:color w:val="000000"/>
              </w:rPr>
              <w:t xml:space="preserve"> ±1</w:t>
            </w:r>
            <w:r w:rsidR="00645390" w:rsidRPr="00860D83">
              <w:rPr>
                <w:color w:val="000000"/>
              </w:rPr>
              <w:t>VD</w:t>
            </w:r>
            <w:r w:rsidR="00645390">
              <w:rPr>
                <w:color w:val="000000"/>
              </w:rPr>
              <w:t>C</w:t>
            </w:r>
          </w:p>
        </w:tc>
        <w:tc>
          <w:tcPr>
            <w:tcW w:w="2166" w:type="dxa"/>
          </w:tcPr>
          <w:p w14:paraId="50BF46D2" w14:textId="3D0B6CA6" w:rsidR="00645390" w:rsidRDefault="00174C3B" w:rsidP="00174C3B">
            <w:pPr>
              <w:spacing w:before="60" w:after="60"/>
              <w:jc w:val="center"/>
              <w:rPr>
                <w:color w:val="000000"/>
              </w:rPr>
            </w:pPr>
            <w:r>
              <w:rPr>
                <w:color w:val="000000"/>
              </w:rPr>
              <w:t>2ms</w:t>
            </w:r>
            <w:r w:rsidRPr="00860D83">
              <w:rPr>
                <w:color w:val="000000"/>
              </w:rPr>
              <w:t xml:space="preserve"> </w:t>
            </w:r>
            <w:r w:rsidR="00645390" w:rsidRPr="00860D83">
              <w:rPr>
                <w:color w:val="000000"/>
              </w:rPr>
              <w:t xml:space="preserve">± </w:t>
            </w:r>
            <w:r>
              <w:rPr>
                <w:color w:val="000000"/>
              </w:rPr>
              <w:t>0.4ms</w:t>
            </w:r>
          </w:p>
          <w:p w14:paraId="3C51092B" w14:textId="016137DC" w:rsidR="00645390" w:rsidRPr="00860D83" w:rsidRDefault="00645390" w:rsidP="00645390">
            <w:pPr>
              <w:spacing w:before="60" w:after="60"/>
              <w:jc w:val="center"/>
              <w:rPr>
                <w:color w:val="000000"/>
              </w:rPr>
            </w:pPr>
            <w:r>
              <w:rPr>
                <w:color w:val="000000"/>
              </w:rPr>
              <w:t>TBR</w:t>
            </w:r>
          </w:p>
        </w:tc>
      </w:tr>
    </w:tbl>
    <w:p w14:paraId="02BB9BF9" w14:textId="77777777" w:rsidR="00A71572" w:rsidRDefault="00A71572" w:rsidP="00FD3E12">
      <w:pPr>
        <w:ind w:left="284"/>
      </w:pPr>
    </w:p>
    <w:p w14:paraId="72DCEC85" w14:textId="5B011D00" w:rsidR="007F1ACD" w:rsidRPr="000B52BF" w:rsidRDefault="007F1ACD" w:rsidP="001D41AF">
      <w:pPr>
        <w:pStyle w:val="Heading4"/>
        <w:rPr>
          <w:rtl/>
        </w:rPr>
      </w:pPr>
      <w:bookmarkStart w:id="224" w:name="_Ref65655901"/>
      <w:bookmarkStart w:id="225" w:name="_Ref65655997"/>
      <w:bookmarkStart w:id="226" w:name="_Toc130405546"/>
      <w:r w:rsidRPr="000B52BF">
        <w:t>Under-Voltage Protection</w:t>
      </w:r>
      <w:bookmarkEnd w:id="224"/>
      <w:bookmarkEnd w:id="225"/>
      <w:bookmarkEnd w:id="226"/>
    </w:p>
    <w:p w14:paraId="2E9F0361" w14:textId="49476719" w:rsidR="003A63AE" w:rsidRDefault="003A63AE" w:rsidP="00152896">
      <w:pPr>
        <w:rPr>
          <w:rtl/>
        </w:rPr>
      </w:pPr>
      <w:r w:rsidRPr="009009B9">
        <w:t xml:space="preserve">All main </w:t>
      </w:r>
      <w:r>
        <w:t>inputs</w:t>
      </w:r>
      <w:r w:rsidRPr="009009B9">
        <w:t xml:space="preserve"> shall be </w:t>
      </w:r>
      <w:r>
        <w:t>under</w:t>
      </w:r>
      <w:r w:rsidRPr="009009B9">
        <w:t xml:space="preserve">-voltage protected. </w:t>
      </w:r>
      <w:r w:rsidRPr="004F4C90">
        <w:t xml:space="preserve">If any </w:t>
      </w:r>
      <w:r>
        <w:t>input</w:t>
      </w:r>
      <w:r w:rsidRPr="004F4C90">
        <w:t xml:space="preserve"> voltage is in an </w:t>
      </w:r>
      <w:r>
        <w:t>under</w:t>
      </w:r>
      <w:r w:rsidRPr="004F4C90">
        <w:t xml:space="preserve">-voltage state, </w:t>
      </w:r>
      <w:r w:rsidR="000E5865" w:rsidRPr="004F4C90">
        <w:t>for more than the rated duration</w:t>
      </w:r>
      <w:r w:rsidR="000E5865">
        <w:t>,</w:t>
      </w:r>
      <w:r w:rsidR="000E5865" w:rsidRPr="004F4C90">
        <w:t xml:space="preserve"> </w:t>
      </w:r>
      <w:r w:rsidRPr="004F4C90">
        <w:t xml:space="preserve">the PSU shall </w:t>
      </w:r>
      <w:r w:rsidR="00002A62">
        <w:t xml:space="preserve">issue to the MIU an emergency shutdown discrete and then </w:t>
      </w:r>
      <w:r w:rsidR="002A2A08">
        <w:t xml:space="preserve">disable </w:t>
      </w:r>
      <w:r w:rsidR="00775281" w:rsidRPr="009F27DF">
        <w:rPr>
          <w:b/>
          <w:bCs/>
          <w:u w:val="single"/>
        </w:rPr>
        <w:t>all</w:t>
      </w:r>
      <w:r w:rsidR="002A2A08">
        <w:t xml:space="preserve"> outputs</w:t>
      </w:r>
      <w:r w:rsidR="00002A62">
        <w:t xml:space="preserve"> </w:t>
      </w:r>
      <w:r w:rsidR="00152896">
        <w:t>after</w:t>
      </w:r>
      <w:r w:rsidR="00775281">
        <w:t xml:space="preserve"> </w:t>
      </w:r>
      <w:r w:rsidR="00152896">
        <w:t>corresponding hold-up time</w:t>
      </w:r>
      <w:r>
        <w:t>.</w:t>
      </w:r>
    </w:p>
    <w:p w14:paraId="25516087" w14:textId="3171E859" w:rsidR="003A63AE" w:rsidRPr="004F4C90" w:rsidRDefault="003A63AE">
      <w:r w:rsidRPr="004F4C90">
        <w:t xml:space="preserve">After </w:t>
      </w:r>
      <w:r>
        <w:t>the voltage returns to the nominal value</w:t>
      </w:r>
      <w:r w:rsidR="00750849" w:rsidRPr="00750849">
        <w:t xml:space="preserve"> </w:t>
      </w:r>
      <w:r w:rsidR="00750849">
        <w:t>for at least 1 second</w:t>
      </w:r>
      <w:r>
        <w:t xml:space="preserve">, the PSU shall </w:t>
      </w:r>
      <w:r w:rsidR="0022609A">
        <w:t xml:space="preserve">automatically </w:t>
      </w:r>
      <w:r>
        <w:t>return to normal operation</w:t>
      </w:r>
      <w:r w:rsidR="002A2A08">
        <w:t>, and re-enable the outputs</w:t>
      </w:r>
      <w:r w:rsidRPr="004F4C90">
        <w:t>.</w:t>
      </w:r>
    </w:p>
    <w:p w14:paraId="5F0F1DDC" w14:textId="4A4FD23E" w:rsidR="003A63AE" w:rsidRPr="00860D83" w:rsidRDefault="003A63AE" w:rsidP="003A63AE">
      <w:pPr>
        <w:pStyle w:val="Caption"/>
        <w:jc w:val="center"/>
      </w:pPr>
      <w:bookmarkStart w:id="227" w:name="_Toc130405665"/>
      <w:r w:rsidRPr="00F41690">
        <w:t xml:space="preserve">Table </w:t>
      </w:r>
      <w:r w:rsidR="004264AB">
        <w:fldChar w:fldCharType="begin"/>
      </w:r>
      <w:r w:rsidR="004264AB">
        <w:instrText xml:space="preserve"> STYLEREF 1 \s </w:instrText>
      </w:r>
      <w:r w:rsidR="004264AB">
        <w:fldChar w:fldCharType="separate"/>
      </w:r>
      <w:r w:rsidR="00A845CC">
        <w:rPr>
          <w:noProof/>
          <w:cs/>
        </w:rPr>
        <w:t>‎</w:t>
      </w:r>
      <w:r w:rsidR="00A845CC">
        <w:rPr>
          <w:noProof/>
        </w:rPr>
        <w:t>3</w:t>
      </w:r>
      <w:r w:rsidR="004264AB">
        <w:rPr>
          <w:noProof/>
        </w:rPr>
        <w:fldChar w:fldCharType="end"/>
      </w:r>
      <w:r w:rsidRPr="00F41690">
        <w:noBreakHyphen/>
      </w:r>
      <w:r w:rsidR="004264AB">
        <w:fldChar w:fldCharType="begin"/>
      </w:r>
      <w:r w:rsidR="004264AB">
        <w:instrText xml:space="preserve"> SEQ Table \* ARABIC \s 1 </w:instrText>
      </w:r>
      <w:r w:rsidR="004264AB">
        <w:fldChar w:fldCharType="separate"/>
      </w:r>
      <w:r w:rsidR="00A845CC">
        <w:rPr>
          <w:noProof/>
        </w:rPr>
        <w:t>4</w:t>
      </w:r>
      <w:r w:rsidR="004264AB">
        <w:rPr>
          <w:noProof/>
        </w:rPr>
        <w:fldChar w:fldCharType="end"/>
      </w:r>
      <w:r w:rsidRPr="00F41690">
        <w:t xml:space="preserve">- </w:t>
      </w:r>
      <w:r>
        <w:t>Input Under-Voltage Protection Parameters</w:t>
      </w:r>
      <w:bookmarkEnd w:id="227"/>
    </w:p>
    <w:tbl>
      <w:tblPr>
        <w:tblW w:w="7864" w:type="dxa"/>
        <w:tblInd w:w="1526" w:type="dxa"/>
        <w:tblBorders>
          <w:top w:val="single" w:sz="8" w:space="0" w:color="000000"/>
          <w:left w:val="single" w:sz="8" w:space="0" w:color="000000"/>
          <w:bottom w:val="single" w:sz="8" w:space="0" w:color="000000"/>
          <w:right w:val="single" w:sz="8" w:space="0" w:color="000000"/>
          <w:insideH w:val="single" w:sz="8" w:space="0" w:color="000000"/>
          <w:insideV w:val="single" w:sz="6" w:space="0" w:color="000000"/>
        </w:tblBorders>
        <w:tblLayout w:type="fixed"/>
        <w:tblLook w:val="0000" w:firstRow="0" w:lastRow="0" w:firstColumn="0" w:lastColumn="0" w:noHBand="0" w:noVBand="0"/>
      </w:tblPr>
      <w:tblGrid>
        <w:gridCol w:w="1203"/>
        <w:gridCol w:w="5355"/>
        <w:gridCol w:w="1306"/>
      </w:tblGrid>
      <w:tr w:rsidR="009F27DF" w:rsidRPr="00860D83" w14:paraId="506A0644" w14:textId="1FDB7CA2" w:rsidTr="009F27DF">
        <w:trPr>
          <w:cantSplit/>
        </w:trPr>
        <w:tc>
          <w:tcPr>
            <w:tcW w:w="1203" w:type="dxa"/>
          </w:tcPr>
          <w:p w14:paraId="61F968D8" w14:textId="732E9281" w:rsidR="009F27DF" w:rsidRPr="00860D83" w:rsidRDefault="009F27DF" w:rsidP="005F1E17">
            <w:pPr>
              <w:spacing w:before="60" w:after="60"/>
              <w:jc w:val="center"/>
              <w:rPr>
                <w:b/>
                <w:bCs/>
              </w:rPr>
            </w:pPr>
            <w:r>
              <w:rPr>
                <w:b/>
                <w:bCs/>
              </w:rPr>
              <w:t xml:space="preserve">Input </w:t>
            </w:r>
            <w:r w:rsidRPr="00860D83">
              <w:rPr>
                <w:b/>
                <w:bCs/>
              </w:rPr>
              <w:t>Voltage</w:t>
            </w:r>
          </w:p>
        </w:tc>
        <w:tc>
          <w:tcPr>
            <w:tcW w:w="5355" w:type="dxa"/>
          </w:tcPr>
          <w:p w14:paraId="38382433" w14:textId="60B74C02" w:rsidR="009F27DF" w:rsidRPr="00860D83" w:rsidRDefault="009F27DF" w:rsidP="005F1E17">
            <w:pPr>
              <w:spacing w:before="60" w:after="60"/>
              <w:jc w:val="center"/>
              <w:rPr>
                <w:b/>
                <w:bCs/>
              </w:rPr>
            </w:pPr>
            <w:r>
              <w:rPr>
                <w:b/>
                <w:bCs/>
              </w:rPr>
              <w:t>U</w:t>
            </w:r>
            <w:r w:rsidRPr="00860D83">
              <w:rPr>
                <w:b/>
                <w:bCs/>
              </w:rPr>
              <w:t>.V. Trip Point</w:t>
            </w:r>
          </w:p>
          <w:p w14:paraId="5CD18A6C" w14:textId="77777777" w:rsidR="009F27DF" w:rsidRPr="00860D83" w:rsidRDefault="009F27DF" w:rsidP="005F1E17">
            <w:pPr>
              <w:spacing w:before="60" w:after="60"/>
              <w:jc w:val="center"/>
              <w:rPr>
                <w:b/>
                <w:bCs/>
              </w:rPr>
            </w:pPr>
          </w:p>
        </w:tc>
        <w:tc>
          <w:tcPr>
            <w:tcW w:w="1306" w:type="dxa"/>
          </w:tcPr>
          <w:p w14:paraId="3591563B" w14:textId="77777777" w:rsidR="009F27DF" w:rsidRDefault="009F27DF" w:rsidP="005F1E17">
            <w:pPr>
              <w:spacing w:before="60" w:after="60"/>
              <w:jc w:val="center"/>
              <w:rPr>
                <w:b/>
                <w:bCs/>
              </w:rPr>
            </w:pPr>
            <w:r>
              <w:rPr>
                <w:b/>
                <w:bCs/>
              </w:rPr>
              <w:t>Response</w:t>
            </w:r>
          </w:p>
          <w:p w14:paraId="10EE149D" w14:textId="76C3188A" w:rsidR="009F27DF" w:rsidRDefault="009F27DF" w:rsidP="005F1E17">
            <w:pPr>
              <w:spacing w:before="60" w:after="60"/>
              <w:jc w:val="center"/>
              <w:rPr>
                <w:b/>
                <w:bCs/>
              </w:rPr>
            </w:pPr>
            <w:r>
              <w:rPr>
                <w:b/>
                <w:bCs/>
              </w:rPr>
              <w:t>Time</w:t>
            </w:r>
          </w:p>
        </w:tc>
      </w:tr>
      <w:tr w:rsidR="009F27DF" w:rsidRPr="00860D83" w14:paraId="02C17342" w14:textId="0B3BDFE0" w:rsidTr="009F27DF">
        <w:trPr>
          <w:cantSplit/>
        </w:trPr>
        <w:tc>
          <w:tcPr>
            <w:tcW w:w="1203" w:type="dxa"/>
          </w:tcPr>
          <w:p w14:paraId="0E7F5205" w14:textId="77777777" w:rsidR="009F27DF" w:rsidRPr="00860D83" w:rsidRDefault="009F27DF" w:rsidP="005F1E17">
            <w:pPr>
              <w:spacing w:before="60" w:after="60"/>
              <w:jc w:val="center"/>
            </w:pPr>
            <w:r w:rsidRPr="00860D83">
              <w:t>115VAC</w:t>
            </w:r>
          </w:p>
        </w:tc>
        <w:tc>
          <w:tcPr>
            <w:tcW w:w="5355" w:type="dxa"/>
          </w:tcPr>
          <w:p w14:paraId="457A5232" w14:textId="39CCD038" w:rsidR="009F27DF" w:rsidRPr="00860D83" w:rsidRDefault="009F27DF" w:rsidP="009F27DF">
            <w:pPr>
              <w:spacing w:before="60" w:after="60"/>
              <w:jc w:val="left"/>
            </w:pPr>
            <w:r>
              <w:rPr>
                <w:rFonts w:hint="cs"/>
              </w:rPr>
              <w:t>T</w:t>
            </w:r>
            <w:r>
              <w:t>rip point is 95</w:t>
            </w:r>
            <w:r>
              <w:rPr>
                <w:rFonts w:cs="Times New Roman"/>
              </w:rPr>
              <w:t>±</w:t>
            </w:r>
            <w:r>
              <w:t>1V, and below 90</w:t>
            </w:r>
            <w:r>
              <w:rPr>
                <w:rFonts w:cs="Times New Roman"/>
              </w:rPr>
              <w:t>±</w:t>
            </w:r>
            <w:r>
              <w:t>1V immediately shut</w:t>
            </w:r>
            <w:r w:rsidR="002B2281">
              <w:t>-</w:t>
            </w:r>
            <w:r>
              <w:t xml:space="preserve">down sequence. </w:t>
            </w:r>
          </w:p>
        </w:tc>
        <w:tc>
          <w:tcPr>
            <w:tcW w:w="1306" w:type="dxa"/>
          </w:tcPr>
          <w:p w14:paraId="54B3CC75" w14:textId="14C05BA4" w:rsidR="009F27DF" w:rsidRDefault="009F27DF" w:rsidP="000E5865">
            <w:pPr>
              <w:spacing w:before="60" w:after="60"/>
              <w:jc w:val="center"/>
            </w:pPr>
            <w:r>
              <w:t>500 msec</w:t>
            </w:r>
          </w:p>
        </w:tc>
      </w:tr>
      <w:tr w:rsidR="009F27DF" w:rsidRPr="00860D83" w14:paraId="21EBD585" w14:textId="3EFB9067" w:rsidTr="009F27DF">
        <w:trPr>
          <w:cantSplit/>
        </w:trPr>
        <w:tc>
          <w:tcPr>
            <w:tcW w:w="1203" w:type="dxa"/>
          </w:tcPr>
          <w:p w14:paraId="526F6EA3" w14:textId="0C78B004" w:rsidR="009F27DF" w:rsidRPr="00860D83" w:rsidRDefault="009F27DF" w:rsidP="005F1E17">
            <w:pPr>
              <w:spacing w:before="60" w:after="60"/>
              <w:jc w:val="center"/>
              <w:rPr>
                <w:color w:val="000000"/>
              </w:rPr>
            </w:pPr>
            <w:r>
              <w:rPr>
                <w:color w:val="000000"/>
              </w:rPr>
              <w:t>28VDC</w:t>
            </w:r>
          </w:p>
        </w:tc>
        <w:tc>
          <w:tcPr>
            <w:tcW w:w="5355" w:type="dxa"/>
          </w:tcPr>
          <w:p w14:paraId="17F44961" w14:textId="77AA98DC" w:rsidR="009F27DF" w:rsidRPr="00860D83" w:rsidRDefault="002B2281">
            <w:pPr>
              <w:spacing w:before="60" w:after="60"/>
              <w:jc w:val="left"/>
              <w:rPr>
                <w:color w:val="000000"/>
              </w:rPr>
            </w:pPr>
            <w:r>
              <w:t>Turn-on threshold shall be 20</w:t>
            </w:r>
            <w:r w:rsidR="009F27DF">
              <w:rPr>
                <w:rFonts w:cs="Times New Roman"/>
              </w:rPr>
              <w:t>±</w:t>
            </w:r>
            <w:r w:rsidR="009F27DF">
              <w:t xml:space="preserve">1V, and </w:t>
            </w:r>
            <w:r>
              <w:t xml:space="preserve">turn-off threshold shall be </w:t>
            </w:r>
            <w:r w:rsidR="009F27DF">
              <w:t>1</w:t>
            </w:r>
            <w:r>
              <w:t>7</w:t>
            </w:r>
            <w:r w:rsidR="009F27DF">
              <w:rPr>
                <w:rFonts w:cs="Times New Roman"/>
              </w:rPr>
              <w:t>±</w:t>
            </w:r>
            <w:r w:rsidR="009F27DF">
              <w:t>1V</w:t>
            </w:r>
            <w:r>
              <w:t>. Below the turn-off threshold, the PSU shall</w:t>
            </w:r>
            <w:r w:rsidR="009F27DF">
              <w:t xml:space="preserve"> immediately</w:t>
            </w:r>
            <w:r>
              <w:t xml:space="preserve"> initiate a</w:t>
            </w:r>
            <w:r w:rsidR="009F27DF">
              <w:t xml:space="preserve"> shut</w:t>
            </w:r>
            <w:r>
              <w:t>-</w:t>
            </w:r>
            <w:r w:rsidR="009F27DF">
              <w:t>down sequence.</w:t>
            </w:r>
            <w:r w:rsidR="009F27DF" w:rsidDel="00A8171D">
              <w:rPr>
                <w:color w:val="000000"/>
              </w:rPr>
              <w:t xml:space="preserve"> </w:t>
            </w:r>
          </w:p>
        </w:tc>
        <w:tc>
          <w:tcPr>
            <w:tcW w:w="1306" w:type="dxa"/>
          </w:tcPr>
          <w:p w14:paraId="6C7F103B" w14:textId="09069F10" w:rsidR="009F27DF" w:rsidRDefault="009F27DF" w:rsidP="005F1E17">
            <w:pPr>
              <w:spacing w:before="60" w:after="60"/>
              <w:jc w:val="center"/>
              <w:rPr>
                <w:color w:val="000000"/>
              </w:rPr>
            </w:pPr>
            <w:r>
              <w:rPr>
                <w:color w:val="000000"/>
              </w:rPr>
              <w:t>500 msec</w:t>
            </w:r>
          </w:p>
        </w:tc>
      </w:tr>
    </w:tbl>
    <w:p w14:paraId="69DA32D4" w14:textId="77777777" w:rsidR="007F1ACD" w:rsidRPr="004F4C90" w:rsidRDefault="007F1ACD" w:rsidP="00FD3E12">
      <w:pPr>
        <w:ind w:left="284"/>
      </w:pPr>
    </w:p>
    <w:p w14:paraId="7BF77B78" w14:textId="60CA8F12" w:rsidR="00FD3E12" w:rsidRPr="004F4C90" w:rsidRDefault="00FD3E12" w:rsidP="00D07525">
      <w:pPr>
        <w:pStyle w:val="Heading4"/>
        <w:rPr>
          <w:sz w:val="32"/>
          <w:szCs w:val="32"/>
        </w:rPr>
      </w:pPr>
      <w:bookmarkStart w:id="228" w:name="_Ref65655905"/>
      <w:bookmarkStart w:id="229" w:name="_Ref65656001"/>
      <w:bookmarkStart w:id="230" w:name="_Toc130405547"/>
      <w:r>
        <w:t>Input Fuse</w:t>
      </w:r>
      <w:r w:rsidR="00451313">
        <w:t>s</w:t>
      </w:r>
      <w:r w:rsidR="001B09AC">
        <w:t xml:space="preserve"> </w:t>
      </w:r>
      <w:r w:rsidR="00D07525">
        <w:t xml:space="preserve">/ Circuit </w:t>
      </w:r>
      <w:bookmarkEnd w:id="228"/>
      <w:bookmarkEnd w:id="229"/>
      <w:r w:rsidR="00D07525">
        <w:t>Breakers</w:t>
      </w:r>
      <w:bookmarkEnd w:id="230"/>
    </w:p>
    <w:p w14:paraId="6048A09B" w14:textId="564F2A7F" w:rsidR="00FD3E12" w:rsidRDefault="00FD3E12" w:rsidP="00FD3E12">
      <w:pPr>
        <w:ind w:left="284"/>
      </w:pPr>
      <w:r>
        <w:t>The 28VDC input line shall have a 30A fuse.</w:t>
      </w:r>
    </w:p>
    <w:p w14:paraId="5D463771" w14:textId="0F9E61A3" w:rsidR="00FD3E12" w:rsidRDefault="00FD3E12" w:rsidP="008848C5">
      <w:pPr>
        <w:ind w:left="284"/>
      </w:pPr>
      <w:r>
        <w:t xml:space="preserve">There shall be 4 fuses on the 3–phase 115VAC inputs: one fuse for each of the phases plus one for the </w:t>
      </w:r>
      <w:r w:rsidR="008848C5">
        <w:t xml:space="preserve">neutral </w:t>
      </w:r>
      <w:r>
        <w:t>line.</w:t>
      </w:r>
    </w:p>
    <w:p w14:paraId="69C9E1C9" w14:textId="4554F5FB" w:rsidR="00FD3E12" w:rsidRDefault="00315333" w:rsidP="008848C5">
      <w:pPr>
        <w:ind w:left="284"/>
      </w:pPr>
      <w:r>
        <w:t xml:space="preserve">The 3–phase fuses shall be </w:t>
      </w:r>
      <w:r w:rsidR="001B09AC">
        <w:t>15</w:t>
      </w:r>
      <w:r>
        <w:t>A</w:t>
      </w:r>
      <w:r w:rsidR="008D749B">
        <w:t>-</w:t>
      </w:r>
      <w:r w:rsidR="001B09AC">
        <w:t xml:space="preserve"> [TBR]</w:t>
      </w:r>
      <w:r w:rsidR="00FD3E12">
        <w:t>. (</w:t>
      </w:r>
      <w:r w:rsidR="00207522">
        <w:t>Slow</w:t>
      </w:r>
      <w:r w:rsidR="00FD3E12">
        <w:t xml:space="preserve"> blow).</w:t>
      </w:r>
    </w:p>
    <w:p w14:paraId="3B20750A" w14:textId="017A7963" w:rsidR="00D64F3B" w:rsidRDefault="00D64F3B" w:rsidP="008848C5">
      <w:pPr>
        <w:ind w:left="284"/>
      </w:pPr>
      <w:r>
        <w:t xml:space="preserve">As a design goal the </w:t>
      </w:r>
      <w:r w:rsidR="007C079E">
        <w:t>fuses shall be implemented with circuit breakers accessible from the PSU outside panel (provided volume limitations can be maintained).</w:t>
      </w:r>
    </w:p>
    <w:p w14:paraId="0361FA92" w14:textId="4F602311" w:rsidR="00342F8A" w:rsidRDefault="00342F8A" w:rsidP="00342F8A">
      <w:pPr>
        <w:ind w:left="284"/>
      </w:pPr>
      <w:r>
        <w:t>If implemented as fuses – then the fuse housings shall be accessible from the PSU outside panel without requirement of opening the PSU box.</w:t>
      </w:r>
    </w:p>
    <w:p w14:paraId="00E7BFE7" w14:textId="77777777" w:rsidR="00FD3E12" w:rsidRPr="004F4C90" w:rsidRDefault="00FD3E12" w:rsidP="003142F0">
      <w:pPr>
        <w:pStyle w:val="Heading4"/>
        <w:rPr>
          <w:sz w:val="32"/>
          <w:szCs w:val="32"/>
        </w:rPr>
      </w:pPr>
      <w:bookmarkStart w:id="231" w:name="_Ref65655909"/>
      <w:bookmarkStart w:id="232" w:name="_Ref65655914"/>
      <w:bookmarkStart w:id="233" w:name="_Ref65656008"/>
      <w:bookmarkStart w:id="234" w:name="_Toc130405548"/>
      <w:r>
        <w:t>Over-Temperature Protection</w:t>
      </w:r>
      <w:bookmarkEnd w:id="231"/>
      <w:bookmarkEnd w:id="232"/>
      <w:bookmarkEnd w:id="233"/>
      <w:bookmarkEnd w:id="234"/>
    </w:p>
    <w:p w14:paraId="55B9B943" w14:textId="10A697C3" w:rsidR="00FD3E12" w:rsidRPr="00860D83" w:rsidRDefault="008848C5" w:rsidP="00D34304">
      <w:pPr>
        <w:ind w:left="284"/>
      </w:pPr>
      <w:r w:rsidRPr="00860D83">
        <w:t xml:space="preserve">The PSU shall shut down in the event of overheating to protect itself. The PSU shall </w:t>
      </w:r>
      <w:r w:rsidR="00D34304">
        <w:t>notify the MIU via communication interface</w:t>
      </w:r>
      <w:r w:rsidRPr="00860D83">
        <w:t xml:space="preserve"> and shall initiate a power shut-down sequence</w:t>
      </w:r>
      <w:r w:rsidR="002A745C">
        <w:t xml:space="preserve"> by indicating the shutdown discrete to the MIU and allowing 10 seconds for the MIU to shut-down the system in an orderly fashion</w:t>
      </w:r>
      <w:r w:rsidRPr="00860D83">
        <w:t>. After the temperature drops back below a safe level (</w:t>
      </w:r>
      <w:r w:rsidR="00604314">
        <w:t>TBD</w:t>
      </w:r>
      <w:r w:rsidR="0030079E">
        <w:rPr>
          <w:rFonts w:hint="cs"/>
          <w:rtl/>
        </w:rPr>
        <w:t>(</w:t>
      </w:r>
      <w:r w:rsidR="00881ED9">
        <w:t xml:space="preserve"> by Manufacturer</w:t>
      </w:r>
      <w:r w:rsidRPr="00860D83">
        <w:t>)</w:t>
      </w:r>
      <w:r w:rsidR="008546E5">
        <w:t xml:space="preserve"> - hysteresis</w:t>
      </w:r>
      <w:r w:rsidRPr="00860D83">
        <w:t>, the outputs shall return to their normal operation.</w:t>
      </w:r>
      <w:r w:rsidR="00FD3E12" w:rsidRPr="00860D83">
        <w:t xml:space="preserve"> </w:t>
      </w:r>
    </w:p>
    <w:p w14:paraId="51052FF5" w14:textId="77777777" w:rsidR="00FD3E12" w:rsidRPr="004F4C90" w:rsidRDefault="00FD3E12" w:rsidP="003142F0">
      <w:pPr>
        <w:pStyle w:val="Heading4"/>
        <w:rPr>
          <w:sz w:val="32"/>
          <w:szCs w:val="32"/>
        </w:rPr>
      </w:pPr>
      <w:bookmarkStart w:id="235" w:name="_Ref65655928"/>
      <w:bookmarkStart w:id="236" w:name="_Ref65656018"/>
      <w:bookmarkStart w:id="237" w:name="_Toc130405549"/>
      <w:r>
        <w:t>Reverse-Voltage Protection</w:t>
      </w:r>
      <w:bookmarkEnd w:id="235"/>
      <w:bookmarkEnd w:id="236"/>
      <w:bookmarkEnd w:id="237"/>
    </w:p>
    <w:p w14:paraId="4F0DAF88" w14:textId="40BDF6D0" w:rsidR="00FD3E12" w:rsidRDefault="00FD3E12" w:rsidP="00C7029F">
      <w:pPr>
        <w:ind w:left="284"/>
      </w:pPr>
      <w:r w:rsidRPr="009C3B97">
        <w:t>Reverse-voltage protection shall be implemented</w:t>
      </w:r>
      <w:r w:rsidR="00C7029F">
        <w:t>,</w:t>
      </w:r>
      <w:r w:rsidRPr="009C3B97">
        <w:t xml:space="preserve"> so that 28VDC </w:t>
      </w:r>
      <w:r w:rsidR="00C7029F" w:rsidRPr="009C3B97">
        <w:t xml:space="preserve">input </w:t>
      </w:r>
      <w:r w:rsidRPr="009C3B97">
        <w:t>voltage reversal will not damage the PSU. After the polarity changes back to normal, the PSU shall work normally</w:t>
      </w:r>
      <w:r>
        <w:t>.</w:t>
      </w:r>
    </w:p>
    <w:p w14:paraId="77CED7CC" w14:textId="674240CF" w:rsidR="00FD3E12" w:rsidRDefault="00FD3E12" w:rsidP="00775281">
      <w:pPr>
        <w:ind w:left="284"/>
      </w:pPr>
      <w:r w:rsidRPr="00FC2BDD">
        <w:t>In the event of reverse voltage</w:t>
      </w:r>
      <w:r w:rsidR="00C7029F">
        <w:t>,</w:t>
      </w:r>
      <w:r w:rsidRPr="00FC2BDD">
        <w:t xml:space="preserve"> </w:t>
      </w:r>
      <w:r w:rsidR="00775281">
        <w:t>all outputs</w:t>
      </w:r>
      <w:r w:rsidR="00FC2BDD" w:rsidRPr="00FC2BDD">
        <w:t xml:space="preserve"> shall be</w:t>
      </w:r>
      <w:r w:rsidR="00775281">
        <w:t xml:space="preserve"> powered</w:t>
      </w:r>
      <w:r w:rsidR="00FC2BDD" w:rsidRPr="00FC2BDD">
        <w:t xml:space="preserve"> off</w:t>
      </w:r>
      <w:r w:rsidRPr="00FC2BDD">
        <w:t>.</w:t>
      </w:r>
    </w:p>
    <w:p w14:paraId="5B13D2F7" w14:textId="78BEFA9C" w:rsidR="00FD3E12" w:rsidRPr="004F4C90" w:rsidRDefault="00FD3E12" w:rsidP="008A278F">
      <w:pPr>
        <w:pStyle w:val="Heading4"/>
        <w:rPr>
          <w:sz w:val="32"/>
          <w:szCs w:val="32"/>
        </w:rPr>
      </w:pPr>
      <w:bookmarkStart w:id="238" w:name="_Ref65655932"/>
      <w:bookmarkStart w:id="239" w:name="_Ref65656023"/>
      <w:bookmarkStart w:id="240" w:name="_Ref65656223"/>
      <w:bookmarkStart w:id="241" w:name="_Toc130405550"/>
      <w:r>
        <w:t xml:space="preserve">Missing-Phase </w:t>
      </w:r>
      <w:bookmarkEnd w:id="238"/>
      <w:bookmarkEnd w:id="239"/>
      <w:r w:rsidR="008A278F">
        <w:t>Protection</w:t>
      </w:r>
      <w:bookmarkEnd w:id="240"/>
      <w:bookmarkEnd w:id="241"/>
    </w:p>
    <w:p w14:paraId="2291306A" w14:textId="1F86E0DF" w:rsidR="00FD3E12" w:rsidRDefault="00FD3E12" w:rsidP="00FD3E12">
      <w:pPr>
        <w:ind w:left="284"/>
      </w:pPr>
      <w:r>
        <w:t>Missing-phase indication</w:t>
      </w:r>
      <w:r w:rsidR="00D878FF">
        <w:t xml:space="preserve"> and protection</w:t>
      </w:r>
      <w:r>
        <w:t xml:space="preserve"> shall be implemented in the PSU</w:t>
      </w:r>
      <w:r w:rsidR="00D878FF">
        <w:t>,</w:t>
      </w:r>
      <w:r>
        <w:t xml:space="preserve"> so that 115VAC missing-phase will not damage the PSU. After the missing-phase comes-up to normal, the PSU shall work normally.</w:t>
      </w:r>
    </w:p>
    <w:p w14:paraId="36FB0E74" w14:textId="22F25155" w:rsidR="00FD3E12" w:rsidRDefault="00FD3E12" w:rsidP="00152896">
      <w:pPr>
        <w:ind w:left="284"/>
        <w:rPr>
          <w:rtl/>
        </w:rPr>
      </w:pPr>
      <w:r>
        <w:t xml:space="preserve">In the event of </w:t>
      </w:r>
      <w:r w:rsidR="00D878FF">
        <w:t xml:space="preserve">a </w:t>
      </w:r>
      <w:r>
        <w:t>missing phase</w:t>
      </w:r>
      <w:r w:rsidR="00D878FF">
        <w:t>,</w:t>
      </w:r>
      <w:r>
        <w:t xml:space="preserve"> </w:t>
      </w:r>
      <w:r w:rsidR="00002A62">
        <w:t xml:space="preserve">the PSU shall issue to the MIU an emergency shutdown discrete and then </w:t>
      </w:r>
      <w:r>
        <w:t xml:space="preserve">all outputs shall be </w:t>
      </w:r>
      <w:r w:rsidR="008977B2">
        <w:t xml:space="preserve">set to </w:t>
      </w:r>
      <w:r>
        <w:t>off</w:t>
      </w:r>
      <w:r w:rsidR="00152896">
        <w:t xml:space="preserve"> after corresponding hold-up time</w:t>
      </w:r>
      <w:r w:rsidR="008977B2">
        <w:t>.</w:t>
      </w:r>
    </w:p>
    <w:p w14:paraId="02BFB975" w14:textId="7AB64D0F" w:rsidR="004B233C" w:rsidRDefault="004B233C" w:rsidP="0008304F">
      <w:pPr>
        <w:pStyle w:val="Heading3"/>
        <w:numPr>
          <w:ilvl w:val="0"/>
          <w:numId w:val="0"/>
        </w:numPr>
      </w:pPr>
      <w:r>
        <w:br w:type="page"/>
      </w:r>
    </w:p>
    <w:p w14:paraId="1E0BE123" w14:textId="2F048D72" w:rsidR="00DA5D03" w:rsidRPr="00DA5D03" w:rsidRDefault="00DA5D03" w:rsidP="00DA5D03">
      <w:pPr>
        <w:pStyle w:val="Heading2"/>
      </w:pPr>
      <w:bookmarkStart w:id="242" w:name="_Ref46308884"/>
      <w:bookmarkStart w:id="243" w:name="_Ref46308896"/>
      <w:bookmarkStart w:id="244" w:name="_Toc130405551"/>
      <w:bookmarkStart w:id="245" w:name="_Ref46234857"/>
      <w:bookmarkStart w:id="246" w:name="_Ref46234866"/>
      <w:bookmarkStart w:id="247" w:name="_Ref46309072"/>
      <w:bookmarkStart w:id="248" w:name="_Ref46309078"/>
      <w:r w:rsidRPr="0030514F">
        <w:lastRenderedPageBreak/>
        <w:t>Physical Characteristics</w:t>
      </w:r>
      <w:bookmarkEnd w:id="242"/>
      <w:bookmarkEnd w:id="243"/>
      <w:bookmarkEnd w:id="244"/>
    </w:p>
    <w:p w14:paraId="6F2CD57C" w14:textId="77777777" w:rsidR="00DA5D03" w:rsidRPr="00D60AA2" w:rsidRDefault="00DA5D03" w:rsidP="00301286">
      <w:pPr>
        <w:pStyle w:val="StyleHeading3Heading3Char1Heading3CharCharh3CharChar"/>
        <w:numPr>
          <w:ilvl w:val="2"/>
          <w:numId w:val="25"/>
        </w:numPr>
        <w:tabs>
          <w:tab w:val="num" w:pos="5387"/>
        </w:tabs>
        <w:ind w:left="1134" w:hanging="1134"/>
      </w:pPr>
      <w:bookmarkStart w:id="249" w:name="_Ref46308911"/>
      <w:bookmarkStart w:id="250" w:name="_Ref46308930"/>
      <w:bookmarkStart w:id="251" w:name="_Toc130405552"/>
      <w:r w:rsidRPr="00223018">
        <w:t>Weight</w:t>
      </w:r>
      <w:bookmarkEnd w:id="249"/>
      <w:bookmarkEnd w:id="250"/>
      <w:bookmarkEnd w:id="251"/>
    </w:p>
    <w:p w14:paraId="2606E445" w14:textId="77777777" w:rsidR="00DA5D03" w:rsidRDefault="00DA5D03" w:rsidP="00DA5D03">
      <w:r>
        <w:t>The PSU weight shall not exceed 12Kg (TBR).</w:t>
      </w:r>
    </w:p>
    <w:p w14:paraId="716FE608" w14:textId="77777777" w:rsidR="00DA5D03" w:rsidRPr="00D60AA2" w:rsidRDefault="00DA5D03" w:rsidP="00301286">
      <w:pPr>
        <w:pStyle w:val="StyleHeading3Heading3Char1Heading3CharCharh3CharChar"/>
        <w:numPr>
          <w:ilvl w:val="2"/>
          <w:numId w:val="25"/>
        </w:numPr>
        <w:tabs>
          <w:tab w:val="num" w:pos="5387"/>
        </w:tabs>
        <w:ind w:left="1134" w:hanging="1134"/>
      </w:pPr>
      <w:bookmarkStart w:id="252" w:name="_Ref46308946"/>
      <w:bookmarkStart w:id="253" w:name="_Ref46308956"/>
      <w:bookmarkStart w:id="254" w:name="_Toc130405553"/>
      <w:r w:rsidRPr="00223018">
        <w:t>Dimensions</w:t>
      </w:r>
      <w:bookmarkEnd w:id="252"/>
      <w:bookmarkEnd w:id="253"/>
      <w:bookmarkEnd w:id="254"/>
    </w:p>
    <w:p w14:paraId="106F122E" w14:textId="185B5887" w:rsidR="007E1C00" w:rsidRDefault="003142F0" w:rsidP="007E1C00">
      <w:pPr>
        <w:pStyle w:val="BodyText3"/>
        <w:rPr>
          <w:sz w:val="24"/>
          <w:szCs w:val="24"/>
        </w:rPr>
      </w:pPr>
      <w:r w:rsidRPr="003142F0">
        <w:rPr>
          <w:sz w:val="24"/>
          <w:szCs w:val="24"/>
        </w:rPr>
        <w:t xml:space="preserve">The mechanical dimensions and </w:t>
      </w:r>
      <w:r w:rsidR="00F541F2">
        <w:rPr>
          <w:sz w:val="24"/>
          <w:szCs w:val="24"/>
        </w:rPr>
        <w:t>interfaces are shown in drawings:</w:t>
      </w:r>
    </w:p>
    <w:p w14:paraId="08CB1E3C" w14:textId="119148A2" w:rsidR="006E73C8" w:rsidRDefault="00F541F2" w:rsidP="00B83B75">
      <w:pPr>
        <w:pStyle w:val="BodyText3"/>
        <w:rPr>
          <w:sz w:val="24"/>
          <w:szCs w:val="24"/>
        </w:rPr>
      </w:pPr>
      <w:r>
        <w:t xml:space="preserve">    </w:t>
      </w:r>
      <w:r w:rsidR="009A60E0">
        <w:rPr>
          <w:sz w:val="24"/>
          <w:szCs w:val="24"/>
        </w:rPr>
        <w:object w:dxaOrig="1546" w:dyaOrig="1001" w14:anchorId="6CA20495">
          <v:shape id="_x0000_i1026" type="#_x0000_t75" style="width:76.85pt;height:49.95pt" o:ole="">
            <v:imagedata r:id="rId22" o:title=""/>
          </v:shape>
          <o:OLEObject Type="Embed" ProgID="AcroExch.Document.DC" ShapeID="_x0000_i1026" DrawAspect="Icon" ObjectID="_1766834191" r:id="rId23"/>
        </w:object>
      </w:r>
      <w:r>
        <w:t xml:space="preserve">                                                       </w:t>
      </w:r>
    </w:p>
    <w:p w14:paraId="13A307A2" w14:textId="6BF74ACA" w:rsidR="003142F0" w:rsidRDefault="006E73C8" w:rsidP="00F541F2">
      <w:pPr>
        <w:pStyle w:val="BodyText3"/>
        <w:rPr>
          <w:ins w:id="255" w:author="Eyal Yossi [2]" w:date="2024-01-04T19:47:00Z"/>
          <w:sz w:val="24"/>
          <w:szCs w:val="24"/>
        </w:rPr>
      </w:pPr>
      <w:ins w:id="256" w:author="Eyal Yossi [2]" w:date="2024-01-04T19:49:00Z">
        <w:r>
          <w:rPr>
            <w:sz w:val="24"/>
            <w:szCs w:val="24"/>
          </w:rPr>
          <w:t>The</w:t>
        </w:r>
        <w:r w:rsidRPr="003142F0">
          <w:rPr>
            <w:sz w:val="24"/>
            <w:szCs w:val="24"/>
          </w:rPr>
          <w:t xml:space="preserve"> </w:t>
        </w:r>
      </w:ins>
      <w:r w:rsidR="003142F0" w:rsidRPr="003142F0">
        <w:rPr>
          <w:sz w:val="24"/>
          <w:szCs w:val="24"/>
        </w:rPr>
        <w:t>dimensions of the box are 310x</w:t>
      </w:r>
      <w:ins w:id="257" w:author="Eyal Yossi [2]" w:date="2024-01-04T19:37:00Z">
        <w:r w:rsidR="00622C2D">
          <w:rPr>
            <w:sz w:val="24"/>
            <w:szCs w:val="24"/>
          </w:rPr>
          <w:t>230</w:t>
        </w:r>
      </w:ins>
      <w:r w:rsidR="003142F0" w:rsidRPr="003142F0">
        <w:rPr>
          <w:sz w:val="24"/>
          <w:szCs w:val="24"/>
        </w:rPr>
        <w:t>x</w:t>
      </w:r>
      <w:ins w:id="258" w:author="Eyal Yossi [2]" w:date="2024-01-04T19:45:00Z">
        <w:r w:rsidR="002E0E61">
          <w:rPr>
            <w:rFonts w:hint="cs"/>
            <w:sz w:val="24"/>
            <w:szCs w:val="24"/>
            <w:rtl/>
          </w:rPr>
          <w:t>20</w:t>
        </w:r>
      </w:ins>
      <w:ins w:id="259" w:author="Eyal Yossi [2]" w:date="2024-01-04T19:46:00Z">
        <w:r w:rsidR="002E0E61">
          <w:rPr>
            <w:rFonts w:hint="cs"/>
            <w:sz w:val="24"/>
            <w:szCs w:val="24"/>
            <w:rtl/>
          </w:rPr>
          <w:t>9.5</w:t>
        </w:r>
      </w:ins>
      <w:r w:rsidR="003142F0" w:rsidRPr="003142F0">
        <w:rPr>
          <w:sz w:val="24"/>
          <w:szCs w:val="24"/>
        </w:rPr>
        <w:t xml:space="preserve"> (mm).</w:t>
      </w:r>
    </w:p>
    <w:p w14:paraId="336F0EAD" w14:textId="77777777" w:rsidR="006E73C8" w:rsidRPr="003142F0" w:rsidRDefault="006E73C8" w:rsidP="00F541F2">
      <w:pPr>
        <w:pStyle w:val="BodyText3"/>
        <w:rPr>
          <w:sz w:val="24"/>
          <w:szCs w:val="24"/>
        </w:rPr>
      </w:pPr>
    </w:p>
    <w:p w14:paraId="522D4413" w14:textId="77777777" w:rsidR="00DA5D03" w:rsidRPr="00D60AA2" w:rsidRDefault="00DA5D03" w:rsidP="00301286">
      <w:pPr>
        <w:pStyle w:val="StyleHeading3Heading3Char1Heading3CharCharh3CharChar"/>
        <w:numPr>
          <w:ilvl w:val="2"/>
          <w:numId w:val="25"/>
        </w:numPr>
        <w:tabs>
          <w:tab w:val="num" w:pos="5387"/>
        </w:tabs>
        <w:ind w:left="1134" w:hanging="1134"/>
      </w:pPr>
      <w:bookmarkStart w:id="260" w:name="_Ref46308963"/>
      <w:bookmarkStart w:id="261" w:name="_Ref46308972"/>
      <w:bookmarkStart w:id="262" w:name="_Ref47360727"/>
      <w:bookmarkStart w:id="263" w:name="_Toc130405554"/>
      <w:r w:rsidRPr="00223018">
        <w:t>Color</w:t>
      </w:r>
      <w:bookmarkEnd w:id="260"/>
      <w:bookmarkEnd w:id="261"/>
      <w:bookmarkEnd w:id="262"/>
      <w:bookmarkEnd w:id="263"/>
    </w:p>
    <w:p w14:paraId="2D9980AB" w14:textId="2D5E95A3" w:rsidR="00DA5D03" w:rsidRDefault="00DA5D03" w:rsidP="00241F11">
      <w:r>
        <w:t xml:space="preserve">The PSU color shall be </w:t>
      </w:r>
      <w:r w:rsidR="00241F11">
        <w:t>as follows:</w:t>
      </w:r>
    </w:p>
    <w:p w14:paraId="209F4690" w14:textId="6DD2472A" w:rsidR="00241F11" w:rsidRDefault="00241F11" w:rsidP="00301286">
      <w:pPr>
        <w:pStyle w:val="ListParagraph"/>
        <w:numPr>
          <w:ilvl w:val="0"/>
          <w:numId w:val="35"/>
        </w:numPr>
      </w:pPr>
      <w:r w:rsidRPr="00241F11">
        <w:t>Primer: per MIL-DTL-53022 TY 2 (ELOP P/N 1179-0072-00)</w:t>
      </w:r>
      <w:r>
        <w:t>.</w:t>
      </w:r>
    </w:p>
    <w:p w14:paraId="05E35D04" w14:textId="237C3B5F" w:rsidR="00DC4648" w:rsidRDefault="00241F11" w:rsidP="00301286">
      <w:pPr>
        <w:pStyle w:val="ListParagraph"/>
        <w:numPr>
          <w:ilvl w:val="0"/>
          <w:numId w:val="35"/>
        </w:numPr>
      </w:pPr>
      <w:proofErr w:type="gramStart"/>
      <w:r w:rsidRPr="00241F11">
        <w:t>Top coat</w:t>
      </w:r>
      <w:proofErr w:type="gramEnd"/>
      <w:r w:rsidRPr="00241F11">
        <w:t>:  per MIL-PRF-85285 TY I , COLOR 26250 (Gray) per FED-STD-595 (ELOP P/N 1179-0086-00)</w:t>
      </w:r>
      <w:r>
        <w:t>.</w:t>
      </w:r>
    </w:p>
    <w:bookmarkEnd w:id="245"/>
    <w:bookmarkEnd w:id="246"/>
    <w:p w14:paraId="614491C7" w14:textId="21B0FF39" w:rsidR="003142F0" w:rsidRDefault="00DA5D03" w:rsidP="004F02CB">
      <w:pPr>
        <w:pStyle w:val="Heading2"/>
      </w:pPr>
      <w:r w:rsidRPr="004F4C90">
        <w:br w:type="page"/>
      </w:r>
      <w:bookmarkStart w:id="264" w:name="_Ref65656331"/>
      <w:bookmarkStart w:id="265" w:name="_Ref65656336"/>
      <w:bookmarkStart w:id="266" w:name="_Toc130405555"/>
      <w:r w:rsidR="003142F0">
        <w:lastRenderedPageBreak/>
        <w:t>External Interface</w:t>
      </w:r>
      <w:bookmarkEnd w:id="264"/>
      <w:bookmarkEnd w:id="265"/>
      <w:bookmarkEnd w:id="266"/>
    </w:p>
    <w:bookmarkEnd w:id="247"/>
    <w:bookmarkEnd w:id="248"/>
    <w:p w14:paraId="5F51CD13" w14:textId="1B117BDD" w:rsidR="00A924BF" w:rsidRDefault="00A924BF" w:rsidP="00CD58C0">
      <w:r>
        <w:t xml:space="preserve">The diagram below provides an overall view of the </w:t>
      </w:r>
      <w:r w:rsidR="00CD58C0">
        <w:t>PS</w:t>
      </w:r>
      <w:r w:rsidR="00B67878">
        <w:t>U</w:t>
      </w:r>
      <w:r>
        <w:t xml:space="preserve"> external interfaces. The detailed specification of each interface signal shall be prov</w:t>
      </w:r>
      <w:r w:rsidR="00A84C16">
        <w:t>id</w:t>
      </w:r>
      <w:r>
        <w:t>ed in a separate E</w:t>
      </w:r>
      <w:r w:rsidR="0093690A">
        <w:t>lectrical ICD (EI) document</w:t>
      </w:r>
      <w:r>
        <w:t>.</w:t>
      </w:r>
    </w:p>
    <w:p w14:paraId="2BA105E6" w14:textId="22B22F6A" w:rsidR="00632FC2" w:rsidRDefault="00985B19" w:rsidP="004B233C">
      <w:r>
        <w:object w:dxaOrig="11685" w:dyaOrig="8055" w14:anchorId="090C3DAC">
          <v:shape id="_x0000_i1027" type="#_x0000_t75" style="width:464.25pt;height:318.65pt" o:ole="">
            <v:imagedata r:id="rId24" o:title=""/>
          </v:shape>
          <o:OLEObject Type="Embed" ProgID="Visio.Drawing.15" ShapeID="_x0000_i1027" DrawAspect="Content" ObjectID="_1766834192" r:id="rId25"/>
        </w:object>
      </w:r>
    </w:p>
    <w:p w14:paraId="028C36E8" w14:textId="40C1B353" w:rsidR="00392CF5" w:rsidRPr="00F40F5C" w:rsidRDefault="00392CF5" w:rsidP="00392CF5">
      <w:pPr>
        <w:pStyle w:val="StyleBodyTextBefore0cm"/>
        <w:rPr>
          <w:b/>
          <w:bCs/>
          <w:sz w:val="24"/>
          <w:u w:val="single"/>
        </w:rPr>
      </w:pPr>
      <w:r w:rsidRPr="00F40F5C">
        <w:rPr>
          <w:b/>
          <w:bCs/>
          <w:sz w:val="24"/>
          <w:u w:val="single"/>
        </w:rPr>
        <w:t>Legend</w:t>
      </w:r>
    </w:p>
    <w:tbl>
      <w:tblPr>
        <w:tblW w:w="0" w:type="auto"/>
        <w:tblInd w:w="2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2377"/>
      </w:tblGrid>
      <w:tr w:rsidR="00392CF5" w:rsidRPr="00AD05DC" w14:paraId="232493BD" w14:textId="77777777" w:rsidTr="007A0D94">
        <w:trPr>
          <w:trHeight w:val="380"/>
        </w:trPr>
        <w:tc>
          <w:tcPr>
            <w:tcW w:w="817" w:type="dxa"/>
          </w:tcPr>
          <w:p w14:paraId="58232318" w14:textId="1EEA87DA" w:rsidR="00392CF5" w:rsidRPr="00F40F5C" w:rsidRDefault="0095308B" w:rsidP="00741D77">
            <w:pPr>
              <w:pStyle w:val="StyleBodyTextBefore0cm"/>
              <w:spacing w:before="60" w:after="60" w:line="240" w:lineRule="auto"/>
              <w:rPr>
                <w:szCs w:val="22"/>
              </w:rPr>
            </w:pPr>
            <w:r>
              <w:rPr>
                <w:noProof/>
                <w:lang w:eastAsia="ko-KR"/>
              </w:rPr>
              <mc:AlternateContent>
                <mc:Choice Requires="wps">
                  <w:drawing>
                    <wp:anchor distT="4294967295" distB="4294967295" distL="114300" distR="114300" simplePos="0" relativeHeight="251642880" behindDoc="0" locked="0" layoutInCell="1" allowOverlap="1" wp14:anchorId="6492BCC6" wp14:editId="5D5EF504">
                      <wp:simplePos x="0" y="0"/>
                      <wp:positionH relativeFrom="column">
                        <wp:posOffset>11430</wp:posOffset>
                      </wp:positionH>
                      <wp:positionV relativeFrom="paragraph">
                        <wp:posOffset>121284</wp:posOffset>
                      </wp:positionV>
                      <wp:extent cx="354965" cy="0"/>
                      <wp:effectExtent l="38100" t="76200" r="6350" b="76200"/>
                      <wp:wrapNone/>
                      <wp:docPr id="45" name="Straight Arrow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4965" cy="0"/>
                              </a:xfrm>
                              <a:prstGeom prst="straightConnector1">
                                <a:avLst/>
                              </a:prstGeom>
                              <a:ln w="19050">
                                <a:solidFill>
                                  <a:schemeClr val="tx1"/>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1EB21BA0" id="_x0000_t32" coordsize="21600,21600" o:spt="32" o:oned="t" path="m,l21600,21600e" filled="f">
                      <v:path arrowok="t" fillok="f" o:connecttype="none"/>
                      <o:lock v:ext="edit" shapetype="t"/>
                    </v:shapetype>
                    <v:shape id="Straight Arrow Connector 45" o:spid="_x0000_s1026" type="#_x0000_t32" style="position:absolute;margin-left:.9pt;margin-top:9.55pt;width:27.95pt;height:0;z-index:251642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" strokecolor="black [3213]" strokeweight="1.5pt">
                      <v:stroke startarrow="block" endarrow="block"/>
                      <o:lock v:ext="edit" shapetype="f"/>
                    </v:shape>
                  </w:pict>
                </mc:Fallback>
              </mc:AlternateContent>
            </w:r>
          </w:p>
        </w:tc>
        <w:tc>
          <w:tcPr>
            <w:tcW w:w="2377" w:type="dxa"/>
          </w:tcPr>
          <w:p w14:paraId="57062E21" w14:textId="7600D6F0" w:rsidR="00392CF5" w:rsidRPr="00F40F5C" w:rsidRDefault="00392CF5" w:rsidP="007A0D94">
            <w:pPr>
              <w:pStyle w:val="StyleBodyTextBefore0cm"/>
              <w:spacing w:before="60" w:after="60" w:line="240" w:lineRule="auto"/>
              <w:rPr>
                <w:szCs w:val="22"/>
              </w:rPr>
            </w:pPr>
            <w:r w:rsidRPr="00F40F5C">
              <w:rPr>
                <w:szCs w:val="22"/>
              </w:rPr>
              <w:t>Communication</w:t>
            </w:r>
          </w:p>
        </w:tc>
      </w:tr>
      <w:tr w:rsidR="00392CF5" w:rsidRPr="00AD05DC" w14:paraId="114C4535" w14:textId="77777777" w:rsidTr="007A0D94">
        <w:trPr>
          <w:trHeight w:val="289"/>
        </w:trPr>
        <w:tc>
          <w:tcPr>
            <w:tcW w:w="817" w:type="dxa"/>
          </w:tcPr>
          <w:p w14:paraId="4D4474C7" w14:textId="2E326BA4" w:rsidR="00392CF5" w:rsidRPr="00F40F5C" w:rsidRDefault="0095308B" w:rsidP="00741D77">
            <w:pPr>
              <w:pStyle w:val="StyleBodyTextBefore0cm"/>
              <w:spacing w:before="60" w:after="60" w:line="240" w:lineRule="auto"/>
              <w:rPr>
                <w:szCs w:val="22"/>
              </w:rPr>
            </w:pPr>
            <w:r>
              <w:rPr>
                <w:noProof/>
                <w:lang w:eastAsia="ko-KR"/>
              </w:rPr>
              <mc:AlternateContent>
                <mc:Choice Requires="wps">
                  <w:drawing>
                    <wp:anchor distT="4294967295" distB="4294967295" distL="114300" distR="114300" simplePos="0" relativeHeight="251644928" behindDoc="0" locked="0" layoutInCell="1" allowOverlap="1" wp14:anchorId="719CC4DE" wp14:editId="026D17B0">
                      <wp:simplePos x="0" y="0"/>
                      <wp:positionH relativeFrom="column">
                        <wp:posOffset>10160</wp:posOffset>
                      </wp:positionH>
                      <wp:positionV relativeFrom="paragraph">
                        <wp:posOffset>108584</wp:posOffset>
                      </wp:positionV>
                      <wp:extent cx="354330" cy="0"/>
                      <wp:effectExtent l="38100" t="76200" r="6350" b="7620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4330" cy="0"/>
                              </a:xfrm>
                              <a:prstGeom prst="straightConnector1">
                                <a:avLst/>
                              </a:prstGeom>
                              <a:ln w="19050">
                                <a:solidFill>
                                  <a:srgbClr val="0000CC"/>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4654002" id="Straight Arrow Connector 46" o:spid="_x0000_s1026" type="#_x0000_t32" style="position:absolute;margin-left:.8pt;margin-top:8.55pt;width:27.9pt;height:0;z-index:251644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" strokecolor="#00c" strokeweight="1.5pt">
                      <v:stroke startarrow="block" endarrow="block"/>
                      <o:lock v:ext="edit" shapetype="f"/>
                    </v:shape>
                  </w:pict>
                </mc:Fallback>
              </mc:AlternateContent>
            </w:r>
          </w:p>
        </w:tc>
        <w:tc>
          <w:tcPr>
            <w:tcW w:w="2377" w:type="dxa"/>
          </w:tcPr>
          <w:p w14:paraId="5640DC32" w14:textId="77777777" w:rsidR="00392CF5" w:rsidRPr="00F40F5C" w:rsidRDefault="00392CF5" w:rsidP="00741D77">
            <w:pPr>
              <w:pStyle w:val="StyleBodyTextBefore0cm"/>
              <w:spacing w:before="60" w:after="60" w:line="240" w:lineRule="auto"/>
              <w:rPr>
                <w:szCs w:val="22"/>
              </w:rPr>
            </w:pPr>
            <w:r w:rsidRPr="00F40F5C">
              <w:rPr>
                <w:szCs w:val="22"/>
              </w:rPr>
              <w:t>Discrete Signals</w:t>
            </w:r>
          </w:p>
        </w:tc>
      </w:tr>
      <w:tr w:rsidR="00392CF5" w:rsidRPr="00AD05DC" w14:paraId="25577EF7" w14:textId="77777777" w:rsidTr="007A0D94">
        <w:tc>
          <w:tcPr>
            <w:tcW w:w="817" w:type="dxa"/>
          </w:tcPr>
          <w:p w14:paraId="71A1B06A" w14:textId="33E0E0C1" w:rsidR="00392CF5" w:rsidRPr="00F40F5C" w:rsidRDefault="0095308B" w:rsidP="00741D77">
            <w:pPr>
              <w:pStyle w:val="StyleBodyTextBefore0cm"/>
              <w:spacing w:before="60" w:after="60" w:line="240" w:lineRule="auto"/>
              <w:rPr>
                <w:szCs w:val="22"/>
              </w:rPr>
            </w:pPr>
            <w:r>
              <w:rPr>
                <w:noProof/>
                <w:lang w:eastAsia="ko-KR"/>
              </w:rPr>
              <mc:AlternateContent>
                <mc:Choice Requires="wps">
                  <w:drawing>
                    <wp:anchor distT="4294967295" distB="4294967295" distL="114300" distR="114300" simplePos="0" relativeHeight="251646976" behindDoc="0" locked="0" layoutInCell="1" allowOverlap="1" wp14:anchorId="34CE8F09" wp14:editId="619F35D4">
                      <wp:simplePos x="0" y="0"/>
                      <wp:positionH relativeFrom="column">
                        <wp:posOffset>15875</wp:posOffset>
                      </wp:positionH>
                      <wp:positionV relativeFrom="paragraph">
                        <wp:posOffset>113664</wp:posOffset>
                      </wp:positionV>
                      <wp:extent cx="354330" cy="0"/>
                      <wp:effectExtent l="38100" t="76200" r="6350" b="76200"/>
                      <wp:wrapNone/>
                      <wp:docPr id="49"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4330" cy="0"/>
                              </a:xfrm>
                              <a:prstGeom prst="straightConnector1">
                                <a:avLst/>
                              </a:prstGeom>
                              <a:ln w="19050">
                                <a:solidFill>
                                  <a:srgbClr val="FF000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1FD47BC" id="Straight Arrow Connector 49" o:spid="_x0000_s1026" type="#_x0000_t32" style="position:absolute;margin-left:1.25pt;margin-top:8.95pt;width:27.9pt;height:0;z-index:2516469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" strokecolor="red" strokeweight="1.5pt">
                      <v:stroke startarrow="block" endarrow="block"/>
                      <o:lock v:ext="edit" shapetype="f"/>
                    </v:shape>
                  </w:pict>
                </mc:Fallback>
              </mc:AlternateContent>
            </w:r>
          </w:p>
        </w:tc>
        <w:tc>
          <w:tcPr>
            <w:tcW w:w="2377" w:type="dxa"/>
          </w:tcPr>
          <w:p w14:paraId="62F9D46F" w14:textId="77777777" w:rsidR="00392CF5" w:rsidRPr="00F40F5C" w:rsidRDefault="00392CF5" w:rsidP="00741D77">
            <w:pPr>
              <w:pStyle w:val="StyleBodyTextBefore0cm"/>
              <w:spacing w:before="60" w:after="60" w:line="240" w:lineRule="auto"/>
              <w:rPr>
                <w:szCs w:val="22"/>
              </w:rPr>
            </w:pPr>
            <w:r w:rsidRPr="00F40F5C">
              <w:rPr>
                <w:szCs w:val="22"/>
              </w:rPr>
              <w:t>Power</w:t>
            </w:r>
          </w:p>
        </w:tc>
      </w:tr>
    </w:tbl>
    <w:p w14:paraId="4CDD5188" w14:textId="214A1F88" w:rsidR="00392CF5" w:rsidRDefault="00392CF5" w:rsidP="0034067B">
      <w:pPr>
        <w:tabs>
          <w:tab w:val="left" w:pos="1650"/>
        </w:tabs>
      </w:pPr>
    </w:p>
    <w:p w14:paraId="054020D2" w14:textId="4DFD883F" w:rsidR="00A924BF" w:rsidRDefault="003711A9" w:rsidP="00CD58C0">
      <w:pPr>
        <w:jc w:val="center"/>
      </w:pPr>
      <w:bookmarkStart w:id="267" w:name="_Toc8378538"/>
      <w:bookmarkStart w:id="268" w:name="_Toc130405654"/>
      <w:r>
        <w:t xml:space="preserve">Figure </w:t>
      </w:r>
      <w:r w:rsidR="004264AB">
        <w:fldChar w:fldCharType="begin"/>
      </w:r>
      <w:r w:rsidR="004264AB">
        <w:instrText xml:space="preserve"> STYLEREF  \s "Heading 1" </w:instrText>
      </w:r>
      <w:r w:rsidR="004264AB">
        <w:fldChar w:fldCharType="separate"/>
      </w:r>
      <w:r w:rsidR="00A845CC">
        <w:rPr>
          <w:noProof/>
          <w:cs/>
        </w:rPr>
        <w:t>‎</w:t>
      </w:r>
      <w:r w:rsidR="00A845CC">
        <w:rPr>
          <w:noProof/>
        </w:rPr>
        <w:t>3</w:t>
      </w:r>
      <w:r w:rsidR="004264AB">
        <w:rPr>
          <w:noProof/>
        </w:rPr>
        <w:fldChar w:fldCharType="end"/>
      </w:r>
      <w:r>
        <w:noBreakHyphen/>
      </w:r>
      <w:r w:rsidR="004264AB">
        <w:fldChar w:fldCharType="begin"/>
      </w:r>
      <w:r w:rsidR="004264AB">
        <w:instrText xml:space="preserve"> SEQ Figure \* ARABIC \s 1 </w:instrText>
      </w:r>
      <w:r w:rsidR="004264AB">
        <w:fldChar w:fldCharType="separate"/>
      </w:r>
      <w:r w:rsidR="00A845CC">
        <w:rPr>
          <w:noProof/>
        </w:rPr>
        <w:t>4</w:t>
      </w:r>
      <w:r w:rsidR="004264AB">
        <w:rPr>
          <w:noProof/>
        </w:rPr>
        <w:fldChar w:fldCharType="end"/>
      </w:r>
      <w:r>
        <w:t xml:space="preserve">- </w:t>
      </w:r>
      <w:r w:rsidR="00CD58C0">
        <w:t>PS</w:t>
      </w:r>
      <w:r w:rsidR="00B67878">
        <w:t>U</w:t>
      </w:r>
      <w:r>
        <w:t xml:space="preserve"> External Interfaces</w:t>
      </w:r>
      <w:bookmarkEnd w:id="267"/>
      <w:bookmarkEnd w:id="268"/>
    </w:p>
    <w:p w14:paraId="25D5A59E" w14:textId="7BD10D44" w:rsidR="00A924BF" w:rsidRDefault="00963769" w:rsidP="00E2522A">
      <w:r>
        <w:t xml:space="preserve">All the logical interfaces to </w:t>
      </w:r>
      <w:r w:rsidR="00DB71EF">
        <w:t xml:space="preserve">the </w:t>
      </w:r>
      <w:r>
        <w:t>pod internal units (discrete</w:t>
      </w:r>
      <w:r w:rsidR="00DB71EF">
        <w:t xml:space="preserve"> signals</w:t>
      </w:r>
      <w:r>
        <w:t xml:space="preserve"> &amp; communication) shall be floating</w:t>
      </w:r>
      <w:r w:rsidR="00DB71EF">
        <w:t xml:space="preserve"> / isolated</w:t>
      </w:r>
      <w:r>
        <w:t xml:space="preserve"> from chas</w:t>
      </w:r>
      <w:r w:rsidR="00DB71EF">
        <w:t>s</w:t>
      </w:r>
      <w:r>
        <w:t>is and system ground</w:t>
      </w:r>
      <w:r w:rsidR="00336361">
        <w:t xml:space="preserve"> – see Sec</w:t>
      </w:r>
      <w:r w:rsidR="00E2522A">
        <w:t>tion</w:t>
      </w:r>
      <w:r w:rsidR="00336361">
        <w:t xml:space="preserve"> 3.2.8</w:t>
      </w:r>
      <w:r w:rsidR="00E2522A">
        <w:t xml:space="preserve"> </w:t>
      </w:r>
      <w:r w:rsidR="00E2522A">
        <w:rPr>
          <w:rFonts w:hint="cs"/>
          <w:rtl/>
        </w:rPr>
        <w:t>-</w:t>
      </w:r>
      <w:r w:rsidR="00E2522A" w:rsidRPr="00E2522A">
        <w:t xml:space="preserve"> paragraph </w:t>
      </w:r>
      <w:r w:rsidR="00E2522A">
        <w:t>(</w:t>
      </w:r>
      <w:proofErr w:type="spellStart"/>
      <w:r w:rsidR="00E2522A">
        <w:t>i</w:t>
      </w:r>
      <w:proofErr w:type="spellEnd"/>
      <w:r w:rsidR="00E2522A">
        <w:t>)</w:t>
      </w:r>
      <w:r>
        <w:t xml:space="preserve">. </w:t>
      </w:r>
    </w:p>
    <w:p w14:paraId="26F8403E" w14:textId="2EE646DD" w:rsidR="00A924BF" w:rsidRDefault="00A924BF" w:rsidP="00A924BF"/>
    <w:p w14:paraId="0CB7C8CC" w14:textId="77777777" w:rsidR="0093690A" w:rsidRDefault="0093690A">
      <w:pPr>
        <w:spacing w:line="240" w:lineRule="auto"/>
        <w:jc w:val="left"/>
        <w:rPr>
          <w:rFonts w:ascii="Arial Bold" w:hAnsi="Arial Bold" w:cs="Arial"/>
          <w:b/>
          <w:bCs/>
          <w:i/>
          <w:iCs/>
          <w:color w:val="0000FF"/>
          <w:kern w:val="28"/>
          <w:sz w:val="32"/>
          <w:szCs w:val="32"/>
        </w:rPr>
      </w:pPr>
      <w:bookmarkStart w:id="269" w:name="_Ref46309089"/>
      <w:bookmarkStart w:id="270" w:name="_Ref46309096"/>
      <w:r>
        <w:br w:type="page"/>
      </w:r>
    </w:p>
    <w:p w14:paraId="5A49D2CB" w14:textId="0A983862" w:rsidR="002E6C7A" w:rsidRPr="007D4D31" w:rsidRDefault="007A0D94" w:rsidP="005E1E72">
      <w:pPr>
        <w:pStyle w:val="StyleHeading3Heading3Char1Heading3CharCharh3CharChar"/>
        <w:tabs>
          <w:tab w:val="num" w:pos="5387"/>
        </w:tabs>
        <w:ind w:left="1134" w:hanging="1134"/>
      </w:pPr>
      <w:bookmarkStart w:id="271" w:name="_Ref65656363"/>
      <w:bookmarkStart w:id="272" w:name="_Ref65656475"/>
      <w:bookmarkStart w:id="273" w:name="_Toc130405556"/>
      <w:r>
        <w:lastRenderedPageBreak/>
        <w:t>AIRCRAFT - PSU</w:t>
      </w:r>
      <w:r w:rsidR="002E6C7A" w:rsidRPr="007D4D31">
        <w:t xml:space="preserve"> Interface</w:t>
      </w:r>
      <w:bookmarkEnd w:id="269"/>
      <w:bookmarkEnd w:id="270"/>
      <w:bookmarkEnd w:id="271"/>
      <w:bookmarkEnd w:id="272"/>
      <w:bookmarkEnd w:id="273"/>
    </w:p>
    <w:p w14:paraId="361F69E7" w14:textId="08388517" w:rsidR="0087625D" w:rsidRPr="009535FF" w:rsidRDefault="007A0D94" w:rsidP="007D32FA">
      <w:pPr>
        <w:pStyle w:val="ListParagraph"/>
        <w:numPr>
          <w:ilvl w:val="0"/>
          <w:numId w:val="8"/>
        </w:numPr>
      </w:pPr>
      <w:r>
        <w:t>115VAC 3</w:t>
      </w:r>
      <w:r w:rsidRPr="007737E0">
        <w:t>Ø</w:t>
      </w:r>
      <w:r>
        <w:t xml:space="preserve"> + N, 400Hz</w:t>
      </w:r>
    </w:p>
    <w:p w14:paraId="0AF90A68" w14:textId="230218B8" w:rsidR="0087625D" w:rsidRPr="009535FF" w:rsidRDefault="007A0D94" w:rsidP="007D32FA">
      <w:pPr>
        <w:pStyle w:val="ListParagraph"/>
        <w:numPr>
          <w:ilvl w:val="0"/>
          <w:numId w:val="8"/>
        </w:numPr>
      </w:pPr>
      <w:r>
        <w:t>28VDC</w:t>
      </w:r>
    </w:p>
    <w:p w14:paraId="5A49D2CC" w14:textId="74C8BA28" w:rsidR="002E6C7A" w:rsidRDefault="007A0D94" w:rsidP="00570959">
      <w:pPr>
        <w:pStyle w:val="ListParagraph"/>
        <w:numPr>
          <w:ilvl w:val="0"/>
          <w:numId w:val="8"/>
        </w:numPr>
      </w:pPr>
      <w:r>
        <w:t>ON/OFF Discrete</w:t>
      </w:r>
      <w:r w:rsidR="00570959">
        <w:t xml:space="preserve"> (dry contact: Open = PSU OFF, Close = PSU ON).</w:t>
      </w:r>
    </w:p>
    <w:p w14:paraId="3B382F94" w14:textId="006FED26" w:rsidR="00F11053" w:rsidRDefault="002D16DC" w:rsidP="007D32FA">
      <w:pPr>
        <w:pStyle w:val="ListParagraph"/>
        <w:numPr>
          <w:ilvl w:val="0"/>
          <w:numId w:val="8"/>
        </w:numPr>
      </w:pPr>
      <w:r>
        <w:t xml:space="preserve">Pod </w:t>
      </w:r>
      <w:r w:rsidR="00F11053">
        <w:t>Status Discrete</w:t>
      </w:r>
      <w:r w:rsidR="009573D2">
        <w:t xml:space="preserve"> (High Z = Lamp OFF ; 28VDC from A/C = Lamp ON).</w:t>
      </w:r>
    </w:p>
    <w:p w14:paraId="60E9816D" w14:textId="448AECFA" w:rsidR="00990733" w:rsidRDefault="00990733" w:rsidP="00990733">
      <w:pPr>
        <w:ind w:left="720"/>
        <w:rPr>
          <w:ins w:id="274" w:author="Eyal Yossi [2]" w:date="2024-01-04T19:20:00Z"/>
        </w:rPr>
      </w:pPr>
      <w:ins w:id="275" w:author="Eyal Yossi [2]" w:date="2024-01-04T19:20:00Z">
        <w:r>
          <w:t>Note:</w:t>
        </w:r>
      </w:ins>
    </w:p>
    <w:p w14:paraId="20B210B5" w14:textId="26DEDE8B" w:rsidR="00990733" w:rsidRPr="009535FF" w:rsidRDefault="00990733" w:rsidP="00990733">
      <w:pPr>
        <w:ind w:left="720"/>
      </w:pPr>
      <w:ins w:id="276" w:author="Eyal Yossi [2]" w:date="2024-01-04T19:20:00Z">
        <w:r>
          <w:rPr>
            <w:rStyle w:val="cf01"/>
          </w:rPr>
          <w:t>The 28V</w:t>
        </w:r>
      </w:ins>
      <w:ins w:id="277" w:author="Eyal Yossi [2]" w:date="2024-01-04T19:21:00Z">
        <w:r>
          <w:rPr>
            <w:rStyle w:val="cf01"/>
          </w:rPr>
          <w:t>DC</w:t>
        </w:r>
      </w:ins>
      <w:ins w:id="278" w:author="Eyal Yossi [2]" w:date="2024-01-04T19:20:00Z">
        <w:r>
          <w:rPr>
            <w:rStyle w:val="cf01"/>
          </w:rPr>
          <w:t xml:space="preserve"> positive side which is provided by the aircraft is looped back to the lamp. The return line is in the aircraft itself.</w:t>
        </w:r>
      </w:ins>
    </w:p>
    <w:p w14:paraId="7F3E89B3" w14:textId="58EC90A4" w:rsidR="00A84C16" w:rsidRPr="007D4D31" w:rsidRDefault="007A0D94" w:rsidP="005E1E72">
      <w:pPr>
        <w:pStyle w:val="StyleHeading3Heading3Char1Heading3CharCharh3CharChar"/>
        <w:tabs>
          <w:tab w:val="num" w:pos="5387"/>
        </w:tabs>
        <w:ind w:left="1134" w:hanging="1134"/>
      </w:pPr>
      <w:bookmarkStart w:id="279" w:name="_Ref46309105"/>
      <w:bookmarkStart w:id="280" w:name="_Ref46309112"/>
      <w:bookmarkStart w:id="281" w:name="_Toc130405557"/>
      <w:r>
        <w:t>PSU-MIU</w:t>
      </w:r>
      <w:r w:rsidR="00A84C16" w:rsidRPr="007D4D31">
        <w:t xml:space="preserve"> Interface</w:t>
      </w:r>
      <w:bookmarkEnd w:id="279"/>
      <w:bookmarkEnd w:id="280"/>
      <w:bookmarkEnd w:id="281"/>
    </w:p>
    <w:p w14:paraId="59857D6A" w14:textId="1982946A" w:rsidR="007A0D94" w:rsidRDefault="007A0D94" w:rsidP="00A17398">
      <w:pPr>
        <w:pStyle w:val="ListParagraph"/>
        <w:numPr>
          <w:ilvl w:val="0"/>
          <w:numId w:val="8"/>
        </w:numPr>
      </w:pPr>
      <w:r>
        <w:t>28VDC</w:t>
      </w:r>
      <w:r w:rsidR="00A61867">
        <w:t xml:space="preserve"> for MIU power</w:t>
      </w:r>
    </w:p>
    <w:p w14:paraId="4184593C" w14:textId="6F6F96E4" w:rsidR="00A61867" w:rsidRDefault="00A61867" w:rsidP="00A17398">
      <w:pPr>
        <w:pStyle w:val="ListParagraph"/>
        <w:numPr>
          <w:ilvl w:val="0"/>
          <w:numId w:val="8"/>
        </w:numPr>
      </w:pPr>
      <w:r>
        <w:t>28VDC for FMC/MOTOR power via MIU</w:t>
      </w:r>
    </w:p>
    <w:p w14:paraId="495A09DF" w14:textId="3DA6E4A1" w:rsidR="00B77781" w:rsidRDefault="00F11053" w:rsidP="00A17398">
      <w:pPr>
        <w:pStyle w:val="ListParagraph"/>
        <w:numPr>
          <w:ilvl w:val="0"/>
          <w:numId w:val="8"/>
        </w:numPr>
      </w:pPr>
      <w:r>
        <w:t xml:space="preserve">Output </w:t>
      </w:r>
      <w:proofErr w:type="spellStart"/>
      <w:r w:rsidR="007A0D94">
        <w:t>Discretes</w:t>
      </w:r>
      <w:proofErr w:type="spellEnd"/>
      <w:r w:rsidR="00F87082">
        <w:t xml:space="preserve"> (</w:t>
      </w:r>
      <w:r w:rsidR="00221666">
        <w:t>x</w:t>
      </w:r>
      <w:r w:rsidR="00A17398">
        <w:t>4</w:t>
      </w:r>
      <w:r w:rsidR="00F87082">
        <w:t>)</w:t>
      </w:r>
      <w:r w:rsidR="007A0D94">
        <w:t>:</w:t>
      </w:r>
    </w:p>
    <w:p w14:paraId="4F13EF80" w14:textId="77777777" w:rsidR="00F87082" w:rsidRDefault="00F87082" w:rsidP="007D32FA">
      <w:pPr>
        <w:pStyle w:val="ListParagraph"/>
        <w:numPr>
          <w:ilvl w:val="1"/>
          <w:numId w:val="8"/>
        </w:numPr>
      </w:pPr>
      <w:r>
        <w:t>Reset signal</w:t>
      </w:r>
    </w:p>
    <w:p w14:paraId="0F2531EF" w14:textId="7381F1E6" w:rsidR="007A0D94" w:rsidRDefault="00F87082" w:rsidP="007D32FA">
      <w:pPr>
        <w:pStyle w:val="ListParagraph"/>
        <w:numPr>
          <w:ilvl w:val="1"/>
          <w:numId w:val="8"/>
        </w:numPr>
      </w:pPr>
      <w:r>
        <w:t>Shutdown signal</w:t>
      </w:r>
    </w:p>
    <w:p w14:paraId="588218F3" w14:textId="7E5A2DDF" w:rsidR="00221666" w:rsidRDefault="00221666" w:rsidP="007D32FA">
      <w:pPr>
        <w:pStyle w:val="ListParagraph"/>
        <w:numPr>
          <w:ilvl w:val="1"/>
          <w:numId w:val="8"/>
        </w:numPr>
      </w:pPr>
      <w:r>
        <w:t>Emergency shutdown</w:t>
      </w:r>
    </w:p>
    <w:p w14:paraId="5B2A05F4" w14:textId="5FA3F6B3" w:rsidR="00256C5C" w:rsidRDefault="00256C5C" w:rsidP="00F90185">
      <w:pPr>
        <w:pStyle w:val="ListParagraph"/>
        <w:numPr>
          <w:ilvl w:val="1"/>
          <w:numId w:val="8"/>
        </w:numPr>
      </w:pPr>
      <w:r>
        <w:t>Spare</w:t>
      </w:r>
      <w:r w:rsidR="00235855">
        <w:t xml:space="preserve"> x</w:t>
      </w:r>
      <w:r w:rsidR="00F90185">
        <w:t>1</w:t>
      </w:r>
    </w:p>
    <w:p w14:paraId="0A2358FE" w14:textId="5225341E" w:rsidR="0004749A" w:rsidRDefault="0004749A" w:rsidP="0004749A">
      <w:pPr>
        <w:ind w:left="720"/>
      </w:pPr>
      <w:r>
        <w:t>All discrete output signals will be implemented by open-drain opto-coupler isolated output. All isolated outputs will be referenced to a common isolated return signal.</w:t>
      </w:r>
    </w:p>
    <w:p w14:paraId="0919C4E5" w14:textId="77777777" w:rsidR="0004749A" w:rsidRDefault="0004749A" w:rsidP="0004749A">
      <w:pPr>
        <w:ind w:left="720"/>
      </w:pPr>
      <w:r>
        <w:t>Outputs shall be able to operate with pull-up voltage range of 3.3V to12V.</w:t>
      </w:r>
    </w:p>
    <w:p w14:paraId="3CA336A5" w14:textId="77777777" w:rsidR="0004749A" w:rsidRDefault="0004749A" w:rsidP="0004749A">
      <w:pPr>
        <w:ind w:left="720"/>
      </w:pPr>
      <w:r>
        <w:t xml:space="preserve">Outputs shall be able to sink a maximum current of 5mA with </w:t>
      </w:r>
      <w:proofErr w:type="spellStart"/>
      <w:r>
        <w:t>Vout</w:t>
      </w:r>
      <w:proofErr w:type="spellEnd"/>
      <w:r>
        <w:t xml:space="preserve"> max &lt;0.3V.</w:t>
      </w:r>
    </w:p>
    <w:p w14:paraId="5C742D49" w14:textId="77777777" w:rsidR="0004749A" w:rsidRDefault="0004749A" w:rsidP="0004749A">
      <w:pPr>
        <w:ind w:left="720"/>
      </w:pPr>
      <w:r>
        <w:t>Output polarity shall be defined for each Discrete signal.</w:t>
      </w:r>
    </w:p>
    <w:p w14:paraId="303C1F9F" w14:textId="6FFA1F16" w:rsidR="0004749A" w:rsidRDefault="0004749A" w:rsidP="0004749A">
      <w:pPr>
        <w:ind w:left="720"/>
      </w:pPr>
      <w:r>
        <w:t>All isolated outputs will be protected from over voltage and reverse voltage by low leakage TVS.</w:t>
      </w:r>
    </w:p>
    <w:p w14:paraId="3D946B92" w14:textId="294928D1" w:rsidR="00D17E3B" w:rsidRDefault="00D17E3B" w:rsidP="005445A9">
      <w:pPr>
        <w:pStyle w:val="ListParagraph"/>
        <w:numPr>
          <w:ilvl w:val="0"/>
          <w:numId w:val="8"/>
        </w:numPr>
      </w:pPr>
      <w:r>
        <w:t xml:space="preserve">The communication interface shall be </w:t>
      </w:r>
      <w:r w:rsidR="009F3798">
        <w:t xml:space="preserve">100MbEth </w:t>
      </w:r>
    </w:p>
    <w:p w14:paraId="28B351BF" w14:textId="02B18BFC" w:rsidR="00D61CCA" w:rsidRDefault="00D61CCA" w:rsidP="003B5E40"/>
    <w:p w14:paraId="7053F233" w14:textId="0EFFBF44" w:rsidR="00D61CCA" w:rsidRPr="00D17E3B" w:rsidRDefault="00D61CCA" w:rsidP="003B5E40">
      <w:pPr>
        <w:jc w:val="center"/>
      </w:pPr>
      <w:r>
        <w:rPr>
          <w:noProof/>
          <w:lang w:eastAsia="ko-KR"/>
        </w:rPr>
        <w:lastRenderedPageBreak/>
        <w:drawing>
          <wp:inline distT="0" distB="0" distL="0" distR="0" wp14:anchorId="04594084" wp14:editId="6A939B92">
            <wp:extent cx="5900420" cy="4404995"/>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SU MIU COMM OUTPUTS.JPG"/>
                    <pic:cNvPicPr/>
                  </pic:nvPicPr>
                  <pic:blipFill>
                    <a:blip r:embed="rId26">
                      <a:extLst>
                        <a:ext uri="{28A0092B-C50C-407E-A947-70E740481C1C}">
                          <a14:useLocalDpi xmlns:a14="http://schemas.microsoft.com/office/drawing/2010/main" val="0"/>
                        </a:ext>
                      </a:extLst>
                    </a:blip>
                    <a:stretch>
                      <a:fillRect/>
                    </a:stretch>
                  </pic:blipFill>
                  <pic:spPr>
                    <a:xfrm>
                      <a:off x="0" y="0"/>
                      <a:ext cx="5900420" cy="4404995"/>
                    </a:xfrm>
                    <a:prstGeom prst="rect">
                      <a:avLst/>
                    </a:prstGeom>
                  </pic:spPr>
                </pic:pic>
              </a:graphicData>
            </a:graphic>
          </wp:inline>
        </w:drawing>
      </w:r>
    </w:p>
    <w:p w14:paraId="595C6F62" w14:textId="49F2DB09" w:rsidR="003B5E40" w:rsidRDefault="003B5E40" w:rsidP="003B5E40">
      <w:pPr>
        <w:jc w:val="center"/>
      </w:pPr>
      <w:bookmarkStart w:id="282" w:name="_Toc130405655"/>
      <w:bookmarkStart w:id="283" w:name="_Ref99459665"/>
      <w:bookmarkStart w:id="284" w:name="_Ref46309181"/>
      <w:bookmarkStart w:id="285" w:name="_Ref46309189"/>
      <w:r>
        <w:t xml:space="preserve">Figure </w:t>
      </w:r>
      <w:r w:rsidR="004264AB">
        <w:fldChar w:fldCharType="begin"/>
      </w:r>
      <w:r w:rsidR="004264AB">
        <w:instrText xml:space="preserve"> STYLEREF  \s "Heading 1" </w:instrText>
      </w:r>
      <w:r w:rsidR="004264AB">
        <w:fldChar w:fldCharType="separate"/>
      </w:r>
      <w:r w:rsidR="00A845CC">
        <w:rPr>
          <w:noProof/>
          <w:cs/>
        </w:rPr>
        <w:t>‎</w:t>
      </w:r>
      <w:r w:rsidR="00A845CC">
        <w:rPr>
          <w:noProof/>
        </w:rPr>
        <w:t>3</w:t>
      </w:r>
      <w:r w:rsidR="004264AB">
        <w:rPr>
          <w:noProof/>
        </w:rPr>
        <w:fldChar w:fldCharType="end"/>
      </w:r>
      <w:r>
        <w:noBreakHyphen/>
      </w:r>
      <w:r w:rsidR="004264AB">
        <w:fldChar w:fldCharType="begin"/>
      </w:r>
      <w:r w:rsidR="004264AB">
        <w:instrText xml:space="preserve"> SEQ Figure \* ARABIC \s 1 </w:instrText>
      </w:r>
      <w:r w:rsidR="004264AB">
        <w:fldChar w:fldCharType="separate"/>
      </w:r>
      <w:r w:rsidR="00A845CC">
        <w:rPr>
          <w:noProof/>
        </w:rPr>
        <w:t>5</w:t>
      </w:r>
      <w:r w:rsidR="004264AB">
        <w:rPr>
          <w:noProof/>
        </w:rPr>
        <w:fldChar w:fldCharType="end"/>
      </w:r>
      <w:r>
        <w:t>- PSU Interfaces to MIU</w:t>
      </w:r>
      <w:bookmarkEnd w:id="282"/>
    </w:p>
    <w:p w14:paraId="59E90BF1" w14:textId="2F490CED" w:rsidR="0004749A" w:rsidRDefault="00252291" w:rsidP="005E1E72">
      <w:pPr>
        <w:pStyle w:val="StyleHeading3Heading3Char1Heading3CharCharh3CharChar"/>
        <w:tabs>
          <w:tab w:val="num" w:pos="5387"/>
        </w:tabs>
        <w:ind w:left="1134" w:hanging="1134"/>
      </w:pPr>
      <w:bookmarkStart w:id="286" w:name="_Ref99965613"/>
      <w:bookmarkStart w:id="287" w:name="_Toc130405558"/>
      <w:r>
        <w:t>PS</w:t>
      </w:r>
      <w:r w:rsidR="0004749A">
        <w:t>U-Test Panel Interface</w:t>
      </w:r>
      <w:bookmarkEnd w:id="283"/>
      <w:bookmarkEnd w:id="286"/>
      <w:bookmarkEnd w:id="287"/>
    </w:p>
    <w:p w14:paraId="55F8568D" w14:textId="77777777" w:rsidR="0004749A" w:rsidRDefault="0004749A" w:rsidP="0004749A">
      <w:pPr>
        <w:pStyle w:val="ListParagraph"/>
        <w:numPr>
          <w:ilvl w:val="0"/>
          <w:numId w:val="8"/>
        </w:numPr>
      </w:pPr>
      <w:r>
        <w:t>Sampled Input 28VDC</w:t>
      </w:r>
    </w:p>
    <w:p w14:paraId="29697D08" w14:textId="3C085793" w:rsidR="0004749A" w:rsidRDefault="0004749A" w:rsidP="0004749A">
      <w:pPr>
        <w:pStyle w:val="ListParagraph"/>
        <w:numPr>
          <w:ilvl w:val="0"/>
          <w:numId w:val="8"/>
        </w:numPr>
      </w:pPr>
      <w:r>
        <w:t>Sampled Input 115VAC (each phase)</w:t>
      </w:r>
    </w:p>
    <w:p w14:paraId="27147739" w14:textId="70CBCA07" w:rsidR="0004749A" w:rsidRDefault="0004749A">
      <w:pPr>
        <w:pStyle w:val="ListParagraph"/>
        <w:numPr>
          <w:ilvl w:val="0"/>
          <w:numId w:val="8"/>
        </w:numPr>
      </w:pPr>
      <w:r>
        <w:t>Input power status to LED on test panel</w:t>
      </w:r>
      <w:r w:rsidR="00570959">
        <w:t xml:space="preserve"> (V</w:t>
      </w:r>
      <w:r w:rsidR="00570959" w:rsidRPr="00570959">
        <w:rPr>
          <w:vertAlign w:val="subscript"/>
        </w:rPr>
        <w:t>LED</w:t>
      </w:r>
      <w:r w:rsidR="00570959">
        <w:t>=</w:t>
      </w:r>
      <w:r w:rsidR="005A37EF">
        <w:t>5</w:t>
      </w:r>
      <w:r w:rsidR="00570959">
        <w:t>V</w:t>
      </w:r>
      <w:r w:rsidR="00DC6F5F" w:rsidRPr="00DC6F5F">
        <w:t xml:space="preserve"> </w:t>
      </w:r>
      <w:ins w:id="288" w:author="Eyal Yossi [2]" w:date="2024-01-03T18:39:00Z">
        <w:r w:rsidR="00DC6F5F" w:rsidRPr="00DC6F5F">
          <w:t xml:space="preserve">+/- </w:t>
        </w:r>
      </w:ins>
      <w:ins w:id="289" w:author="Eyal Yossi [2]" w:date="2024-01-03T18:44:00Z">
        <w:r w:rsidR="00A41C58">
          <w:t>5</w:t>
        </w:r>
      </w:ins>
      <w:ins w:id="290" w:author="Eyal Yossi [2]" w:date="2024-01-03T18:39:00Z">
        <w:r w:rsidR="00DC6F5F" w:rsidRPr="00DC6F5F">
          <w:t>%</w:t>
        </w:r>
      </w:ins>
      <w:r w:rsidR="00570959">
        <w:t>, I</w:t>
      </w:r>
      <w:r w:rsidR="00570959" w:rsidRPr="00570959">
        <w:rPr>
          <w:vertAlign w:val="subscript"/>
        </w:rPr>
        <w:t>LED</w:t>
      </w:r>
      <w:ins w:id="291" w:author="Eyal Yossi [2]" w:date="2024-01-03T18:40:00Z">
        <w:r w:rsidR="00DC6F5F" w:rsidRPr="00DC6F5F">
          <w:t xml:space="preserve"> </w:t>
        </w:r>
      </w:ins>
      <w:ins w:id="292" w:author="Eyal Yossi [2]" w:date="2024-01-03T18:41:00Z">
        <w:r w:rsidR="00DC6F5F">
          <w:t xml:space="preserve">- </w:t>
        </w:r>
      </w:ins>
      <w:ins w:id="293" w:author="Eyal Yossi [2]" w:date="2024-01-03T18:40:00Z">
        <w:r w:rsidR="00DC6F5F" w:rsidRPr="00DC6F5F">
          <w:t>up to 25mA</w:t>
        </w:r>
        <w:r w:rsidR="00DC6F5F" w:rsidRPr="00DC6F5F" w:rsidDel="00DC6F5F">
          <w:t xml:space="preserve"> </w:t>
        </w:r>
      </w:ins>
      <w:ins w:id="294" w:author="Eyal Yossi [2]" w:date="2024-01-03T18:49:00Z">
        <w:r w:rsidR="00B20809">
          <w:t>(Typical 17mA)</w:t>
        </w:r>
      </w:ins>
      <w:del w:id="295" w:author="Guberman Asaf" w:date="2024-01-10T16:13:00Z">
        <w:r w:rsidR="00570959" w:rsidDel="00142E37">
          <w:delText>[TBR]</w:delText>
        </w:r>
      </w:del>
      <w:r w:rsidR="00570959">
        <w:t>)</w:t>
      </w:r>
      <w:r>
        <w:t>.</w:t>
      </w:r>
      <w:r w:rsidR="00570959">
        <w:t xml:space="preserve"> </w:t>
      </w:r>
    </w:p>
    <w:p w14:paraId="312AE0DF" w14:textId="13BC9683" w:rsidR="0004749A" w:rsidRDefault="0004749A" w:rsidP="00142E37">
      <w:pPr>
        <w:pStyle w:val="ListParagraph"/>
        <w:numPr>
          <w:ilvl w:val="0"/>
          <w:numId w:val="8"/>
        </w:numPr>
      </w:pPr>
      <w:r>
        <w:t>Output po</w:t>
      </w:r>
      <w:r w:rsidR="00570959">
        <w:t>wer status to LED on test panel (V</w:t>
      </w:r>
      <w:r w:rsidR="00570959" w:rsidRPr="00570959">
        <w:rPr>
          <w:vertAlign w:val="subscript"/>
        </w:rPr>
        <w:t>LED</w:t>
      </w:r>
      <w:r w:rsidR="00570959">
        <w:t>=</w:t>
      </w:r>
      <w:r w:rsidR="005A37EF">
        <w:t>5</w:t>
      </w:r>
      <w:r w:rsidR="00570959">
        <w:t>V</w:t>
      </w:r>
      <w:ins w:id="296" w:author="Eyal Yossi [2]" w:date="2024-01-03T18:41:00Z">
        <w:r w:rsidR="00DC6F5F" w:rsidRPr="00DC6F5F">
          <w:t xml:space="preserve">+/- </w:t>
        </w:r>
      </w:ins>
      <w:ins w:id="297" w:author="Eyal Yossi [2]" w:date="2024-01-03T18:44:00Z">
        <w:r w:rsidR="00A41C58">
          <w:t>5</w:t>
        </w:r>
      </w:ins>
      <w:ins w:id="298" w:author="Eyal Yossi [2]" w:date="2024-01-03T18:41:00Z">
        <w:r w:rsidR="00DC6F5F" w:rsidRPr="00DC6F5F">
          <w:t>%</w:t>
        </w:r>
      </w:ins>
      <w:r w:rsidR="00570959">
        <w:t>, I</w:t>
      </w:r>
      <w:r w:rsidR="00570959" w:rsidRPr="00570959">
        <w:rPr>
          <w:vertAlign w:val="subscript"/>
        </w:rPr>
        <w:t>LED</w:t>
      </w:r>
      <w:ins w:id="299" w:author="Eyal Yossi [2]" w:date="2024-01-03T18:41:00Z">
        <w:r w:rsidR="00DC6F5F">
          <w:t xml:space="preserve"> - </w:t>
        </w:r>
        <w:r w:rsidR="00DC6F5F" w:rsidRPr="00DC6F5F">
          <w:t>up to 25mA</w:t>
        </w:r>
        <w:r w:rsidR="00DC6F5F" w:rsidRPr="00DC6F5F" w:rsidDel="00DC6F5F">
          <w:t xml:space="preserve"> </w:t>
        </w:r>
      </w:ins>
      <w:ins w:id="300" w:author="Eyal Yossi [2]" w:date="2024-01-03T18:49:00Z">
        <w:r w:rsidR="00B20809">
          <w:t>(Typical 17mA)</w:t>
        </w:r>
      </w:ins>
      <w:del w:id="301" w:author="Guberman Asaf" w:date="2024-01-10T16:13:00Z">
        <w:r w:rsidR="00570959" w:rsidDel="00142E37">
          <w:delText>[TBR]</w:delText>
        </w:r>
      </w:del>
      <w:r w:rsidR="00570959">
        <w:t>).</w:t>
      </w:r>
    </w:p>
    <w:p w14:paraId="2D5E0D32" w14:textId="26B960BC" w:rsidR="0087625D" w:rsidRPr="007D4D31" w:rsidRDefault="007A0D94" w:rsidP="005E1E72">
      <w:pPr>
        <w:pStyle w:val="StyleHeading3Heading3Char1Heading3CharCharh3CharChar"/>
        <w:tabs>
          <w:tab w:val="num" w:pos="5387"/>
        </w:tabs>
        <w:ind w:left="1134" w:hanging="1134"/>
      </w:pPr>
      <w:bookmarkStart w:id="302" w:name="_Ref99459683"/>
      <w:bookmarkStart w:id="303" w:name="_Ref99459715"/>
      <w:bookmarkStart w:id="304" w:name="_Toc130405559"/>
      <w:r>
        <w:t>PSU</w:t>
      </w:r>
      <w:r w:rsidR="0087625D" w:rsidRPr="007D4D31">
        <w:t>-</w:t>
      </w:r>
      <w:r>
        <w:t>INS</w:t>
      </w:r>
      <w:r w:rsidR="0087625D" w:rsidRPr="007D4D31">
        <w:t xml:space="preserve"> Interface</w:t>
      </w:r>
      <w:bookmarkEnd w:id="284"/>
      <w:bookmarkEnd w:id="285"/>
      <w:bookmarkEnd w:id="302"/>
      <w:bookmarkEnd w:id="303"/>
      <w:bookmarkEnd w:id="304"/>
    </w:p>
    <w:p w14:paraId="10852C2B" w14:textId="05B23A27" w:rsidR="0087625D" w:rsidRDefault="0087625D" w:rsidP="0004749A">
      <w:pPr>
        <w:pStyle w:val="ListParagraph"/>
        <w:numPr>
          <w:ilvl w:val="0"/>
          <w:numId w:val="8"/>
        </w:numPr>
      </w:pPr>
      <w:r>
        <w:t>28VDC</w:t>
      </w:r>
    </w:p>
    <w:p w14:paraId="732C8BDC" w14:textId="6FF11CD1" w:rsidR="007A0D94" w:rsidRPr="007D4D31" w:rsidRDefault="007A0D94" w:rsidP="005E1E72">
      <w:pPr>
        <w:pStyle w:val="StyleHeading3Heading3Char1Heading3CharCharh3CharChar"/>
        <w:tabs>
          <w:tab w:val="num" w:pos="5387"/>
        </w:tabs>
        <w:ind w:left="1134" w:hanging="1134"/>
      </w:pPr>
      <w:bookmarkStart w:id="305" w:name="_Ref65656377"/>
      <w:bookmarkStart w:id="306" w:name="_Ref65656490"/>
      <w:bookmarkStart w:id="307" w:name="_Toc130405560"/>
      <w:bookmarkStart w:id="308" w:name="_Ref46309581"/>
      <w:bookmarkStart w:id="309" w:name="_Ref46309589"/>
      <w:r>
        <w:t>PSU</w:t>
      </w:r>
      <w:r w:rsidRPr="007D4D31">
        <w:t>-</w:t>
      </w:r>
      <w:r>
        <w:t>Camera</w:t>
      </w:r>
      <w:r w:rsidRPr="007D4D31">
        <w:t xml:space="preserve"> Interface</w:t>
      </w:r>
      <w:bookmarkEnd w:id="305"/>
      <w:bookmarkEnd w:id="306"/>
      <w:bookmarkEnd w:id="307"/>
    </w:p>
    <w:p w14:paraId="5F3396CC" w14:textId="09495C8B" w:rsidR="007A0D94" w:rsidRDefault="007A0D94" w:rsidP="00A61867">
      <w:pPr>
        <w:pStyle w:val="ListParagraph"/>
        <w:numPr>
          <w:ilvl w:val="0"/>
          <w:numId w:val="8"/>
        </w:numPr>
      </w:pPr>
      <w:r>
        <w:t>28VDC</w:t>
      </w:r>
      <w:r w:rsidR="0004749A">
        <w:t xml:space="preserve"> </w:t>
      </w:r>
      <w:r w:rsidR="00A61867">
        <w:t>for VNIR channel</w:t>
      </w:r>
    </w:p>
    <w:p w14:paraId="6DAB8AB4" w14:textId="7173DD27" w:rsidR="00A61867" w:rsidRDefault="00A61867" w:rsidP="00A61867">
      <w:pPr>
        <w:pStyle w:val="ListParagraph"/>
        <w:numPr>
          <w:ilvl w:val="0"/>
          <w:numId w:val="8"/>
        </w:numPr>
      </w:pPr>
      <w:r>
        <w:t>28VDC for S&amp;M channel</w:t>
      </w:r>
    </w:p>
    <w:p w14:paraId="04F81490" w14:textId="0581F6D7" w:rsidR="00A61867" w:rsidRDefault="00A61867" w:rsidP="00A61867">
      <w:pPr>
        <w:pStyle w:val="ListParagraph"/>
        <w:numPr>
          <w:ilvl w:val="0"/>
          <w:numId w:val="8"/>
        </w:numPr>
      </w:pPr>
      <w:r>
        <w:lastRenderedPageBreak/>
        <w:t xml:space="preserve">28VDC for MCC and </w:t>
      </w:r>
      <w:r w:rsidR="00BE3A93">
        <w:t>motors (BS, focusx3, filter)</w:t>
      </w:r>
    </w:p>
    <w:p w14:paraId="65E75438" w14:textId="033BDFB4" w:rsidR="00BE3A93" w:rsidRDefault="00E34D2A" w:rsidP="00A61867">
      <w:pPr>
        <w:pStyle w:val="ListParagraph"/>
        <w:numPr>
          <w:ilvl w:val="0"/>
          <w:numId w:val="8"/>
        </w:numPr>
      </w:pPr>
      <w:r>
        <w:t xml:space="preserve">30.5VDC </w:t>
      </w:r>
      <w:r w:rsidR="00BE3A93">
        <w:t>for MWIR Cooler</w:t>
      </w:r>
    </w:p>
    <w:p w14:paraId="15D942E1" w14:textId="09411863" w:rsidR="00BE3A93" w:rsidRDefault="002868DB" w:rsidP="00A61867">
      <w:pPr>
        <w:pStyle w:val="ListParagraph"/>
        <w:numPr>
          <w:ilvl w:val="0"/>
          <w:numId w:val="8"/>
        </w:numPr>
      </w:pPr>
      <w:r>
        <w:t>36</w:t>
      </w:r>
      <w:r w:rsidR="00BE3A93">
        <w:t>VDC for FANs CCA</w:t>
      </w:r>
    </w:p>
    <w:p w14:paraId="2BA5769E" w14:textId="182A1B2C" w:rsidR="007A0D94" w:rsidRPr="007D4D31" w:rsidRDefault="007A0D94" w:rsidP="005E1E72">
      <w:pPr>
        <w:pStyle w:val="StyleHeading3Heading3Char1Heading3CharCharh3CharChar"/>
        <w:tabs>
          <w:tab w:val="num" w:pos="5387"/>
        </w:tabs>
        <w:ind w:left="1134" w:hanging="1134"/>
      </w:pPr>
      <w:bookmarkStart w:id="310" w:name="_Ref65656381"/>
      <w:bookmarkStart w:id="311" w:name="_Ref65656494"/>
      <w:bookmarkStart w:id="312" w:name="_Toc130405561"/>
      <w:r>
        <w:t>PSU</w:t>
      </w:r>
      <w:r w:rsidRPr="007D4D31">
        <w:t>-</w:t>
      </w:r>
      <w:r>
        <w:t>ADLS</w:t>
      </w:r>
      <w:r w:rsidRPr="007D4D31">
        <w:t xml:space="preserve"> Interface</w:t>
      </w:r>
      <w:bookmarkEnd w:id="310"/>
      <w:bookmarkEnd w:id="311"/>
      <w:bookmarkEnd w:id="312"/>
    </w:p>
    <w:p w14:paraId="2898C3C2" w14:textId="77777777" w:rsidR="007A0D94" w:rsidRPr="009535FF" w:rsidRDefault="007A0D94" w:rsidP="007D32FA">
      <w:pPr>
        <w:pStyle w:val="ListParagraph"/>
        <w:numPr>
          <w:ilvl w:val="0"/>
          <w:numId w:val="8"/>
        </w:numPr>
      </w:pPr>
      <w:r>
        <w:t>115VAC 3</w:t>
      </w:r>
      <w:r w:rsidRPr="007737E0">
        <w:t>Ø</w:t>
      </w:r>
      <w:r>
        <w:t xml:space="preserve"> + N, 400Hz</w:t>
      </w:r>
    </w:p>
    <w:p w14:paraId="7E262652" w14:textId="1826B040" w:rsidR="00F87082" w:rsidRPr="007D4D31" w:rsidRDefault="00F87082" w:rsidP="005E1E72">
      <w:pPr>
        <w:pStyle w:val="StyleHeading3Heading3Char1Heading3CharCharh3CharChar"/>
        <w:tabs>
          <w:tab w:val="num" w:pos="5387"/>
        </w:tabs>
        <w:ind w:left="1134" w:hanging="1134"/>
      </w:pPr>
      <w:bookmarkStart w:id="313" w:name="_Ref65656385"/>
      <w:bookmarkStart w:id="314" w:name="_Ref65656499"/>
      <w:bookmarkStart w:id="315" w:name="_Toc130405562"/>
      <w:r>
        <w:t>PSU</w:t>
      </w:r>
      <w:r w:rsidRPr="007D4D31">
        <w:t>-</w:t>
      </w:r>
      <w:r>
        <w:t>EDU</w:t>
      </w:r>
      <w:r w:rsidRPr="007D4D31">
        <w:t xml:space="preserve"> Interface</w:t>
      </w:r>
      <w:bookmarkEnd w:id="313"/>
      <w:bookmarkEnd w:id="314"/>
      <w:bookmarkEnd w:id="315"/>
      <w:r w:rsidRPr="007D4D31">
        <w:t xml:space="preserve"> </w:t>
      </w:r>
    </w:p>
    <w:p w14:paraId="4BEB557B" w14:textId="7376FBF5" w:rsidR="00F87082" w:rsidRPr="009535FF" w:rsidRDefault="00F87082" w:rsidP="007D32FA">
      <w:pPr>
        <w:pStyle w:val="ListParagraph"/>
        <w:numPr>
          <w:ilvl w:val="0"/>
          <w:numId w:val="8"/>
        </w:numPr>
      </w:pPr>
      <w:r>
        <w:t>115VAC 1</w:t>
      </w:r>
      <w:r w:rsidRPr="007737E0">
        <w:t>Ø</w:t>
      </w:r>
      <w:r>
        <w:t xml:space="preserve"> + N, 400Hz</w:t>
      </w:r>
    </w:p>
    <w:p w14:paraId="05C44EFD" w14:textId="27A4DE0E" w:rsidR="007A0D94" w:rsidRPr="00005A6B" w:rsidRDefault="00F87082" w:rsidP="00A61867">
      <w:pPr>
        <w:pStyle w:val="ListParagraph"/>
        <w:numPr>
          <w:ilvl w:val="0"/>
          <w:numId w:val="8"/>
        </w:numPr>
      </w:pPr>
      <w:r w:rsidRPr="00005A6B">
        <w:rPr>
          <w:noProof/>
        </w:rPr>
        <w:t>28VDC</w:t>
      </w:r>
    </w:p>
    <w:p w14:paraId="7FF14E08" w14:textId="1D749441" w:rsidR="00F87082" w:rsidRPr="007D4D31" w:rsidRDefault="00F87082" w:rsidP="00A61867">
      <w:pPr>
        <w:pStyle w:val="StyleHeading3Heading3Char1Heading3CharCharh3CharChar"/>
        <w:tabs>
          <w:tab w:val="num" w:pos="5387"/>
        </w:tabs>
        <w:ind w:left="1134" w:hanging="1134"/>
      </w:pPr>
      <w:bookmarkStart w:id="316" w:name="_Ref65656394"/>
      <w:bookmarkStart w:id="317" w:name="_Ref65656503"/>
      <w:bookmarkStart w:id="318" w:name="_Toc130405563"/>
      <w:r>
        <w:t>PSU</w:t>
      </w:r>
      <w:r w:rsidRPr="007D4D31">
        <w:t>-</w:t>
      </w:r>
      <w:r w:rsidR="00A61867">
        <w:t>SPARE</w:t>
      </w:r>
      <w:r w:rsidR="00A61867" w:rsidRPr="007D4D31">
        <w:t xml:space="preserve"> </w:t>
      </w:r>
      <w:r w:rsidRPr="007D4D31">
        <w:t>Interface</w:t>
      </w:r>
      <w:r>
        <w:t xml:space="preserve"> (FFI)</w:t>
      </w:r>
      <w:bookmarkEnd w:id="316"/>
      <w:bookmarkEnd w:id="317"/>
      <w:bookmarkEnd w:id="318"/>
    </w:p>
    <w:p w14:paraId="24328EE8" w14:textId="0CF5B450" w:rsidR="007A0D94" w:rsidRDefault="00F87082" w:rsidP="007D32FA">
      <w:pPr>
        <w:pStyle w:val="ListParagraph"/>
        <w:numPr>
          <w:ilvl w:val="0"/>
          <w:numId w:val="8"/>
        </w:numPr>
      </w:pPr>
      <w:r>
        <w:t>28VDC</w:t>
      </w:r>
    </w:p>
    <w:p w14:paraId="40763D7B" w14:textId="77777777" w:rsidR="002B4A3E" w:rsidRPr="007D4D31" w:rsidRDefault="002B4A3E" w:rsidP="002B4A3E">
      <w:pPr>
        <w:pStyle w:val="StyleHeading3Heading3Char1Heading3CharCharh3CharChar"/>
        <w:tabs>
          <w:tab w:val="num" w:pos="5387"/>
        </w:tabs>
        <w:ind w:left="1134" w:hanging="1134"/>
      </w:pPr>
      <w:bookmarkStart w:id="319" w:name="_Ref65656415"/>
      <w:bookmarkStart w:id="320" w:name="_Toc130405564"/>
      <w:r>
        <w:t>PSU</w:t>
      </w:r>
      <w:r w:rsidRPr="007D4D31">
        <w:t>-</w:t>
      </w:r>
      <w:r>
        <w:t>TCU</w:t>
      </w:r>
      <w:r w:rsidRPr="007D4D31">
        <w:t xml:space="preserve"> Interface</w:t>
      </w:r>
      <w:bookmarkEnd w:id="319"/>
      <w:bookmarkEnd w:id="320"/>
    </w:p>
    <w:p w14:paraId="4AC0B2AD" w14:textId="19E299E6" w:rsidR="002B4A3E" w:rsidRDefault="002B4A3E" w:rsidP="002B4A3E">
      <w:pPr>
        <w:pStyle w:val="ListParagraph"/>
        <w:numPr>
          <w:ilvl w:val="0"/>
          <w:numId w:val="8"/>
        </w:numPr>
      </w:pPr>
      <w:r>
        <w:t>Inhibit discrete x2 (one for EC-TCU and one for CC-TCU)</w:t>
      </w:r>
    </w:p>
    <w:p w14:paraId="2536DA8F" w14:textId="6DB7D84D" w:rsidR="00570959" w:rsidRPr="00F87082" w:rsidRDefault="00570959" w:rsidP="0099210A">
      <w:pPr>
        <w:ind w:left="360"/>
      </w:pPr>
      <w:r w:rsidRPr="00570959">
        <w:rPr>
          <w:noProof/>
          <w:lang w:eastAsia="ko-KR"/>
        </w:rPr>
        <w:drawing>
          <wp:anchor distT="0" distB="0" distL="114300" distR="114300" simplePos="0" relativeHeight="251691008" behindDoc="0" locked="0" layoutInCell="1" allowOverlap="1" wp14:anchorId="0FBB5AD1" wp14:editId="49D0CAE1">
            <wp:simplePos x="0" y="0"/>
            <wp:positionH relativeFrom="column">
              <wp:posOffset>356</wp:posOffset>
            </wp:positionH>
            <wp:positionV relativeFrom="paragraph">
              <wp:posOffset>-711</wp:posOffset>
            </wp:positionV>
            <wp:extent cx="5900420" cy="3555484"/>
            <wp:effectExtent l="0" t="0" r="5080" b="698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00420" cy="3555484"/>
                    </a:xfrm>
                    <a:prstGeom prst="rect">
                      <a:avLst/>
                    </a:prstGeom>
                    <a:noFill/>
                    <a:ln>
                      <a:noFill/>
                    </a:ln>
                  </pic:spPr>
                </pic:pic>
              </a:graphicData>
            </a:graphic>
            <wp14:sizeRelH relativeFrom="page">
              <wp14:pctWidth>0</wp14:pctWidth>
            </wp14:sizeRelH>
            <wp14:sizeRelV relativeFrom="page">
              <wp14:pctHeight>0</wp14:pctHeight>
            </wp14:sizeRelV>
          </wp:anchor>
        </w:drawing>
      </w:r>
      <w:r w:rsidR="0099210A">
        <w:t>Opto-coupler shall support up to 100mA load and protected from voltage spikes.</w:t>
      </w:r>
    </w:p>
    <w:p w14:paraId="0621E8CA" w14:textId="12079F27" w:rsidR="004101DD" w:rsidRDefault="004101DD" w:rsidP="004101DD">
      <w:pPr>
        <w:spacing w:line="240" w:lineRule="auto"/>
        <w:jc w:val="center"/>
        <w:rPr>
          <w:rFonts w:asciiTheme="majorBidi" w:hAnsiTheme="majorBidi" w:cstheme="majorBidi"/>
        </w:rPr>
      </w:pPr>
      <w:bookmarkStart w:id="321" w:name="_Toc130405656"/>
      <w:bookmarkStart w:id="322" w:name="_Ref65656399"/>
      <w:bookmarkStart w:id="323" w:name="_Ref65656521"/>
      <w:r>
        <w:t xml:space="preserve">Figure </w:t>
      </w:r>
      <w:r w:rsidR="004264AB">
        <w:fldChar w:fldCharType="begin"/>
      </w:r>
      <w:r w:rsidR="004264AB">
        <w:instrText xml:space="preserve"> STYLEREF  \s "Heading 1" </w:instrText>
      </w:r>
      <w:r w:rsidR="004264AB">
        <w:fldChar w:fldCharType="separate"/>
      </w:r>
      <w:r w:rsidR="00A845CC">
        <w:rPr>
          <w:noProof/>
          <w:cs/>
        </w:rPr>
        <w:t>‎</w:t>
      </w:r>
      <w:r w:rsidR="00A845CC">
        <w:rPr>
          <w:noProof/>
        </w:rPr>
        <w:t>3</w:t>
      </w:r>
      <w:r w:rsidR="004264AB">
        <w:rPr>
          <w:noProof/>
        </w:rPr>
        <w:fldChar w:fldCharType="end"/>
      </w:r>
      <w:r>
        <w:noBreakHyphen/>
      </w:r>
      <w:r w:rsidR="004264AB">
        <w:fldChar w:fldCharType="begin"/>
      </w:r>
      <w:r w:rsidR="004264AB">
        <w:instrText xml:space="preserve"> SEQ Figure \* ARABIC \s 1 </w:instrText>
      </w:r>
      <w:r w:rsidR="004264AB">
        <w:fldChar w:fldCharType="separate"/>
      </w:r>
      <w:r w:rsidR="00A845CC">
        <w:rPr>
          <w:noProof/>
        </w:rPr>
        <w:t>6</w:t>
      </w:r>
      <w:r w:rsidR="004264AB">
        <w:rPr>
          <w:noProof/>
        </w:rPr>
        <w:fldChar w:fldCharType="end"/>
      </w:r>
      <w:r>
        <w:t>- TCU Inhibit Interface</w:t>
      </w:r>
      <w:bookmarkEnd w:id="321"/>
    </w:p>
    <w:p w14:paraId="709FBE54" w14:textId="77777777" w:rsidR="00BE3A93" w:rsidRDefault="00BE3A93">
      <w:pPr>
        <w:spacing w:line="240" w:lineRule="auto"/>
        <w:jc w:val="left"/>
        <w:rPr>
          <w:rFonts w:ascii="Arial Bold" w:hAnsi="Arial Bold" w:cs="Arial"/>
          <w:b/>
          <w:bCs/>
          <w:i/>
          <w:iCs/>
          <w:color w:val="0000FF"/>
          <w:kern w:val="28"/>
          <w:sz w:val="32"/>
          <w:szCs w:val="32"/>
        </w:rPr>
      </w:pPr>
      <w:r>
        <w:br w:type="page"/>
      </w:r>
    </w:p>
    <w:p w14:paraId="5A49D2CE" w14:textId="391ECC69" w:rsidR="002E6C7A" w:rsidRPr="007D4D31" w:rsidRDefault="002E6C7A" w:rsidP="00E0634A">
      <w:pPr>
        <w:pStyle w:val="StyleHeading3Heading3Char1Heading3CharCharh3CharChar"/>
        <w:tabs>
          <w:tab w:val="num" w:pos="5387"/>
        </w:tabs>
        <w:ind w:left="1134" w:hanging="1134"/>
      </w:pPr>
      <w:bookmarkStart w:id="324" w:name="_Toc130405565"/>
      <w:r w:rsidRPr="007D4D31">
        <w:lastRenderedPageBreak/>
        <w:t xml:space="preserve">Plug &amp; Play </w:t>
      </w:r>
      <w:r w:rsidRPr="007D4D31">
        <w:rPr>
          <w:rFonts w:hint="eastAsia"/>
        </w:rPr>
        <w:t>interface</w:t>
      </w:r>
      <w:r w:rsidRPr="007D4D31">
        <w:t xml:space="preserve"> for a Testing Equipment</w:t>
      </w:r>
      <w:bookmarkEnd w:id="308"/>
      <w:bookmarkEnd w:id="309"/>
      <w:bookmarkEnd w:id="322"/>
      <w:bookmarkEnd w:id="323"/>
      <w:bookmarkEnd w:id="324"/>
    </w:p>
    <w:p w14:paraId="045ABF98" w14:textId="54CDF886" w:rsidR="0033336C" w:rsidRDefault="007D4D31" w:rsidP="007D4D31">
      <w:r>
        <w:t>This paragraph has been tailored out.</w:t>
      </w:r>
    </w:p>
    <w:p w14:paraId="748A6C1F" w14:textId="77777777" w:rsidR="005E1E72" w:rsidRPr="005E1E72" w:rsidRDefault="005E1E72" w:rsidP="005E1E72">
      <w:pPr>
        <w:pStyle w:val="StyleHeading3Heading3Char1Heading3CharCharh3CharChar"/>
        <w:tabs>
          <w:tab w:val="num" w:pos="5387"/>
        </w:tabs>
        <w:ind w:left="1134" w:hanging="1134"/>
      </w:pPr>
      <w:bookmarkStart w:id="325" w:name="_Ref46309620"/>
      <w:bookmarkStart w:id="326" w:name="_Ref46309611"/>
      <w:bookmarkStart w:id="327" w:name="_Toc40304855"/>
      <w:bookmarkStart w:id="328" w:name="_Toc130405566"/>
      <w:r w:rsidRPr="005E1E72">
        <w:t>Mechanical/Thermal Interface</w:t>
      </w:r>
      <w:bookmarkEnd w:id="325"/>
      <w:bookmarkEnd w:id="326"/>
      <w:bookmarkEnd w:id="327"/>
      <w:bookmarkEnd w:id="328"/>
    </w:p>
    <w:p w14:paraId="7D62E3C9" w14:textId="77777777" w:rsidR="005E1E72" w:rsidRPr="00301286" w:rsidRDefault="005E1E72" w:rsidP="00301286">
      <w:pPr>
        <w:pStyle w:val="Heading4"/>
      </w:pPr>
      <w:bookmarkStart w:id="329" w:name="_Ref46309643"/>
      <w:bookmarkStart w:id="330" w:name="_Ref46309635"/>
      <w:bookmarkStart w:id="331" w:name="_Toc40304856"/>
      <w:bookmarkStart w:id="332" w:name="_Toc130405567"/>
      <w:r>
        <w:t>Thermal Interface</w:t>
      </w:r>
      <w:bookmarkEnd w:id="329"/>
      <w:bookmarkEnd w:id="330"/>
      <w:bookmarkEnd w:id="331"/>
      <w:bookmarkEnd w:id="332"/>
    </w:p>
    <w:p w14:paraId="2E4200BC" w14:textId="3048D69F" w:rsidR="005E1E72" w:rsidRDefault="00E11C47" w:rsidP="00E11C47">
      <w:r>
        <w:t xml:space="preserve">In case required, the </w:t>
      </w:r>
      <w:r w:rsidR="005E1E72">
        <w:t xml:space="preserve">PSU </w:t>
      </w:r>
      <w:r>
        <w:t>may</w:t>
      </w:r>
      <w:r w:rsidR="005E1E72">
        <w:t xml:space="preserve"> consist of provision for self-ventilation (forced air convection) by using fan(s).</w:t>
      </w:r>
    </w:p>
    <w:p w14:paraId="0BC00312" w14:textId="77777777" w:rsidR="00E11C47" w:rsidRDefault="00E11C47" w:rsidP="005E1E72"/>
    <w:p w14:paraId="1B7E6096" w14:textId="77777777" w:rsidR="005E1E72" w:rsidRPr="00301286" w:rsidRDefault="005E1E72" w:rsidP="00301286">
      <w:pPr>
        <w:pStyle w:val="Heading4"/>
      </w:pPr>
      <w:bookmarkStart w:id="333" w:name="_Ref47362810"/>
      <w:bookmarkStart w:id="334" w:name="_Ref46309661"/>
      <w:bookmarkStart w:id="335" w:name="_Ref46309655"/>
      <w:bookmarkStart w:id="336" w:name="_Toc40304857"/>
      <w:bookmarkStart w:id="337" w:name="_Toc130405568"/>
      <w:r>
        <w:t>Mechanical Interface</w:t>
      </w:r>
      <w:bookmarkEnd w:id="333"/>
      <w:bookmarkEnd w:id="334"/>
      <w:bookmarkEnd w:id="335"/>
      <w:bookmarkEnd w:id="336"/>
      <w:bookmarkEnd w:id="337"/>
      <w:r>
        <w:t xml:space="preserve"> </w:t>
      </w:r>
    </w:p>
    <w:p w14:paraId="5A4C2D36" w14:textId="77777777" w:rsidR="005E1E72" w:rsidRDefault="005E1E72" w:rsidP="005E1E72">
      <w:r>
        <w:t>The PSU mechanical interface shall be based on a box chassis. The box shall be mounted on a tray with standard hooks and pins for quick disassembly. The unit shall include lifting handles.</w:t>
      </w:r>
    </w:p>
    <w:p w14:paraId="603C6195" w14:textId="77777777" w:rsidR="009A0BFA" w:rsidRDefault="005E1E72" w:rsidP="0099210A">
      <w:r>
        <w:t xml:space="preserve">The tray interface shall be designed to fit the </w:t>
      </w:r>
      <w:r w:rsidR="0099210A">
        <w:t>pod</w:t>
      </w:r>
      <w:r>
        <w:t xml:space="preserve"> structure. </w:t>
      </w:r>
    </w:p>
    <w:p w14:paraId="376F5ED6" w14:textId="4DAE3839" w:rsidR="005E1E72" w:rsidRDefault="009F27DF" w:rsidP="009F27DF">
      <w:r>
        <w:t xml:space="preserve">If required, in order to withstand shock &amp; vibration, the </w:t>
      </w:r>
      <w:r w:rsidR="005E1E72">
        <w:t xml:space="preserve">tray </w:t>
      </w:r>
      <w:r>
        <w:t xml:space="preserve">may </w:t>
      </w:r>
      <w:r w:rsidR="005E1E72">
        <w:t>include vibration mounts in order to damp the shock and vibration induced to the box.</w:t>
      </w:r>
    </w:p>
    <w:p w14:paraId="212792A6" w14:textId="77777777" w:rsidR="003B6416" w:rsidRDefault="003B6416">
      <w:pPr>
        <w:spacing w:line="240" w:lineRule="auto"/>
        <w:jc w:val="left"/>
        <w:rPr>
          <w:rFonts w:ascii="Arial Bold" w:hAnsi="Arial Bold" w:cs="Arial"/>
          <w:b/>
          <w:bCs/>
          <w:kern w:val="28"/>
          <w:sz w:val="36"/>
          <w:szCs w:val="36"/>
        </w:rPr>
      </w:pPr>
      <w:r>
        <w:br w:type="page"/>
      </w:r>
    </w:p>
    <w:p w14:paraId="5A49D2D4" w14:textId="16FD358B" w:rsidR="00107310" w:rsidRDefault="00107310" w:rsidP="005E1E72">
      <w:pPr>
        <w:pStyle w:val="Heading2"/>
      </w:pPr>
      <w:bookmarkStart w:id="338" w:name="_Ref46309670"/>
      <w:bookmarkStart w:id="339" w:name="_Ref46309678"/>
      <w:bookmarkStart w:id="340" w:name="_Toc130405569"/>
      <w:r>
        <w:lastRenderedPageBreak/>
        <w:t>Internal Interface</w:t>
      </w:r>
      <w:bookmarkEnd w:id="338"/>
      <w:bookmarkEnd w:id="339"/>
      <w:bookmarkEnd w:id="340"/>
      <w:r w:rsidR="00DA5D03">
        <w:t xml:space="preserve"> </w:t>
      </w:r>
    </w:p>
    <w:p w14:paraId="7A8A215E" w14:textId="4B67E414" w:rsidR="008D3AB1" w:rsidRDefault="005E1E72" w:rsidP="005E1E72">
      <w:r>
        <w:t>This paragraph has been tailored out.</w:t>
      </w:r>
    </w:p>
    <w:p w14:paraId="5A49D2D9" w14:textId="77777777" w:rsidR="00041400" w:rsidRDefault="00041400" w:rsidP="00041400">
      <w:pPr>
        <w:pStyle w:val="Heading2"/>
      </w:pPr>
      <w:bookmarkStart w:id="341" w:name="_Ref46309685"/>
      <w:bookmarkStart w:id="342" w:name="_Ref46309711"/>
      <w:bookmarkStart w:id="343" w:name="_Toc130405570"/>
      <w:r>
        <w:t>Safety</w:t>
      </w:r>
      <w:bookmarkEnd w:id="341"/>
      <w:bookmarkEnd w:id="342"/>
      <w:bookmarkEnd w:id="343"/>
    </w:p>
    <w:p w14:paraId="44064687" w14:textId="3CC2A6C4" w:rsidR="00FC096D" w:rsidRPr="005331F0" w:rsidRDefault="00FC096D" w:rsidP="00FC096D">
      <w:pPr>
        <w:pStyle w:val="Explanation"/>
        <w:spacing w:line="360" w:lineRule="auto"/>
        <w:rPr>
          <w:rFonts w:ascii="Times New Roman" w:hAnsi="Times New Roman" w:cs="Times New Roman"/>
          <w:snapToGrid w:val="0"/>
          <w:color w:val="auto"/>
          <w:sz w:val="24"/>
          <w:szCs w:val="24"/>
        </w:rPr>
      </w:pPr>
      <w:bookmarkStart w:id="344" w:name="_Ref46309854"/>
      <w:bookmarkStart w:id="345" w:name="_Ref46309879"/>
      <w:r>
        <w:rPr>
          <w:rFonts w:ascii="Times New Roman" w:hAnsi="Times New Roman" w:cs="Times New Roman"/>
          <w:snapToGrid w:val="0"/>
          <w:color w:val="auto"/>
          <w:sz w:val="24"/>
          <w:szCs w:val="24"/>
        </w:rPr>
        <w:t xml:space="preserve">The PSU </w:t>
      </w:r>
      <w:r w:rsidRPr="002660CB">
        <w:rPr>
          <w:rFonts w:ascii="Times New Roman" w:hAnsi="Times New Roman" w:cs="Times New Roman"/>
          <w:snapToGrid w:val="0"/>
          <w:color w:val="auto"/>
          <w:sz w:val="24"/>
          <w:szCs w:val="24"/>
        </w:rPr>
        <w:t xml:space="preserve">shall be designed, fabricated and integrated to prevent injury to the operators and maintenance personnel. Safety features shall be incorporated so that any component failure will not result in conditions hazardous to the aircraft or personnel, in accordance with </w:t>
      </w:r>
      <w:r w:rsidRPr="005331F0">
        <w:rPr>
          <w:rFonts w:ascii="Times New Roman" w:hAnsi="Times New Roman" w:cs="Times New Roman"/>
          <w:snapToGrid w:val="0"/>
          <w:color w:val="auto"/>
          <w:sz w:val="24"/>
          <w:szCs w:val="24"/>
        </w:rPr>
        <w:t>MIL-HDBK-454B, Requirement 1.</w:t>
      </w:r>
    </w:p>
    <w:p w14:paraId="3FCC8608" w14:textId="2C123B9B" w:rsidR="00FC096D" w:rsidRDefault="00FC096D" w:rsidP="00A52F6C">
      <w:pPr>
        <w:pStyle w:val="Explanation"/>
        <w:spacing w:line="360" w:lineRule="auto"/>
        <w:rPr>
          <w:rFonts w:ascii="Times New Roman" w:hAnsi="Times New Roman" w:cs="Times New Roman"/>
          <w:snapToGrid w:val="0"/>
          <w:color w:val="auto"/>
          <w:sz w:val="24"/>
          <w:szCs w:val="24"/>
        </w:rPr>
      </w:pPr>
      <w:r w:rsidRPr="005331F0">
        <w:rPr>
          <w:rFonts w:ascii="Times New Roman" w:hAnsi="Times New Roman" w:cs="Times New Roman"/>
          <w:snapToGrid w:val="0"/>
          <w:color w:val="auto"/>
          <w:sz w:val="24"/>
          <w:szCs w:val="24"/>
        </w:rPr>
        <w:t>Safety requirements s</w:t>
      </w:r>
      <w:r>
        <w:rPr>
          <w:rFonts w:ascii="Times New Roman" w:hAnsi="Times New Roman" w:cs="Times New Roman"/>
          <w:snapToGrid w:val="0"/>
          <w:color w:val="auto"/>
          <w:sz w:val="24"/>
          <w:szCs w:val="24"/>
        </w:rPr>
        <w:t>hall be guided by MIL-STD-882</w:t>
      </w:r>
      <w:r w:rsidR="00A52F6C">
        <w:rPr>
          <w:rFonts w:ascii="Times New Roman" w:hAnsi="Times New Roman" w:cs="Times New Roman"/>
          <w:snapToGrid w:val="0"/>
          <w:color w:val="auto"/>
          <w:sz w:val="24"/>
          <w:szCs w:val="24"/>
        </w:rPr>
        <w:t>E</w:t>
      </w:r>
      <w:r>
        <w:rPr>
          <w:rFonts w:ascii="Times New Roman" w:hAnsi="Times New Roman" w:cs="Times New Roman"/>
          <w:snapToGrid w:val="0"/>
          <w:color w:val="auto"/>
          <w:sz w:val="24"/>
          <w:szCs w:val="24"/>
        </w:rPr>
        <w:t xml:space="preserve"> Standard Practice for </w:t>
      </w:r>
      <w:r w:rsidRPr="005331F0">
        <w:rPr>
          <w:rFonts w:ascii="Times New Roman" w:hAnsi="Times New Roman" w:cs="Times New Roman"/>
          <w:snapToGrid w:val="0"/>
          <w:color w:val="auto"/>
          <w:sz w:val="24"/>
          <w:szCs w:val="24"/>
        </w:rPr>
        <w:t>System Safety &amp; MIL</w:t>
      </w:r>
      <w:r>
        <w:rPr>
          <w:rFonts w:ascii="Times New Roman" w:hAnsi="Times New Roman" w:cs="Times New Roman"/>
          <w:snapToGrid w:val="0"/>
          <w:color w:val="auto"/>
          <w:sz w:val="24"/>
          <w:szCs w:val="24"/>
        </w:rPr>
        <w:t>-STD-1472</w:t>
      </w:r>
      <w:r w:rsidR="00A52F6C">
        <w:rPr>
          <w:rFonts w:ascii="Times New Roman" w:hAnsi="Times New Roman" w:cs="Times New Roman"/>
          <w:snapToGrid w:val="0"/>
          <w:color w:val="auto"/>
          <w:sz w:val="24"/>
          <w:szCs w:val="24"/>
        </w:rPr>
        <w:t>G</w:t>
      </w:r>
      <w:r>
        <w:rPr>
          <w:rFonts w:ascii="Times New Roman" w:hAnsi="Times New Roman" w:cs="Times New Roman"/>
          <w:snapToGrid w:val="0"/>
          <w:color w:val="auto"/>
          <w:sz w:val="24"/>
          <w:szCs w:val="24"/>
        </w:rPr>
        <w:t>.</w:t>
      </w:r>
    </w:p>
    <w:p w14:paraId="6D8CCBBD" w14:textId="16FFF7DB" w:rsidR="00DE7689" w:rsidRDefault="00DE7689" w:rsidP="00DE7689">
      <w:pPr>
        <w:pStyle w:val="Heading3"/>
      </w:pPr>
      <w:bookmarkStart w:id="346" w:name="_Toc130405571"/>
      <w:r>
        <w:t>Capacitor Discharge</w:t>
      </w:r>
      <w:bookmarkEnd w:id="346"/>
    </w:p>
    <w:p w14:paraId="55BA6394" w14:textId="1CCEF4A0" w:rsidR="00DE7689" w:rsidRDefault="00DE7689" w:rsidP="007F7179">
      <w:pPr>
        <w:pStyle w:val="Explanation"/>
        <w:spacing w:line="360" w:lineRule="auto"/>
        <w:rPr>
          <w:rFonts w:ascii="Times New Roman" w:hAnsi="Times New Roman" w:cs="Times New Roman"/>
          <w:snapToGrid w:val="0"/>
          <w:color w:val="auto"/>
          <w:sz w:val="24"/>
          <w:szCs w:val="24"/>
        </w:rPr>
      </w:pPr>
      <w:r>
        <w:rPr>
          <w:rFonts w:ascii="Times New Roman" w:hAnsi="Times New Roman" w:cs="Times New Roman"/>
          <w:snapToGrid w:val="0"/>
          <w:color w:val="auto"/>
          <w:sz w:val="24"/>
          <w:szCs w:val="24"/>
        </w:rPr>
        <w:t>When the PSU is turned off</w:t>
      </w:r>
      <w:ins w:id="347" w:author="Eyal Yossi [2]" w:date="2024-01-04T11:18:00Z">
        <w:r w:rsidR="00882709">
          <w:rPr>
            <w:rFonts w:ascii="Times New Roman" w:hAnsi="Times New Roman" w:cs="Times New Roman"/>
            <w:snapToGrid w:val="0"/>
            <w:color w:val="auto"/>
            <w:sz w:val="24"/>
            <w:szCs w:val="24"/>
          </w:rPr>
          <w:t>,</w:t>
        </w:r>
      </w:ins>
      <w:r>
        <w:rPr>
          <w:rFonts w:ascii="Times New Roman" w:hAnsi="Times New Roman" w:cs="Times New Roman"/>
          <w:snapToGrid w:val="0"/>
          <w:color w:val="auto"/>
          <w:sz w:val="24"/>
          <w:szCs w:val="24"/>
        </w:rPr>
        <w:t xml:space="preserve"> </w:t>
      </w:r>
      <w:ins w:id="348" w:author="Eyal Yossi [2]" w:date="2024-01-04T11:17:00Z">
        <w:r w:rsidR="00882709">
          <w:rPr>
            <w:rFonts w:ascii="Times New Roman" w:hAnsi="Times New Roman" w:cs="Times New Roman"/>
            <w:snapToGrid w:val="0"/>
            <w:color w:val="auto"/>
            <w:sz w:val="24"/>
            <w:szCs w:val="24"/>
          </w:rPr>
          <w:t xml:space="preserve">the </w:t>
        </w:r>
        <w:r w:rsidR="00882709" w:rsidRPr="00882709">
          <w:rPr>
            <w:rFonts w:ascii="Times New Roman" w:hAnsi="Times New Roman" w:cs="Times New Roman"/>
            <w:snapToGrid w:val="0"/>
            <w:color w:val="auto"/>
            <w:sz w:val="24"/>
            <w:szCs w:val="24"/>
          </w:rPr>
          <w:t xml:space="preserve">external accessible </w:t>
        </w:r>
      </w:ins>
      <w:ins w:id="349" w:author="Eyal Yossi [2]" w:date="2024-01-04T11:18:00Z">
        <w:r w:rsidR="00882709" w:rsidRPr="00882709">
          <w:rPr>
            <w:rFonts w:ascii="Times New Roman" w:hAnsi="Times New Roman" w:cs="Times New Roman"/>
            <w:snapToGrid w:val="0"/>
            <w:color w:val="auto"/>
            <w:sz w:val="24"/>
            <w:szCs w:val="24"/>
          </w:rPr>
          <w:t xml:space="preserve">interfaces </w:t>
        </w:r>
      </w:ins>
      <w:r>
        <w:rPr>
          <w:rFonts w:ascii="Times New Roman" w:hAnsi="Times New Roman" w:cs="Times New Roman"/>
          <w:snapToGrid w:val="0"/>
          <w:color w:val="auto"/>
          <w:sz w:val="24"/>
          <w:szCs w:val="24"/>
        </w:rPr>
        <w:t xml:space="preserve">capacitors shall discharge to a voltage below 30V </w:t>
      </w:r>
      <w:r w:rsidR="007F7179">
        <w:rPr>
          <w:rFonts w:ascii="Times New Roman" w:hAnsi="Times New Roman" w:cs="Times New Roman"/>
          <w:snapToGrid w:val="0"/>
          <w:color w:val="auto"/>
          <w:sz w:val="24"/>
          <w:szCs w:val="24"/>
        </w:rPr>
        <w:t>within 2 seconds.</w:t>
      </w:r>
    </w:p>
    <w:p w14:paraId="5A49D2E6" w14:textId="77777777" w:rsidR="002E6C7A" w:rsidRDefault="002E6C7A" w:rsidP="00582B38">
      <w:pPr>
        <w:pStyle w:val="Heading2"/>
      </w:pPr>
      <w:bookmarkStart w:id="350" w:name="_Ref99459782"/>
      <w:bookmarkStart w:id="351" w:name="_Ref99459790"/>
      <w:bookmarkStart w:id="352" w:name="_Toc130405572"/>
      <w:r>
        <w:t>Reliability</w:t>
      </w:r>
      <w:bookmarkEnd w:id="344"/>
      <w:bookmarkEnd w:id="345"/>
      <w:bookmarkEnd w:id="350"/>
      <w:bookmarkEnd w:id="351"/>
      <w:bookmarkEnd w:id="352"/>
    </w:p>
    <w:p w14:paraId="3D8088FD" w14:textId="0595E0D3" w:rsidR="00155F41" w:rsidRPr="00067CD7" w:rsidRDefault="00155F41" w:rsidP="001F64E7">
      <w:pPr>
        <w:rPr>
          <w:rFonts w:asciiTheme="majorBidi" w:hAnsiTheme="majorBidi" w:cstheme="majorBidi"/>
        </w:rPr>
      </w:pPr>
      <w:r w:rsidRPr="00067CD7">
        <w:rPr>
          <w:rFonts w:asciiTheme="majorBidi" w:hAnsiTheme="majorBidi" w:cstheme="majorBidi"/>
        </w:rPr>
        <w:t xml:space="preserve">The following paragraphs describe quantitative reliability requirements for the </w:t>
      </w:r>
      <w:r w:rsidR="001F64E7">
        <w:rPr>
          <w:rFonts w:asciiTheme="majorBidi" w:hAnsiTheme="majorBidi" w:cstheme="majorBidi"/>
        </w:rPr>
        <w:t>PS</w:t>
      </w:r>
      <w:r w:rsidRPr="00067CD7">
        <w:rPr>
          <w:rFonts w:asciiTheme="majorBidi" w:hAnsiTheme="majorBidi" w:cstheme="majorBidi"/>
        </w:rPr>
        <w:t>U. Reliability calculations shall be performed according to MIL- HDBK-217F Notice 2.</w:t>
      </w:r>
    </w:p>
    <w:p w14:paraId="5A49D2ED" w14:textId="346B02E6" w:rsidR="002E6C7A" w:rsidRDefault="002E6C7A" w:rsidP="003142F0">
      <w:pPr>
        <w:pStyle w:val="Heading3"/>
      </w:pPr>
      <w:bookmarkStart w:id="353" w:name="_Ref46309885"/>
      <w:bookmarkStart w:id="354" w:name="_Ref46309892"/>
      <w:bookmarkStart w:id="355" w:name="_Toc130405573"/>
      <w:r>
        <w:t>Reliability Prediction</w:t>
      </w:r>
      <w:bookmarkEnd w:id="353"/>
      <w:bookmarkEnd w:id="354"/>
      <w:bookmarkEnd w:id="355"/>
    </w:p>
    <w:p w14:paraId="360BEA0B" w14:textId="6A2925D4" w:rsidR="00AF4B43" w:rsidRDefault="00F7737F" w:rsidP="00F7737F">
      <w:r w:rsidRPr="000A1771">
        <w:t>The reliability prediction shall be performed using the data of the stress analysis method – thermal data and (e.g.: the MIL-HDBK-217 data base - the “Part Stress Analysis") per the environmental conditions specified in this specification.</w:t>
      </w:r>
    </w:p>
    <w:p w14:paraId="4B59FD93" w14:textId="77777777" w:rsidR="00AF4B43" w:rsidRDefault="00AF4B43" w:rsidP="00AF4B43">
      <w:r>
        <w:t>Environment: AUF (Airborne Uninhibited Fighter).</w:t>
      </w:r>
    </w:p>
    <w:p w14:paraId="5661DBC6" w14:textId="03BC739B" w:rsidR="00AF4B43" w:rsidRDefault="00AF4B43" w:rsidP="00AF4B43">
      <w:r>
        <w:t>The temperature per operating scenario shall be segmented as follows:</w:t>
      </w:r>
    </w:p>
    <w:p w14:paraId="6FABA9D8" w14:textId="54C89223" w:rsidR="0034067B" w:rsidRDefault="0034067B" w:rsidP="0034067B">
      <w:pPr>
        <w:pStyle w:val="Caption"/>
        <w:jc w:val="center"/>
      </w:pPr>
      <w:bookmarkStart w:id="356" w:name="_Toc130405666"/>
      <w:r w:rsidRPr="00F41690">
        <w:t xml:space="preserve">Table </w:t>
      </w:r>
      <w:r w:rsidR="004264AB">
        <w:fldChar w:fldCharType="begin"/>
      </w:r>
      <w:r w:rsidR="004264AB">
        <w:instrText xml:space="preserve"> STYLEREF 1 \s </w:instrText>
      </w:r>
      <w:r w:rsidR="004264AB">
        <w:fldChar w:fldCharType="separate"/>
      </w:r>
      <w:r w:rsidR="00A845CC">
        <w:rPr>
          <w:noProof/>
          <w:cs/>
        </w:rPr>
        <w:t>‎</w:t>
      </w:r>
      <w:r w:rsidR="00A845CC">
        <w:rPr>
          <w:noProof/>
        </w:rPr>
        <w:t>3</w:t>
      </w:r>
      <w:r w:rsidR="004264AB">
        <w:rPr>
          <w:noProof/>
        </w:rPr>
        <w:fldChar w:fldCharType="end"/>
      </w:r>
      <w:r w:rsidRPr="00F41690">
        <w:noBreakHyphen/>
      </w:r>
      <w:r w:rsidR="004264AB">
        <w:fldChar w:fldCharType="begin"/>
      </w:r>
      <w:r w:rsidR="004264AB">
        <w:instrText xml:space="preserve"> SEQ Table \* ARABIC \s 1 </w:instrText>
      </w:r>
      <w:r w:rsidR="004264AB">
        <w:fldChar w:fldCharType="separate"/>
      </w:r>
      <w:r w:rsidR="00A845CC">
        <w:rPr>
          <w:noProof/>
        </w:rPr>
        <w:t>5</w:t>
      </w:r>
      <w:r w:rsidR="004264AB">
        <w:rPr>
          <w:noProof/>
        </w:rPr>
        <w:fldChar w:fldCharType="end"/>
      </w:r>
      <w:r w:rsidRPr="00F41690">
        <w:t xml:space="preserve">- </w:t>
      </w:r>
      <w:r>
        <w:t>Altitude-Temperature Table for Reliability Prediction</w:t>
      </w:r>
      <w:bookmarkEnd w:id="356"/>
    </w:p>
    <w:tbl>
      <w:tblPr>
        <w:tblW w:w="0" w:type="auto"/>
        <w:tblInd w:w="138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76"/>
        <w:gridCol w:w="1984"/>
        <w:gridCol w:w="2268"/>
        <w:gridCol w:w="1549"/>
      </w:tblGrid>
      <w:tr w:rsidR="00AF4B43" w14:paraId="0B7958D0" w14:textId="77777777" w:rsidTr="00FC096D">
        <w:tc>
          <w:tcPr>
            <w:tcW w:w="1476" w:type="dxa"/>
            <w:tcBorders>
              <w:top w:val="single" w:sz="4" w:space="0" w:color="auto"/>
              <w:left w:val="single" w:sz="4" w:space="0" w:color="auto"/>
              <w:bottom w:val="single" w:sz="12" w:space="0" w:color="auto"/>
            </w:tcBorders>
            <w:shd w:val="clear" w:color="auto" w:fill="D9D9D9" w:themeFill="background1" w:themeFillShade="D9"/>
          </w:tcPr>
          <w:p w14:paraId="03391FF0" w14:textId="77777777" w:rsidR="00AF4B43" w:rsidRDefault="00AF4B43" w:rsidP="00014B51">
            <w:pPr>
              <w:spacing w:before="40" w:after="40"/>
              <w:jc w:val="center"/>
              <w:rPr>
                <w:b/>
                <w:sz w:val="22"/>
              </w:rPr>
            </w:pPr>
            <w:r>
              <w:rPr>
                <w:b/>
                <w:sz w:val="22"/>
              </w:rPr>
              <w:t>ALTITUDE</w:t>
            </w:r>
          </w:p>
        </w:tc>
        <w:tc>
          <w:tcPr>
            <w:tcW w:w="1984" w:type="dxa"/>
            <w:tcBorders>
              <w:top w:val="single" w:sz="4" w:space="0" w:color="auto"/>
              <w:bottom w:val="single" w:sz="12" w:space="0" w:color="auto"/>
            </w:tcBorders>
            <w:shd w:val="clear" w:color="auto" w:fill="D9D9D9" w:themeFill="background1" w:themeFillShade="D9"/>
          </w:tcPr>
          <w:p w14:paraId="418AE7F8" w14:textId="77777777" w:rsidR="00AF4B43" w:rsidRDefault="00AF4B43" w:rsidP="00014B51">
            <w:pPr>
              <w:spacing w:before="40" w:after="40"/>
              <w:jc w:val="center"/>
              <w:rPr>
                <w:b/>
                <w:sz w:val="22"/>
              </w:rPr>
            </w:pPr>
            <w:r>
              <w:rPr>
                <w:b/>
                <w:sz w:val="22"/>
              </w:rPr>
              <w:t xml:space="preserve">MAX BOX AMBIENT </w:t>
            </w:r>
            <w:r>
              <w:rPr>
                <w:b/>
                <w:sz w:val="22"/>
              </w:rPr>
              <w:sym w:font="Symbol" w:char="F0B0"/>
            </w:r>
            <w:r>
              <w:rPr>
                <w:b/>
                <w:sz w:val="22"/>
              </w:rPr>
              <w:t>C</w:t>
            </w:r>
          </w:p>
        </w:tc>
        <w:tc>
          <w:tcPr>
            <w:tcW w:w="2268" w:type="dxa"/>
            <w:tcBorders>
              <w:top w:val="single" w:sz="4" w:space="0" w:color="auto"/>
              <w:bottom w:val="single" w:sz="12" w:space="0" w:color="auto"/>
            </w:tcBorders>
            <w:shd w:val="clear" w:color="auto" w:fill="D9D9D9" w:themeFill="background1" w:themeFillShade="D9"/>
          </w:tcPr>
          <w:p w14:paraId="08F1EE44" w14:textId="77777777" w:rsidR="00AF4B43" w:rsidRDefault="00AF4B43" w:rsidP="00014B51">
            <w:pPr>
              <w:spacing w:before="40" w:after="40"/>
              <w:jc w:val="center"/>
              <w:rPr>
                <w:b/>
                <w:sz w:val="22"/>
              </w:rPr>
            </w:pPr>
            <w:r>
              <w:rPr>
                <w:b/>
                <w:sz w:val="22"/>
              </w:rPr>
              <w:t xml:space="preserve">TYPICAL BOX AMBIENT </w:t>
            </w:r>
            <w:r>
              <w:rPr>
                <w:b/>
                <w:sz w:val="22"/>
              </w:rPr>
              <w:sym w:font="Symbol" w:char="F0B0"/>
            </w:r>
            <w:r>
              <w:rPr>
                <w:b/>
                <w:sz w:val="22"/>
              </w:rPr>
              <w:t>C</w:t>
            </w:r>
          </w:p>
        </w:tc>
        <w:tc>
          <w:tcPr>
            <w:tcW w:w="1549" w:type="dxa"/>
            <w:tcBorders>
              <w:top w:val="single" w:sz="4" w:space="0" w:color="auto"/>
              <w:bottom w:val="single" w:sz="12" w:space="0" w:color="auto"/>
              <w:right w:val="single" w:sz="4" w:space="0" w:color="auto"/>
            </w:tcBorders>
            <w:shd w:val="clear" w:color="auto" w:fill="D9D9D9" w:themeFill="background1" w:themeFillShade="D9"/>
          </w:tcPr>
          <w:p w14:paraId="444E50AA" w14:textId="77777777" w:rsidR="00AF4B43" w:rsidRDefault="00AF4B43" w:rsidP="00014B51">
            <w:pPr>
              <w:spacing w:before="40" w:after="40"/>
              <w:jc w:val="center"/>
              <w:rPr>
                <w:b/>
                <w:sz w:val="22"/>
              </w:rPr>
            </w:pPr>
            <w:r>
              <w:rPr>
                <w:b/>
                <w:sz w:val="22"/>
              </w:rPr>
              <w:t>% OF TIME</w:t>
            </w:r>
          </w:p>
        </w:tc>
      </w:tr>
      <w:tr w:rsidR="00AF4B43" w14:paraId="7359E31E" w14:textId="77777777" w:rsidTr="00FC096D">
        <w:tc>
          <w:tcPr>
            <w:tcW w:w="1476" w:type="dxa"/>
            <w:tcBorders>
              <w:top w:val="single" w:sz="12" w:space="0" w:color="auto"/>
              <w:left w:val="single" w:sz="4" w:space="0" w:color="auto"/>
              <w:bottom w:val="single" w:sz="4" w:space="0" w:color="auto"/>
            </w:tcBorders>
          </w:tcPr>
          <w:p w14:paraId="4950C8E0" w14:textId="77777777" w:rsidR="00AF4B43" w:rsidRDefault="00AF4B43" w:rsidP="00FC096D">
            <w:pPr>
              <w:spacing w:before="40" w:after="40"/>
              <w:jc w:val="center"/>
              <w:rPr>
                <w:bCs/>
                <w:sz w:val="22"/>
              </w:rPr>
            </w:pPr>
            <w:r>
              <w:rPr>
                <w:bCs/>
                <w:sz w:val="22"/>
              </w:rPr>
              <w:t>Sea Level</w:t>
            </w:r>
          </w:p>
        </w:tc>
        <w:tc>
          <w:tcPr>
            <w:tcW w:w="1984" w:type="dxa"/>
            <w:tcBorders>
              <w:top w:val="single" w:sz="12" w:space="0" w:color="auto"/>
              <w:bottom w:val="single" w:sz="4" w:space="0" w:color="auto"/>
            </w:tcBorders>
          </w:tcPr>
          <w:p w14:paraId="3B3724BF" w14:textId="77777777" w:rsidR="00AF4B43" w:rsidRDefault="00AF4B43" w:rsidP="00014B51">
            <w:pPr>
              <w:spacing w:before="40" w:after="40"/>
              <w:jc w:val="center"/>
              <w:rPr>
                <w:bCs/>
                <w:sz w:val="22"/>
              </w:rPr>
            </w:pPr>
            <w:r>
              <w:rPr>
                <w:bCs/>
                <w:sz w:val="22"/>
              </w:rPr>
              <w:t>55</w:t>
            </w:r>
          </w:p>
        </w:tc>
        <w:tc>
          <w:tcPr>
            <w:tcW w:w="2268" w:type="dxa"/>
            <w:tcBorders>
              <w:top w:val="single" w:sz="12" w:space="0" w:color="auto"/>
              <w:bottom w:val="single" w:sz="4" w:space="0" w:color="auto"/>
            </w:tcBorders>
          </w:tcPr>
          <w:p w14:paraId="4D899864" w14:textId="77777777" w:rsidR="00AF4B43" w:rsidRDefault="00AF4B43" w:rsidP="00014B51">
            <w:pPr>
              <w:spacing w:before="40" w:after="40"/>
              <w:jc w:val="center"/>
              <w:rPr>
                <w:bCs/>
                <w:sz w:val="22"/>
              </w:rPr>
            </w:pPr>
            <w:r>
              <w:rPr>
                <w:bCs/>
                <w:sz w:val="22"/>
              </w:rPr>
              <w:t>45</w:t>
            </w:r>
          </w:p>
        </w:tc>
        <w:tc>
          <w:tcPr>
            <w:tcW w:w="1549" w:type="dxa"/>
            <w:tcBorders>
              <w:top w:val="single" w:sz="12" w:space="0" w:color="auto"/>
              <w:bottom w:val="single" w:sz="4" w:space="0" w:color="auto"/>
              <w:right w:val="single" w:sz="4" w:space="0" w:color="auto"/>
            </w:tcBorders>
          </w:tcPr>
          <w:p w14:paraId="32A80879" w14:textId="77777777" w:rsidR="00AF4B43" w:rsidRDefault="00AF4B43" w:rsidP="00014B51">
            <w:pPr>
              <w:spacing w:before="40" w:after="40"/>
              <w:jc w:val="center"/>
              <w:rPr>
                <w:bCs/>
                <w:sz w:val="22"/>
              </w:rPr>
            </w:pPr>
            <w:r>
              <w:rPr>
                <w:bCs/>
                <w:sz w:val="22"/>
              </w:rPr>
              <w:t>15</w:t>
            </w:r>
          </w:p>
        </w:tc>
      </w:tr>
      <w:tr w:rsidR="00AF4B43" w14:paraId="43399EE9" w14:textId="77777777" w:rsidTr="00FC096D">
        <w:tc>
          <w:tcPr>
            <w:tcW w:w="1476" w:type="dxa"/>
            <w:tcBorders>
              <w:top w:val="nil"/>
              <w:left w:val="single" w:sz="4" w:space="0" w:color="auto"/>
            </w:tcBorders>
          </w:tcPr>
          <w:p w14:paraId="5A6AFBF2" w14:textId="77777777" w:rsidR="00AF4B43" w:rsidRDefault="00AF4B43" w:rsidP="00FC096D">
            <w:pPr>
              <w:spacing w:before="40" w:after="40"/>
              <w:jc w:val="center"/>
              <w:rPr>
                <w:bCs/>
                <w:sz w:val="22"/>
              </w:rPr>
            </w:pPr>
            <w:r>
              <w:rPr>
                <w:bCs/>
                <w:sz w:val="22"/>
              </w:rPr>
              <w:t xml:space="preserve">20 </w:t>
            </w:r>
            <w:proofErr w:type="spellStart"/>
            <w:r>
              <w:rPr>
                <w:bCs/>
                <w:sz w:val="22"/>
              </w:rPr>
              <w:t>kft</w:t>
            </w:r>
            <w:proofErr w:type="spellEnd"/>
          </w:p>
        </w:tc>
        <w:tc>
          <w:tcPr>
            <w:tcW w:w="1984" w:type="dxa"/>
            <w:tcBorders>
              <w:top w:val="nil"/>
            </w:tcBorders>
          </w:tcPr>
          <w:p w14:paraId="55504B1B" w14:textId="77777777" w:rsidR="00AF4B43" w:rsidRDefault="00AF4B43" w:rsidP="00014B51">
            <w:pPr>
              <w:spacing w:before="40" w:after="40"/>
              <w:jc w:val="center"/>
              <w:rPr>
                <w:bCs/>
                <w:sz w:val="22"/>
              </w:rPr>
            </w:pPr>
            <w:r>
              <w:rPr>
                <w:bCs/>
                <w:sz w:val="22"/>
              </w:rPr>
              <w:t>45</w:t>
            </w:r>
          </w:p>
        </w:tc>
        <w:tc>
          <w:tcPr>
            <w:tcW w:w="2268" w:type="dxa"/>
            <w:tcBorders>
              <w:top w:val="nil"/>
            </w:tcBorders>
          </w:tcPr>
          <w:p w14:paraId="045E1CA2" w14:textId="77777777" w:rsidR="00AF4B43" w:rsidRDefault="00AF4B43" w:rsidP="00014B51">
            <w:pPr>
              <w:spacing w:before="40" w:after="40"/>
              <w:jc w:val="center"/>
              <w:rPr>
                <w:bCs/>
                <w:sz w:val="22"/>
              </w:rPr>
            </w:pPr>
            <w:r>
              <w:rPr>
                <w:bCs/>
                <w:sz w:val="22"/>
              </w:rPr>
              <w:t>35</w:t>
            </w:r>
          </w:p>
        </w:tc>
        <w:tc>
          <w:tcPr>
            <w:tcW w:w="1549" w:type="dxa"/>
            <w:tcBorders>
              <w:top w:val="nil"/>
              <w:right w:val="single" w:sz="4" w:space="0" w:color="auto"/>
            </w:tcBorders>
          </w:tcPr>
          <w:p w14:paraId="297D33D1" w14:textId="77777777" w:rsidR="00AF4B43" w:rsidRDefault="00AF4B43" w:rsidP="00014B51">
            <w:pPr>
              <w:spacing w:before="40" w:after="40"/>
              <w:jc w:val="center"/>
              <w:rPr>
                <w:bCs/>
                <w:sz w:val="22"/>
              </w:rPr>
            </w:pPr>
            <w:r>
              <w:rPr>
                <w:bCs/>
                <w:sz w:val="22"/>
              </w:rPr>
              <w:t>20</w:t>
            </w:r>
          </w:p>
        </w:tc>
      </w:tr>
      <w:tr w:rsidR="00AF4B43" w14:paraId="4C6B2240" w14:textId="77777777" w:rsidTr="00FC096D">
        <w:tc>
          <w:tcPr>
            <w:tcW w:w="1476" w:type="dxa"/>
            <w:tcBorders>
              <w:left w:val="single" w:sz="4" w:space="0" w:color="auto"/>
            </w:tcBorders>
          </w:tcPr>
          <w:p w14:paraId="14921D26" w14:textId="77777777" w:rsidR="00AF4B43" w:rsidRDefault="00AF4B43" w:rsidP="00FC096D">
            <w:pPr>
              <w:spacing w:before="40" w:after="40"/>
              <w:jc w:val="center"/>
              <w:rPr>
                <w:bCs/>
                <w:sz w:val="22"/>
              </w:rPr>
            </w:pPr>
            <w:r>
              <w:rPr>
                <w:bCs/>
                <w:sz w:val="22"/>
              </w:rPr>
              <w:t xml:space="preserve">30 </w:t>
            </w:r>
            <w:proofErr w:type="spellStart"/>
            <w:r>
              <w:rPr>
                <w:bCs/>
                <w:sz w:val="22"/>
              </w:rPr>
              <w:t>kft</w:t>
            </w:r>
            <w:proofErr w:type="spellEnd"/>
          </w:p>
        </w:tc>
        <w:tc>
          <w:tcPr>
            <w:tcW w:w="1984" w:type="dxa"/>
          </w:tcPr>
          <w:p w14:paraId="4474FFBD" w14:textId="77777777" w:rsidR="00AF4B43" w:rsidRDefault="00AF4B43" w:rsidP="00014B51">
            <w:pPr>
              <w:spacing w:before="40" w:after="40"/>
              <w:jc w:val="center"/>
              <w:rPr>
                <w:bCs/>
                <w:sz w:val="22"/>
              </w:rPr>
            </w:pPr>
            <w:r>
              <w:rPr>
                <w:bCs/>
                <w:sz w:val="22"/>
              </w:rPr>
              <w:t>35</w:t>
            </w:r>
          </w:p>
        </w:tc>
        <w:tc>
          <w:tcPr>
            <w:tcW w:w="2268" w:type="dxa"/>
          </w:tcPr>
          <w:p w14:paraId="5783D3B2" w14:textId="77777777" w:rsidR="00AF4B43" w:rsidRDefault="00AF4B43" w:rsidP="00014B51">
            <w:pPr>
              <w:spacing w:before="40" w:after="40"/>
              <w:jc w:val="center"/>
              <w:rPr>
                <w:bCs/>
                <w:sz w:val="22"/>
              </w:rPr>
            </w:pPr>
            <w:r>
              <w:rPr>
                <w:bCs/>
                <w:sz w:val="22"/>
              </w:rPr>
              <w:t>25</w:t>
            </w:r>
          </w:p>
        </w:tc>
        <w:tc>
          <w:tcPr>
            <w:tcW w:w="1549" w:type="dxa"/>
            <w:tcBorders>
              <w:right w:val="single" w:sz="4" w:space="0" w:color="auto"/>
            </w:tcBorders>
          </w:tcPr>
          <w:p w14:paraId="775D2BED" w14:textId="77777777" w:rsidR="00AF4B43" w:rsidRDefault="00AF4B43" w:rsidP="00014B51">
            <w:pPr>
              <w:spacing w:before="40" w:after="40"/>
              <w:jc w:val="center"/>
              <w:rPr>
                <w:bCs/>
                <w:sz w:val="22"/>
              </w:rPr>
            </w:pPr>
            <w:r>
              <w:rPr>
                <w:bCs/>
                <w:sz w:val="22"/>
              </w:rPr>
              <w:t>50</w:t>
            </w:r>
          </w:p>
        </w:tc>
      </w:tr>
      <w:tr w:rsidR="00AF4B43" w14:paraId="66D75E1E" w14:textId="77777777" w:rsidTr="00FC096D">
        <w:tc>
          <w:tcPr>
            <w:tcW w:w="1476" w:type="dxa"/>
            <w:tcBorders>
              <w:left w:val="single" w:sz="4" w:space="0" w:color="auto"/>
              <w:bottom w:val="single" w:sz="4" w:space="0" w:color="auto"/>
            </w:tcBorders>
          </w:tcPr>
          <w:p w14:paraId="450DD488" w14:textId="77777777" w:rsidR="00AF4B43" w:rsidRDefault="00AF4B43" w:rsidP="00FC096D">
            <w:pPr>
              <w:spacing w:before="40" w:after="40"/>
              <w:jc w:val="center"/>
              <w:rPr>
                <w:bCs/>
                <w:sz w:val="22"/>
              </w:rPr>
            </w:pPr>
            <w:r>
              <w:rPr>
                <w:bCs/>
                <w:sz w:val="22"/>
              </w:rPr>
              <w:lastRenderedPageBreak/>
              <w:t xml:space="preserve">50 </w:t>
            </w:r>
            <w:proofErr w:type="spellStart"/>
            <w:r>
              <w:rPr>
                <w:bCs/>
                <w:sz w:val="22"/>
              </w:rPr>
              <w:t>kft</w:t>
            </w:r>
            <w:proofErr w:type="spellEnd"/>
          </w:p>
        </w:tc>
        <w:tc>
          <w:tcPr>
            <w:tcW w:w="1984" w:type="dxa"/>
            <w:tcBorders>
              <w:bottom w:val="single" w:sz="4" w:space="0" w:color="auto"/>
            </w:tcBorders>
          </w:tcPr>
          <w:p w14:paraId="3E9F32BC" w14:textId="77777777" w:rsidR="00AF4B43" w:rsidRDefault="00AF4B43" w:rsidP="00014B51">
            <w:pPr>
              <w:spacing w:before="40" w:after="40"/>
              <w:jc w:val="center"/>
              <w:rPr>
                <w:bCs/>
                <w:sz w:val="22"/>
              </w:rPr>
            </w:pPr>
            <w:r>
              <w:rPr>
                <w:bCs/>
                <w:sz w:val="22"/>
              </w:rPr>
              <w:t>20</w:t>
            </w:r>
          </w:p>
        </w:tc>
        <w:tc>
          <w:tcPr>
            <w:tcW w:w="2268" w:type="dxa"/>
            <w:tcBorders>
              <w:bottom w:val="single" w:sz="4" w:space="0" w:color="auto"/>
            </w:tcBorders>
          </w:tcPr>
          <w:p w14:paraId="7C6A1B27" w14:textId="77777777" w:rsidR="00AF4B43" w:rsidRDefault="00AF4B43" w:rsidP="00014B51">
            <w:pPr>
              <w:spacing w:before="40" w:after="40"/>
              <w:jc w:val="center"/>
              <w:rPr>
                <w:bCs/>
                <w:sz w:val="22"/>
              </w:rPr>
            </w:pPr>
            <w:r>
              <w:rPr>
                <w:bCs/>
                <w:sz w:val="22"/>
              </w:rPr>
              <w:t>15</w:t>
            </w:r>
          </w:p>
        </w:tc>
        <w:tc>
          <w:tcPr>
            <w:tcW w:w="1549" w:type="dxa"/>
            <w:tcBorders>
              <w:bottom w:val="single" w:sz="4" w:space="0" w:color="auto"/>
              <w:right w:val="single" w:sz="4" w:space="0" w:color="auto"/>
            </w:tcBorders>
          </w:tcPr>
          <w:p w14:paraId="0DA0A49A" w14:textId="77777777" w:rsidR="00AF4B43" w:rsidRDefault="00AF4B43" w:rsidP="00014B51">
            <w:pPr>
              <w:spacing w:before="40" w:after="40"/>
              <w:jc w:val="center"/>
              <w:rPr>
                <w:bCs/>
                <w:sz w:val="22"/>
              </w:rPr>
            </w:pPr>
            <w:r>
              <w:rPr>
                <w:bCs/>
                <w:sz w:val="22"/>
              </w:rPr>
              <w:t>15</w:t>
            </w:r>
          </w:p>
        </w:tc>
      </w:tr>
    </w:tbl>
    <w:p w14:paraId="6F428B3F" w14:textId="77777777" w:rsidR="00AF4B43" w:rsidRDefault="00AF4B43" w:rsidP="00AF4B43">
      <w:r>
        <w:t xml:space="preserve"> </w:t>
      </w:r>
    </w:p>
    <w:p w14:paraId="3F721980" w14:textId="77777777" w:rsidR="00AF4B43" w:rsidRDefault="00AF4B43" w:rsidP="00044BD2">
      <w:pPr>
        <w:pStyle w:val="Explanation"/>
      </w:pPr>
    </w:p>
    <w:p w14:paraId="5A49D2F4" w14:textId="3839C4CE" w:rsidR="002E6C7A" w:rsidRDefault="002E6C7A" w:rsidP="003142F0">
      <w:pPr>
        <w:pStyle w:val="Heading3"/>
      </w:pPr>
      <w:bookmarkStart w:id="357" w:name="_Ref46309899"/>
      <w:bookmarkStart w:id="358" w:name="_Ref46309906"/>
      <w:bookmarkStart w:id="359" w:name="_Toc130405574"/>
      <w:r>
        <w:t>Specified MTBF</w:t>
      </w:r>
      <w:bookmarkEnd w:id="357"/>
      <w:bookmarkEnd w:id="358"/>
      <w:bookmarkEnd w:id="359"/>
    </w:p>
    <w:p w14:paraId="77B24CD2" w14:textId="4F258F66" w:rsidR="002A70CF" w:rsidRPr="00D27F0E" w:rsidRDefault="002A70CF" w:rsidP="00D27F0E">
      <w:pPr>
        <w:pStyle w:val="Default"/>
        <w:jc w:val="both"/>
        <w:rPr>
          <w:rFonts w:asciiTheme="majorBidi" w:hAnsiTheme="majorBidi" w:cstheme="majorBidi"/>
        </w:rPr>
      </w:pPr>
      <w:r w:rsidRPr="00D27F0E">
        <w:rPr>
          <w:rFonts w:asciiTheme="majorBidi" w:hAnsiTheme="majorBidi" w:cstheme="majorBidi"/>
        </w:rPr>
        <w:t xml:space="preserve">The MTBF of the </w:t>
      </w:r>
      <w:r w:rsidR="001F64E7" w:rsidRPr="00D27F0E">
        <w:rPr>
          <w:rFonts w:asciiTheme="majorBidi" w:hAnsiTheme="majorBidi" w:cstheme="majorBidi"/>
        </w:rPr>
        <w:t>PS</w:t>
      </w:r>
      <w:r w:rsidRPr="00D27F0E">
        <w:rPr>
          <w:rFonts w:asciiTheme="majorBidi" w:hAnsiTheme="majorBidi" w:cstheme="majorBidi"/>
        </w:rPr>
        <w:t xml:space="preserve">U shall be at least </w:t>
      </w:r>
      <w:r w:rsidR="001F64E7" w:rsidRPr="00D27F0E">
        <w:rPr>
          <w:rFonts w:asciiTheme="majorBidi" w:hAnsiTheme="majorBidi" w:cstheme="majorBidi"/>
        </w:rPr>
        <w:t>10</w:t>
      </w:r>
      <w:r w:rsidRPr="00D27F0E">
        <w:rPr>
          <w:rFonts w:asciiTheme="majorBidi" w:hAnsiTheme="majorBidi" w:cstheme="majorBidi"/>
        </w:rPr>
        <w:t>,</w:t>
      </w:r>
      <w:r w:rsidR="001F64E7" w:rsidRPr="00D27F0E">
        <w:rPr>
          <w:rFonts w:asciiTheme="majorBidi" w:hAnsiTheme="majorBidi" w:cstheme="majorBidi"/>
        </w:rPr>
        <w:t>000</w:t>
      </w:r>
      <w:r w:rsidRPr="00D27F0E">
        <w:rPr>
          <w:rFonts w:asciiTheme="majorBidi" w:hAnsiTheme="majorBidi" w:cstheme="majorBidi"/>
        </w:rPr>
        <w:t xml:space="preserve"> (TBR) hours</w:t>
      </w:r>
      <w:ins w:id="360" w:author="Eyal Yossi [2]" w:date="2024-01-04T11:50:00Z">
        <w:r w:rsidR="00F4529D">
          <w:rPr>
            <w:rFonts w:asciiTheme="majorBidi" w:hAnsiTheme="majorBidi" w:cstheme="majorBidi"/>
          </w:rPr>
          <w:t xml:space="preserve"> according to paragraph 3.7.1</w:t>
        </w:r>
      </w:ins>
      <w:r w:rsidR="00B67D32" w:rsidRPr="00D27F0E">
        <w:rPr>
          <w:rFonts w:asciiTheme="majorBidi" w:hAnsiTheme="majorBidi" w:cstheme="majorBidi"/>
          <w:color w:val="auto"/>
        </w:rPr>
        <w:t>, excluding</w:t>
      </w:r>
      <w:r w:rsidR="00D34B57" w:rsidRPr="00D27F0E">
        <w:rPr>
          <w:rFonts w:asciiTheme="majorBidi" w:hAnsiTheme="majorBidi" w:cstheme="majorBidi"/>
          <w:color w:val="auto"/>
        </w:rPr>
        <w:t xml:space="preserve"> the</w:t>
      </w:r>
      <w:r w:rsidR="00B67D32" w:rsidRPr="00D27F0E">
        <w:rPr>
          <w:rFonts w:asciiTheme="majorBidi" w:hAnsiTheme="majorBidi" w:cstheme="majorBidi"/>
          <w:color w:val="auto"/>
        </w:rPr>
        <w:t xml:space="preserve"> </w:t>
      </w:r>
      <w:r w:rsidR="00CF1276" w:rsidRPr="00D27F0E">
        <w:rPr>
          <w:rFonts w:asciiTheme="majorBidi" w:hAnsiTheme="majorBidi" w:cstheme="majorBidi"/>
          <w:color w:val="auto"/>
        </w:rPr>
        <w:t>removable flash memory</w:t>
      </w:r>
      <w:r w:rsidR="00B67D32" w:rsidRPr="00D27F0E">
        <w:rPr>
          <w:rFonts w:asciiTheme="majorBidi" w:hAnsiTheme="majorBidi" w:cstheme="majorBidi"/>
          <w:color w:val="auto"/>
        </w:rPr>
        <w:t xml:space="preserve"> unit</w:t>
      </w:r>
      <w:r w:rsidRPr="00D27F0E">
        <w:rPr>
          <w:rFonts w:asciiTheme="majorBidi" w:hAnsiTheme="majorBidi" w:cstheme="majorBidi"/>
        </w:rPr>
        <w:t xml:space="preserve">. </w:t>
      </w:r>
    </w:p>
    <w:p w14:paraId="5A49D2F5" w14:textId="77777777" w:rsidR="002E6C7A" w:rsidRDefault="002E6C7A" w:rsidP="003142F0">
      <w:pPr>
        <w:pStyle w:val="Heading3"/>
      </w:pPr>
      <w:bookmarkStart w:id="361" w:name="_Ref46309913"/>
      <w:bookmarkStart w:id="362" w:name="_Ref46309919"/>
      <w:bookmarkStart w:id="363" w:name="_Toc130405575"/>
      <w:r>
        <w:t>Service Life</w:t>
      </w:r>
      <w:bookmarkEnd w:id="361"/>
      <w:bookmarkEnd w:id="362"/>
      <w:bookmarkEnd w:id="363"/>
    </w:p>
    <w:p w14:paraId="03CF95E9" w14:textId="77777777" w:rsidR="00F7737F" w:rsidRPr="000A1771" w:rsidRDefault="00F7737F" w:rsidP="00F7737F">
      <w:r w:rsidRPr="000A1771">
        <w:rPr>
          <w:b/>
          <w:bCs/>
        </w:rPr>
        <w:t>Wear out</w:t>
      </w:r>
      <w:r w:rsidRPr="000A1771">
        <w:t xml:space="preserve"> is defined as the start where the cost of overhaul or repair exceeds half the cost of replacement of the Item.</w:t>
      </w:r>
    </w:p>
    <w:p w14:paraId="4DB6CD5B" w14:textId="77777777" w:rsidR="00F7737F" w:rsidRDefault="00F7737F" w:rsidP="00F7737F">
      <w:r w:rsidRPr="000A1771">
        <w:t xml:space="preserve">The </w:t>
      </w:r>
      <w:r w:rsidRPr="000A1771">
        <w:rPr>
          <w:b/>
          <w:bCs/>
        </w:rPr>
        <w:t>total Service Life</w:t>
      </w:r>
      <w:r w:rsidRPr="000A1771">
        <w:t xml:space="preserve"> is defined as the time interval from the beginning the Item is declared operational until wear out. This includes: Operational service life (e.g.: in-flight, on-ground operating,), on-ground non-operating, and storage.</w:t>
      </w:r>
    </w:p>
    <w:p w14:paraId="6D74F06C" w14:textId="42E83AA0" w:rsidR="002A70CF" w:rsidRDefault="002A70CF" w:rsidP="002E6C7A">
      <w:pPr>
        <w:pStyle w:val="Explanation"/>
      </w:pPr>
    </w:p>
    <w:p w14:paraId="6F5D7990" w14:textId="7BA30299" w:rsidR="002A70CF" w:rsidRPr="002C105D" w:rsidRDefault="002A70CF" w:rsidP="001F64E7">
      <w:r w:rsidRPr="002C105D">
        <w:t xml:space="preserve">The </w:t>
      </w:r>
      <w:r w:rsidR="001F64E7">
        <w:t>PS</w:t>
      </w:r>
      <w:r>
        <w:t xml:space="preserve">U </w:t>
      </w:r>
      <w:r w:rsidRPr="002C105D">
        <w:t xml:space="preserve">shall have </w:t>
      </w:r>
      <w:r>
        <w:t>a total</w:t>
      </w:r>
      <w:r w:rsidRPr="002C105D">
        <w:t xml:space="preserve"> service life of </w:t>
      </w:r>
      <w:r>
        <w:t>no less than 2</w:t>
      </w:r>
      <w:r w:rsidRPr="002C105D">
        <w:t>5 years.</w:t>
      </w:r>
    </w:p>
    <w:p w14:paraId="621DDBC6" w14:textId="77777777" w:rsidR="002A70CF" w:rsidRDefault="002A70CF" w:rsidP="002E6C7A">
      <w:pPr>
        <w:pStyle w:val="Explanation"/>
      </w:pPr>
    </w:p>
    <w:p w14:paraId="5A49D2FA" w14:textId="77777777" w:rsidR="002E6C7A" w:rsidRDefault="002E6C7A" w:rsidP="003142F0">
      <w:pPr>
        <w:pStyle w:val="Heading3"/>
      </w:pPr>
      <w:bookmarkStart w:id="364" w:name="_Ref46309925"/>
      <w:bookmarkStart w:id="365" w:name="_Ref46309931"/>
      <w:bookmarkStart w:id="366" w:name="_Toc130405576"/>
      <w:r>
        <w:t>Operational Reliability</w:t>
      </w:r>
      <w:bookmarkEnd w:id="364"/>
      <w:bookmarkEnd w:id="365"/>
      <w:bookmarkEnd w:id="366"/>
    </w:p>
    <w:p w14:paraId="5A49D2FB" w14:textId="1538B105" w:rsidR="002E6C7A" w:rsidRDefault="002E6C7A" w:rsidP="002E6C7A">
      <w:pPr>
        <w:pStyle w:val="Explanation"/>
      </w:pPr>
    </w:p>
    <w:p w14:paraId="7CDFA8DC" w14:textId="77777777" w:rsidR="00F7737F" w:rsidRPr="000A1771" w:rsidRDefault="00F7737F" w:rsidP="00F7737F">
      <w:r w:rsidRPr="000A1771">
        <w:t xml:space="preserve">The minimum Mean-Time-Between-Maintenance-Action (MTBMA) hours throughout the operating service life of the equipment. </w:t>
      </w:r>
    </w:p>
    <w:p w14:paraId="2B5E06DF" w14:textId="0D4422EE" w:rsidR="00F7737F" w:rsidRPr="000A1771" w:rsidRDefault="00F7737F" w:rsidP="001825BA">
      <w:r w:rsidRPr="000A1771">
        <w:t>The MTBMA is measured when operated in any mode or combination of modes and under average environmental conditions. Maintenance Actions include responses to verified failure of the equipment, failure indications that result in a Can Not Duplicate (CN</w:t>
      </w:r>
      <w:r w:rsidR="001825BA">
        <w:t>D</w:t>
      </w:r>
      <w:r w:rsidRPr="000A1771">
        <w:t xml:space="preserve">) or Bench Test OK (BTOK) disposition, and physical deterioration/degradation of the equipment. </w:t>
      </w:r>
    </w:p>
    <w:p w14:paraId="513A51BB" w14:textId="77777777" w:rsidR="00F7737F" w:rsidRPr="00462BB4" w:rsidRDefault="00F7737F" w:rsidP="00F7737F">
      <w:r w:rsidRPr="000A1771">
        <w:t>The required MTBMA shall be no less than the required MTBF.</w:t>
      </w:r>
    </w:p>
    <w:p w14:paraId="5A49D2FE" w14:textId="799B620C" w:rsidR="002E6C7A" w:rsidRDefault="002E6C7A" w:rsidP="002E6C7A">
      <w:pPr>
        <w:pStyle w:val="Explanation"/>
      </w:pPr>
    </w:p>
    <w:p w14:paraId="4FE6BB51" w14:textId="77777777" w:rsidR="0031782A" w:rsidRDefault="0031782A">
      <w:pPr>
        <w:spacing w:line="240" w:lineRule="auto"/>
        <w:jc w:val="left"/>
        <w:rPr>
          <w:rFonts w:ascii="Arial Bold" w:hAnsi="Arial Bold" w:cs="Arial"/>
          <w:b/>
          <w:bCs/>
          <w:kern w:val="28"/>
          <w:sz w:val="36"/>
          <w:szCs w:val="36"/>
        </w:rPr>
      </w:pPr>
      <w:bookmarkStart w:id="367" w:name="_Ref46309939"/>
      <w:bookmarkStart w:id="368" w:name="_Ref46309946"/>
      <w:r>
        <w:br w:type="page"/>
      </w:r>
    </w:p>
    <w:p w14:paraId="5A49D2FF" w14:textId="56C147A7" w:rsidR="002E6C7A" w:rsidRDefault="002E6C7A" w:rsidP="00582B38">
      <w:pPr>
        <w:pStyle w:val="Heading2"/>
      </w:pPr>
      <w:bookmarkStart w:id="369" w:name="_Ref128558011"/>
      <w:bookmarkStart w:id="370" w:name="_Ref128558017"/>
      <w:bookmarkStart w:id="371" w:name="_Ref128558033"/>
      <w:bookmarkStart w:id="372" w:name="_Toc130405577"/>
      <w:r>
        <w:lastRenderedPageBreak/>
        <w:t>Maintainability</w:t>
      </w:r>
      <w:bookmarkEnd w:id="367"/>
      <w:bookmarkEnd w:id="368"/>
      <w:bookmarkEnd w:id="369"/>
      <w:bookmarkEnd w:id="370"/>
      <w:bookmarkEnd w:id="371"/>
      <w:bookmarkEnd w:id="372"/>
    </w:p>
    <w:p w14:paraId="24DD39EB" w14:textId="0AD6C6B7" w:rsidR="005321B3" w:rsidRPr="002A1B6F" w:rsidRDefault="005321B3" w:rsidP="009527CA">
      <w:pPr>
        <w:rPr>
          <w:rFonts w:asciiTheme="majorBidi" w:hAnsiTheme="majorBidi" w:cstheme="majorBidi"/>
        </w:rPr>
      </w:pPr>
      <w:r w:rsidRPr="002A1B6F">
        <w:rPr>
          <w:rFonts w:asciiTheme="majorBidi" w:hAnsiTheme="majorBidi" w:cstheme="majorBidi"/>
        </w:rPr>
        <w:t xml:space="preserve">The following paragraphs describe the maintenance requirements of the </w:t>
      </w:r>
      <w:r w:rsidR="009527CA">
        <w:rPr>
          <w:rFonts w:asciiTheme="majorBidi" w:hAnsiTheme="majorBidi" w:cstheme="majorBidi"/>
        </w:rPr>
        <w:t>PS</w:t>
      </w:r>
      <w:r w:rsidRPr="002A1B6F">
        <w:rPr>
          <w:rFonts w:asciiTheme="majorBidi" w:hAnsiTheme="majorBidi" w:cstheme="majorBidi"/>
        </w:rPr>
        <w:t>U.</w:t>
      </w:r>
    </w:p>
    <w:p w14:paraId="39F5C6B3" w14:textId="77777777" w:rsidR="00DB78FF" w:rsidRPr="00DC77B3" w:rsidRDefault="00DB78FF" w:rsidP="003142F0">
      <w:pPr>
        <w:pStyle w:val="Heading3"/>
      </w:pPr>
      <w:bookmarkStart w:id="373" w:name="_Toc326458134"/>
      <w:bookmarkStart w:id="374" w:name="_Toc40304866"/>
      <w:bookmarkStart w:id="375" w:name="_Ref46309957"/>
      <w:bookmarkStart w:id="376" w:name="_Ref46309965"/>
      <w:bookmarkStart w:id="377" w:name="_Toc130405578"/>
      <w:r w:rsidRPr="00DC77B3">
        <w:t>Maintenance Design Guide Lines</w:t>
      </w:r>
      <w:bookmarkEnd w:id="373"/>
      <w:bookmarkEnd w:id="374"/>
      <w:bookmarkEnd w:id="375"/>
      <w:bookmarkEnd w:id="376"/>
      <w:bookmarkEnd w:id="377"/>
    </w:p>
    <w:p w14:paraId="24D4958C" w14:textId="1BEB6EE6" w:rsidR="00DB78FF" w:rsidRPr="002A1B6F" w:rsidRDefault="00DB78FF" w:rsidP="009527CA">
      <w:pPr>
        <w:rPr>
          <w:rFonts w:asciiTheme="majorBidi" w:hAnsiTheme="majorBidi" w:cstheme="majorBidi"/>
        </w:rPr>
      </w:pPr>
      <w:r w:rsidRPr="002A1B6F">
        <w:rPr>
          <w:rFonts w:asciiTheme="majorBidi" w:hAnsiTheme="majorBidi" w:cstheme="majorBidi"/>
        </w:rPr>
        <w:t xml:space="preserve">The maintenance design of the </w:t>
      </w:r>
      <w:r w:rsidR="009527CA">
        <w:rPr>
          <w:rFonts w:asciiTheme="majorBidi" w:hAnsiTheme="majorBidi" w:cstheme="majorBidi"/>
        </w:rPr>
        <w:t>PS</w:t>
      </w:r>
      <w:r>
        <w:rPr>
          <w:rFonts w:asciiTheme="majorBidi" w:hAnsiTheme="majorBidi" w:cstheme="majorBidi"/>
        </w:rPr>
        <w:t>U</w:t>
      </w:r>
      <w:r w:rsidRPr="002A1B6F">
        <w:rPr>
          <w:rFonts w:asciiTheme="majorBidi" w:hAnsiTheme="majorBidi" w:cstheme="majorBidi"/>
        </w:rPr>
        <w:t xml:space="preserve"> shall be guided by the following principles:</w:t>
      </w:r>
    </w:p>
    <w:p w14:paraId="0A79F182" w14:textId="77777777" w:rsidR="00DB78FF" w:rsidRPr="002A1B6F" w:rsidRDefault="00DB78FF" w:rsidP="007D32FA">
      <w:pPr>
        <w:widowControl w:val="0"/>
        <w:numPr>
          <w:ilvl w:val="0"/>
          <w:numId w:val="10"/>
        </w:numPr>
        <w:tabs>
          <w:tab w:val="left" w:pos="426"/>
          <w:tab w:val="left" w:pos="1560"/>
        </w:tabs>
        <w:spacing w:before="120" w:line="240" w:lineRule="auto"/>
        <w:ind w:left="567" w:right="-2" w:hanging="567"/>
        <w:jc w:val="left"/>
        <w:rPr>
          <w:rFonts w:asciiTheme="majorBidi" w:hAnsiTheme="majorBidi" w:cstheme="majorBidi"/>
        </w:rPr>
      </w:pPr>
      <w:r w:rsidRPr="002A1B6F">
        <w:rPr>
          <w:rFonts w:asciiTheme="majorBidi" w:hAnsiTheme="majorBidi" w:cstheme="majorBidi"/>
        </w:rPr>
        <w:t>Ground support personnel shall be kept to the minimum possible.</w:t>
      </w:r>
    </w:p>
    <w:p w14:paraId="0332ACF2" w14:textId="77777777" w:rsidR="00DB78FF" w:rsidRPr="002A1B6F" w:rsidRDefault="00DB78FF" w:rsidP="007D32FA">
      <w:pPr>
        <w:widowControl w:val="0"/>
        <w:numPr>
          <w:ilvl w:val="0"/>
          <w:numId w:val="10"/>
        </w:numPr>
        <w:tabs>
          <w:tab w:val="left" w:pos="426"/>
          <w:tab w:val="left" w:pos="1560"/>
        </w:tabs>
        <w:spacing w:before="120" w:line="240" w:lineRule="auto"/>
        <w:ind w:left="567" w:right="-2" w:hanging="567"/>
        <w:jc w:val="left"/>
        <w:rPr>
          <w:rFonts w:asciiTheme="majorBidi" w:hAnsiTheme="majorBidi" w:cstheme="majorBidi"/>
        </w:rPr>
      </w:pPr>
      <w:r w:rsidRPr="002A1B6F">
        <w:rPr>
          <w:rFonts w:asciiTheme="majorBidi" w:hAnsiTheme="majorBidi" w:cstheme="majorBidi"/>
        </w:rPr>
        <w:t>The design will allow rapid malfunction detection/diagnosis, fault isolation and corrective maintenance.</w:t>
      </w:r>
    </w:p>
    <w:p w14:paraId="4A21738A" w14:textId="30DECEC1" w:rsidR="00DB78FF" w:rsidRPr="002A1B6F" w:rsidRDefault="009527CA" w:rsidP="007D32FA">
      <w:pPr>
        <w:widowControl w:val="0"/>
        <w:numPr>
          <w:ilvl w:val="0"/>
          <w:numId w:val="10"/>
        </w:numPr>
        <w:tabs>
          <w:tab w:val="left" w:pos="426"/>
          <w:tab w:val="left" w:pos="1560"/>
        </w:tabs>
        <w:spacing w:before="120" w:line="240" w:lineRule="auto"/>
        <w:ind w:left="567" w:right="-2" w:hanging="567"/>
        <w:jc w:val="left"/>
        <w:rPr>
          <w:rFonts w:asciiTheme="majorBidi" w:hAnsiTheme="majorBidi" w:cstheme="majorBidi"/>
        </w:rPr>
      </w:pPr>
      <w:r>
        <w:rPr>
          <w:rFonts w:asciiTheme="majorBidi" w:hAnsiTheme="majorBidi" w:cstheme="majorBidi"/>
        </w:rPr>
        <w:t>PS</w:t>
      </w:r>
      <w:r w:rsidR="00DB78FF">
        <w:rPr>
          <w:rFonts w:asciiTheme="majorBidi" w:hAnsiTheme="majorBidi" w:cstheme="majorBidi"/>
        </w:rPr>
        <w:t>U</w:t>
      </w:r>
      <w:r w:rsidR="00DB78FF" w:rsidRPr="002A1B6F">
        <w:rPr>
          <w:rFonts w:asciiTheme="majorBidi" w:hAnsiTheme="majorBidi" w:cstheme="majorBidi"/>
        </w:rPr>
        <w:t xml:space="preserve"> design shall be interlaced with the testing </w:t>
      </w:r>
      <w:r w:rsidR="00DB78FF">
        <w:rPr>
          <w:rFonts w:asciiTheme="majorBidi" w:hAnsiTheme="majorBidi" w:cstheme="majorBidi"/>
        </w:rPr>
        <w:t>LRP</w:t>
      </w:r>
      <w:r w:rsidR="00DB78FF" w:rsidRPr="002A1B6F">
        <w:rPr>
          <w:rFonts w:asciiTheme="majorBidi" w:hAnsiTheme="majorBidi" w:cstheme="majorBidi"/>
        </w:rPr>
        <w:t xml:space="preserve"> design (BIT and ground test equipment) in order to allow failure detection when the LRP shall be still on the ground.</w:t>
      </w:r>
    </w:p>
    <w:p w14:paraId="005A54BF" w14:textId="507A4078" w:rsidR="00DB78FF" w:rsidRPr="002A1B6F" w:rsidRDefault="00DB78FF" w:rsidP="007D32FA">
      <w:pPr>
        <w:widowControl w:val="0"/>
        <w:numPr>
          <w:ilvl w:val="0"/>
          <w:numId w:val="10"/>
        </w:numPr>
        <w:tabs>
          <w:tab w:val="left" w:pos="426"/>
          <w:tab w:val="left" w:pos="1560"/>
        </w:tabs>
        <w:spacing w:before="120" w:line="240" w:lineRule="auto"/>
        <w:ind w:left="567" w:right="-2" w:hanging="567"/>
        <w:jc w:val="left"/>
        <w:rPr>
          <w:rFonts w:asciiTheme="majorBidi" w:hAnsiTheme="majorBidi" w:cstheme="majorBidi"/>
        </w:rPr>
      </w:pPr>
      <w:r w:rsidRPr="002A1B6F">
        <w:rPr>
          <w:rFonts w:asciiTheme="majorBidi" w:hAnsiTheme="majorBidi" w:cstheme="majorBidi"/>
        </w:rPr>
        <w:t xml:space="preserve">Electronics units packaging shall allow rapid repair capability. The electronic units shall be packaged as plug-in printed circuit modules or assemblies.  This packaging concept, </w:t>
      </w:r>
      <w:r w:rsidR="0031782A">
        <w:rPr>
          <w:rFonts w:asciiTheme="majorBidi" w:hAnsiTheme="majorBidi" w:cstheme="majorBidi"/>
        </w:rPr>
        <w:t>coupled with the defined spares.</w:t>
      </w:r>
      <w:r w:rsidRPr="002A1B6F">
        <w:rPr>
          <w:rFonts w:asciiTheme="majorBidi" w:hAnsiTheme="majorBidi" w:cstheme="majorBidi"/>
        </w:rPr>
        <w:t xml:space="preserve"> </w:t>
      </w:r>
    </w:p>
    <w:p w14:paraId="2471E52D" w14:textId="77777777" w:rsidR="00DB78FF" w:rsidRPr="002A1B6F" w:rsidRDefault="00DB78FF" w:rsidP="007D32FA">
      <w:pPr>
        <w:widowControl w:val="0"/>
        <w:numPr>
          <w:ilvl w:val="0"/>
          <w:numId w:val="10"/>
        </w:numPr>
        <w:tabs>
          <w:tab w:val="left" w:pos="426"/>
          <w:tab w:val="left" w:pos="1560"/>
        </w:tabs>
        <w:spacing w:before="120" w:line="240" w:lineRule="auto"/>
        <w:ind w:left="567" w:right="-2" w:hanging="567"/>
        <w:jc w:val="left"/>
        <w:rPr>
          <w:rFonts w:asciiTheme="majorBidi" w:hAnsiTheme="majorBidi" w:cstheme="majorBidi"/>
        </w:rPr>
      </w:pPr>
      <w:r w:rsidRPr="002A1B6F">
        <w:rPr>
          <w:rFonts w:asciiTheme="majorBidi" w:hAnsiTheme="majorBidi" w:cstheme="majorBidi"/>
        </w:rPr>
        <w:t>LRP testing and technical manual shall result in a short repair time at ‘I’ level of maintenance.</w:t>
      </w:r>
    </w:p>
    <w:p w14:paraId="654378E5" w14:textId="77777777" w:rsidR="00DB78FF" w:rsidRPr="002A1B6F" w:rsidRDefault="00DB78FF" w:rsidP="007D32FA">
      <w:pPr>
        <w:widowControl w:val="0"/>
        <w:numPr>
          <w:ilvl w:val="0"/>
          <w:numId w:val="10"/>
        </w:numPr>
        <w:tabs>
          <w:tab w:val="left" w:pos="426"/>
          <w:tab w:val="left" w:pos="1560"/>
        </w:tabs>
        <w:spacing w:before="120" w:line="240" w:lineRule="auto"/>
        <w:ind w:left="567" w:right="-2" w:hanging="567"/>
        <w:jc w:val="left"/>
        <w:rPr>
          <w:rFonts w:asciiTheme="majorBidi" w:hAnsiTheme="majorBidi" w:cstheme="majorBidi"/>
        </w:rPr>
      </w:pPr>
      <w:r>
        <w:rPr>
          <w:rFonts w:asciiTheme="majorBidi" w:hAnsiTheme="majorBidi" w:cstheme="majorBidi"/>
        </w:rPr>
        <w:t>Panel c</w:t>
      </w:r>
      <w:r w:rsidRPr="002A1B6F">
        <w:rPr>
          <w:rFonts w:asciiTheme="majorBidi" w:hAnsiTheme="majorBidi" w:cstheme="majorBidi"/>
        </w:rPr>
        <w:t>onnectors shall contain spare pins in accordance with MIL-HDBK-454, guideline 10 as feasible.</w:t>
      </w:r>
    </w:p>
    <w:p w14:paraId="6881D3D0" w14:textId="77777777" w:rsidR="00DB78FF" w:rsidRPr="002A1B6F" w:rsidRDefault="00DB78FF" w:rsidP="007D32FA">
      <w:pPr>
        <w:widowControl w:val="0"/>
        <w:numPr>
          <w:ilvl w:val="0"/>
          <w:numId w:val="10"/>
        </w:numPr>
        <w:tabs>
          <w:tab w:val="left" w:pos="426"/>
          <w:tab w:val="left" w:pos="1560"/>
        </w:tabs>
        <w:spacing w:before="120" w:line="240" w:lineRule="auto"/>
        <w:ind w:left="567" w:right="-2" w:hanging="567"/>
        <w:jc w:val="left"/>
        <w:rPr>
          <w:rFonts w:asciiTheme="majorBidi" w:hAnsiTheme="majorBidi" w:cstheme="majorBidi"/>
        </w:rPr>
      </w:pPr>
      <w:r w:rsidRPr="002A1B6F">
        <w:rPr>
          <w:rFonts w:asciiTheme="majorBidi" w:hAnsiTheme="majorBidi" w:cstheme="majorBidi"/>
        </w:rPr>
        <w:t>Modules and PCB assemblies shall include the necessary mechanical interlocks, orientation and removal aids, visual aids (arrows, reference designations, etc.), and key connector necessary to prevent installation errors.</w:t>
      </w:r>
    </w:p>
    <w:p w14:paraId="57A7BE9C" w14:textId="77777777" w:rsidR="00DB78FF" w:rsidRPr="002A1B6F" w:rsidRDefault="00DB78FF" w:rsidP="007D32FA">
      <w:pPr>
        <w:widowControl w:val="0"/>
        <w:numPr>
          <w:ilvl w:val="0"/>
          <w:numId w:val="10"/>
        </w:numPr>
        <w:tabs>
          <w:tab w:val="left" w:pos="426"/>
          <w:tab w:val="left" w:pos="1560"/>
        </w:tabs>
        <w:spacing w:before="120" w:line="240" w:lineRule="auto"/>
        <w:ind w:left="567" w:right="-2" w:hanging="567"/>
        <w:jc w:val="left"/>
        <w:rPr>
          <w:rFonts w:asciiTheme="majorBidi" w:hAnsiTheme="majorBidi" w:cstheme="majorBidi"/>
        </w:rPr>
      </w:pPr>
      <w:r w:rsidRPr="002A1B6F">
        <w:rPr>
          <w:rFonts w:asciiTheme="majorBidi" w:hAnsiTheme="majorBidi" w:cstheme="majorBidi"/>
        </w:rPr>
        <w:t>SRUs shall enable alignment and calibration without using extended cards.</w:t>
      </w:r>
    </w:p>
    <w:p w14:paraId="59483DAA" w14:textId="77777777" w:rsidR="00DB78FF" w:rsidRDefault="00DB78FF" w:rsidP="007D32FA">
      <w:pPr>
        <w:widowControl w:val="0"/>
        <w:numPr>
          <w:ilvl w:val="0"/>
          <w:numId w:val="10"/>
        </w:numPr>
        <w:tabs>
          <w:tab w:val="left" w:pos="426"/>
          <w:tab w:val="left" w:pos="1560"/>
        </w:tabs>
        <w:spacing w:before="120" w:line="240" w:lineRule="auto"/>
        <w:ind w:left="567" w:right="-2" w:hanging="567"/>
        <w:jc w:val="left"/>
        <w:rPr>
          <w:rFonts w:asciiTheme="majorBidi" w:hAnsiTheme="majorBidi" w:cstheme="majorBidi"/>
        </w:rPr>
      </w:pPr>
      <w:r w:rsidRPr="002A1B6F">
        <w:rPr>
          <w:rFonts w:asciiTheme="majorBidi" w:hAnsiTheme="majorBidi" w:cstheme="majorBidi"/>
        </w:rPr>
        <w:t>Packaging shall be designed, as possible, to allow accessibility to replaceable items, to adjustment points, test points and test connections with no need for subassembly unit removal.</w:t>
      </w:r>
    </w:p>
    <w:p w14:paraId="4372782D" w14:textId="77777777" w:rsidR="00DB78FF" w:rsidRPr="002A1B6F" w:rsidRDefault="00DB78FF" w:rsidP="00DB78FF">
      <w:pPr>
        <w:widowControl w:val="0"/>
        <w:tabs>
          <w:tab w:val="left" w:pos="426"/>
          <w:tab w:val="left" w:pos="1560"/>
        </w:tabs>
        <w:spacing w:before="120" w:line="240" w:lineRule="auto"/>
        <w:ind w:left="567" w:right="-2"/>
        <w:jc w:val="left"/>
        <w:rPr>
          <w:rFonts w:asciiTheme="majorBidi" w:hAnsiTheme="majorBidi" w:cstheme="majorBidi"/>
        </w:rPr>
      </w:pPr>
    </w:p>
    <w:p w14:paraId="770D7AE5" w14:textId="77777777" w:rsidR="0031782A" w:rsidRDefault="0031782A">
      <w:pPr>
        <w:spacing w:line="240" w:lineRule="auto"/>
        <w:jc w:val="left"/>
        <w:rPr>
          <w:rFonts w:ascii="Arial Bold" w:hAnsi="Arial Bold" w:cs="Arial"/>
          <w:b/>
          <w:bCs/>
          <w:kern w:val="28"/>
          <w:sz w:val="32"/>
          <w:szCs w:val="32"/>
        </w:rPr>
      </w:pPr>
      <w:bookmarkStart w:id="378" w:name="_Toc326458135"/>
      <w:bookmarkStart w:id="379" w:name="_Toc40304867"/>
      <w:bookmarkStart w:id="380" w:name="_Ref46309977"/>
      <w:bookmarkStart w:id="381" w:name="_Ref46309986"/>
      <w:r>
        <w:br w:type="page"/>
      </w:r>
    </w:p>
    <w:p w14:paraId="197932E3" w14:textId="12197E43" w:rsidR="00DB78FF" w:rsidRPr="00D9479F" w:rsidRDefault="00DB78FF" w:rsidP="003142F0">
      <w:pPr>
        <w:pStyle w:val="Heading3"/>
      </w:pPr>
      <w:bookmarkStart w:id="382" w:name="_Toc130405579"/>
      <w:r w:rsidRPr="00DC77B3">
        <w:lastRenderedPageBreak/>
        <w:t>Test Points and Test Connectors</w:t>
      </w:r>
      <w:bookmarkEnd w:id="378"/>
      <w:bookmarkEnd w:id="379"/>
      <w:bookmarkEnd w:id="380"/>
      <w:bookmarkEnd w:id="381"/>
      <w:bookmarkEnd w:id="382"/>
    </w:p>
    <w:p w14:paraId="59A1EE74" w14:textId="1DED0A43" w:rsidR="00DB78FF" w:rsidRDefault="00DB78FF" w:rsidP="009527CA">
      <w:pPr>
        <w:tabs>
          <w:tab w:val="left" w:pos="284"/>
        </w:tabs>
        <w:rPr>
          <w:rFonts w:asciiTheme="majorBidi" w:hAnsiTheme="majorBidi" w:cstheme="majorBidi"/>
        </w:rPr>
      </w:pPr>
      <w:r w:rsidRPr="002A1B6F">
        <w:rPr>
          <w:rFonts w:asciiTheme="majorBidi" w:hAnsiTheme="majorBidi" w:cstheme="majorBidi"/>
        </w:rPr>
        <w:t xml:space="preserve">Test points in the </w:t>
      </w:r>
      <w:r w:rsidR="009527CA">
        <w:rPr>
          <w:rFonts w:asciiTheme="majorBidi" w:hAnsiTheme="majorBidi" w:cstheme="majorBidi"/>
        </w:rPr>
        <w:t>PS</w:t>
      </w:r>
      <w:r w:rsidRPr="002A1B6F">
        <w:rPr>
          <w:rFonts w:asciiTheme="majorBidi" w:hAnsiTheme="majorBidi" w:cstheme="majorBidi"/>
        </w:rPr>
        <w:t>U shall permit fault isolation to SRU level.</w:t>
      </w:r>
      <w:r w:rsidR="008D7454">
        <w:rPr>
          <w:rFonts w:asciiTheme="majorBidi" w:hAnsiTheme="majorBidi" w:cstheme="majorBidi"/>
        </w:rPr>
        <w:t xml:space="preserve"> </w:t>
      </w:r>
      <w:r w:rsidR="009527CA">
        <w:rPr>
          <w:rFonts w:asciiTheme="majorBidi" w:hAnsiTheme="majorBidi" w:cstheme="majorBidi"/>
        </w:rPr>
        <w:t>PS</w:t>
      </w:r>
      <w:r w:rsidR="008D7454">
        <w:rPr>
          <w:rFonts w:asciiTheme="majorBidi" w:hAnsiTheme="majorBidi" w:cstheme="majorBidi"/>
        </w:rPr>
        <w:t>U</w:t>
      </w:r>
      <w:r w:rsidRPr="002A1B6F">
        <w:rPr>
          <w:rFonts w:asciiTheme="majorBidi" w:hAnsiTheme="majorBidi" w:cstheme="majorBidi"/>
        </w:rPr>
        <w:t xml:space="preserve"> test connectors shall be provided to allow fault isolation to the module/PCB level upon LRU testing. </w:t>
      </w:r>
    </w:p>
    <w:p w14:paraId="3445B6A0" w14:textId="25EE56D9" w:rsidR="00DB78FF" w:rsidRDefault="00CE46A5" w:rsidP="00CE46A5">
      <w:pPr>
        <w:pStyle w:val="Caption"/>
        <w:jc w:val="center"/>
      </w:pPr>
      <w:bookmarkStart w:id="383" w:name="_Toc130405667"/>
      <w:r w:rsidRPr="00F41690">
        <w:t xml:space="preserve">Table </w:t>
      </w:r>
      <w:r w:rsidR="004264AB">
        <w:fldChar w:fldCharType="begin"/>
      </w:r>
      <w:r w:rsidR="004264AB">
        <w:instrText xml:space="preserve"> STYLEREF 1 \s </w:instrText>
      </w:r>
      <w:r w:rsidR="004264AB">
        <w:fldChar w:fldCharType="separate"/>
      </w:r>
      <w:r w:rsidR="00A845CC">
        <w:rPr>
          <w:noProof/>
          <w:cs/>
        </w:rPr>
        <w:t>‎</w:t>
      </w:r>
      <w:r w:rsidR="00A845CC">
        <w:rPr>
          <w:noProof/>
        </w:rPr>
        <w:t>3</w:t>
      </w:r>
      <w:r w:rsidR="004264AB">
        <w:rPr>
          <w:noProof/>
        </w:rPr>
        <w:fldChar w:fldCharType="end"/>
      </w:r>
      <w:r w:rsidRPr="00F41690">
        <w:noBreakHyphen/>
      </w:r>
      <w:r w:rsidR="004264AB">
        <w:fldChar w:fldCharType="begin"/>
      </w:r>
      <w:r w:rsidR="004264AB">
        <w:instrText xml:space="preserve"> SEQ Table \* ARABIC \s 1 </w:instrText>
      </w:r>
      <w:r w:rsidR="004264AB">
        <w:fldChar w:fldCharType="separate"/>
      </w:r>
      <w:r w:rsidR="00A845CC">
        <w:rPr>
          <w:noProof/>
        </w:rPr>
        <w:t>6</w:t>
      </w:r>
      <w:r w:rsidR="004264AB">
        <w:rPr>
          <w:noProof/>
        </w:rPr>
        <w:fldChar w:fldCharType="end"/>
      </w:r>
      <w:r w:rsidRPr="00F41690">
        <w:t xml:space="preserve">- </w:t>
      </w:r>
      <w:r>
        <w:t>Corrective Maintenance Required Times</w:t>
      </w:r>
      <w:bookmarkEnd w:id="383"/>
    </w:p>
    <w:tbl>
      <w:tblPr>
        <w:tblW w:w="9763" w:type="dxa"/>
        <w:jc w:val="center"/>
        <w:tblLayout w:type="fixed"/>
        <w:tblLook w:val="0000" w:firstRow="0" w:lastRow="0" w:firstColumn="0" w:lastColumn="0" w:noHBand="0" w:noVBand="0"/>
      </w:tblPr>
      <w:tblGrid>
        <w:gridCol w:w="6442"/>
        <w:gridCol w:w="1417"/>
        <w:gridCol w:w="1904"/>
      </w:tblGrid>
      <w:tr w:rsidR="00DB78FF" w14:paraId="37ADA25D" w14:textId="77777777" w:rsidTr="00014B51">
        <w:trPr>
          <w:trHeight w:val="731"/>
          <w:jc w:val="center"/>
        </w:trPr>
        <w:tc>
          <w:tcPr>
            <w:tcW w:w="6442" w:type="dxa"/>
            <w:tcBorders>
              <w:top w:val="single" w:sz="12" w:space="0" w:color="auto"/>
              <w:left w:val="single" w:sz="12" w:space="0" w:color="auto"/>
              <w:bottom w:val="single" w:sz="6" w:space="0" w:color="auto"/>
              <w:right w:val="single" w:sz="6" w:space="0" w:color="auto"/>
            </w:tcBorders>
            <w:vAlign w:val="center"/>
          </w:tcPr>
          <w:p w14:paraId="717BF3D6" w14:textId="77777777" w:rsidR="00DB78FF" w:rsidRPr="005539EC" w:rsidRDefault="00DB78FF" w:rsidP="00014B51">
            <w:pPr>
              <w:widowControl w:val="0"/>
              <w:jc w:val="center"/>
              <w:rPr>
                <w:color w:val="000000"/>
              </w:rPr>
            </w:pPr>
            <w:r w:rsidRPr="005539EC">
              <w:rPr>
                <w:color w:val="000000"/>
              </w:rPr>
              <w:t>Maintenance Task</w:t>
            </w:r>
          </w:p>
        </w:tc>
        <w:tc>
          <w:tcPr>
            <w:tcW w:w="1417" w:type="dxa"/>
            <w:tcBorders>
              <w:top w:val="single" w:sz="12" w:space="0" w:color="auto"/>
              <w:left w:val="single" w:sz="6" w:space="0" w:color="auto"/>
              <w:bottom w:val="single" w:sz="6" w:space="0" w:color="auto"/>
              <w:right w:val="single" w:sz="6" w:space="0" w:color="auto"/>
            </w:tcBorders>
            <w:vAlign w:val="center"/>
          </w:tcPr>
          <w:p w14:paraId="3B463F2B" w14:textId="77777777" w:rsidR="00DB78FF" w:rsidRPr="005539EC" w:rsidRDefault="00DB78FF" w:rsidP="00014B51">
            <w:pPr>
              <w:widowControl w:val="0"/>
              <w:jc w:val="center"/>
              <w:rPr>
                <w:color w:val="000000"/>
              </w:rPr>
            </w:pPr>
            <w:r w:rsidRPr="005539EC">
              <w:rPr>
                <w:color w:val="000000"/>
              </w:rPr>
              <w:t>MTTR (hour/s)</w:t>
            </w:r>
          </w:p>
        </w:tc>
        <w:tc>
          <w:tcPr>
            <w:tcW w:w="1904" w:type="dxa"/>
            <w:tcBorders>
              <w:top w:val="single" w:sz="12" w:space="0" w:color="auto"/>
              <w:left w:val="single" w:sz="6" w:space="0" w:color="auto"/>
              <w:bottom w:val="single" w:sz="6" w:space="0" w:color="auto"/>
              <w:right w:val="single" w:sz="12" w:space="0" w:color="auto"/>
            </w:tcBorders>
            <w:vAlign w:val="center"/>
          </w:tcPr>
          <w:p w14:paraId="10F23A27" w14:textId="77777777" w:rsidR="00DB78FF" w:rsidRPr="005539EC" w:rsidRDefault="00DB78FF" w:rsidP="00014B51">
            <w:pPr>
              <w:widowControl w:val="0"/>
              <w:jc w:val="center"/>
              <w:rPr>
                <w:color w:val="000000"/>
              </w:rPr>
            </w:pPr>
            <w:proofErr w:type="spellStart"/>
            <w:r w:rsidRPr="005539EC">
              <w:rPr>
                <w:color w:val="000000"/>
              </w:rPr>
              <w:t>MaxCT</w:t>
            </w:r>
            <w:proofErr w:type="spellEnd"/>
            <w:r w:rsidRPr="005539EC">
              <w:rPr>
                <w:color w:val="000000"/>
              </w:rPr>
              <w:t xml:space="preserve"> (90%) (hour/s)</w:t>
            </w:r>
          </w:p>
        </w:tc>
      </w:tr>
      <w:tr w:rsidR="009527CA" w14:paraId="103465A8" w14:textId="77777777" w:rsidTr="00014B51">
        <w:trPr>
          <w:trHeight w:val="861"/>
          <w:jc w:val="center"/>
        </w:trPr>
        <w:tc>
          <w:tcPr>
            <w:tcW w:w="6442" w:type="dxa"/>
            <w:tcBorders>
              <w:top w:val="single" w:sz="6" w:space="0" w:color="auto"/>
              <w:left w:val="single" w:sz="12" w:space="0" w:color="auto"/>
              <w:bottom w:val="single" w:sz="6" w:space="0" w:color="auto"/>
              <w:right w:val="single" w:sz="6" w:space="0" w:color="auto"/>
            </w:tcBorders>
            <w:vAlign w:val="center"/>
          </w:tcPr>
          <w:p w14:paraId="1B3AAC78" w14:textId="0078DCE7" w:rsidR="009527CA" w:rsidRPr="005539EC" w:rsidRDefault="009527CA" w:rsidP="009527CA">
            <w:pPr>
              <w:widowControl w:val="0"/>
              <w:rPr>
                <w:color w:val="000000"/>
              </w:rPr>
            </w:pPr>
            <w:r>
              <w:rPr>
                <w:color w:val="000000"/>
              </w:rPr>
              <w:t>‘</w:t>
            </w:r>
            <w:r w:rsidRPr="005539EC">
              <w:rPr>
                <w:color w:val="000000"/>
              </w:rPr>
              <w:t>O</w:t>
            </w:r>
            <w:r>
              <w:rPr>
                <w:color w:val="000000"/>
              </w:rPr>
              <w:t>’</w:t>
            </w:r>
            <w:r w:rsidRPr="005539EC">
              <w:rPr>
                <w:color w:val="000000"/>
              </w:rPr>
              <w:t xml:space="preserve"> Level </w:t>
            </w:r>
            <w:r>
              <w:rPr>
                <w:color w:val="000000"/>
              </w:rPr>
              <w:t xml:space="preserve">Maintenance Activities </w:t>
            </w:r>
            <w:r w:rsidRPr="005539EC">
              <w:rPr>
                <w:color w:val="000000"/>
              </w:rPr>
              <w:t>on</w:t>
            </w:r>
            <w:r>
              <w:rPr>
                <w:color w:val="000000"/>
              </w:rPr>
              <w:t xml:space="preserve"> the</w:t>
            </w:r>
            <w:r w:rsidRPr="005539EC">
              <w:rPr>
                <w:color w:val="000000"/>
              </w:rPr>
              <w:t xml:space="preserve"> aircraft, includ</w:t>
            </w:r>
            <w:r>
              <w:rPr>
                <w:color w:val="000000"/>
              </w:rPr>
              <w:t>ing</w:t>
            </w:r>
            <w:r w:rsidRPr="005539EC">
              <w:rPr>
                <w:color w:val="000000"/>
              </w:rPr>
              <w:t xml:space="preserve">: </w:t>
            </w:r>
            <w:r w:rsidRPr="00EE0A8D">
              <w:rPr>
                <w:color w:val="000000"/>
              </w:rPr>
              <w:t>Isolation of failure to LRU level, removal of malfunctioning LRU, installing new LRU and verifying serviceability by OLTE</w:t>
            </w:r>
            <w:r>
              <w:rPr>
                <w:color w:val="000000"/>
              </w:rPr>
              <w:t>.</w:t>
            </w:r>
          </w:p>
        </w:tc>
        <w:tc>
          <w:tcPr>
            <w:tcW w:w="1417" w:type="dxa"/>
            <w:tcBorders>
              <w:top w:val="single" w:sz="6" w:space="0" w:color="auto"/>
              <w:left w:val="single" w:sz="6" w:space="0" w:color="auto"/>
              <w:bottom w:val="single" w:sz="6" w:space="0" w:color="auto"/>
              <w:right w:val="single" w:sz="6" w:space="0" w:color="auto"/>
            </w:tcBorders>
            <w:vAlign w:val="center"/>
          </w:tcPr>
          <w:p w14:paraId="34F7338A" w14:textId="4C895BE9" w:rsidR="009527CA" w:rsidRPr="003B6416" w:rsidRDefault="009527CA" w:rsidP="009527CA">
            <w:pPr>
              <w:widowControl w:val="0"/>
              <w:jc w:val="center"/>
              <w:rPr>
                <w:color w:val="000000"/>
              </w:rPr>
            </w:pPr>
            <w:r>
              <w:rPr>
                <w:color w:val="000000"/>
              </w:rPr>
              <w:t>2</w:t>
            </w:r>
          </w:p>
        </w:tc>
        <w:tc>
          <w:tcPr>
            <w:tcW w:w="1904" w:type="dxa"/>
            <w:tcBorders>
              <w:top w:val="single" w:sz="6" w:space="0" w:color="auto"/>
              <w:left w:val="single" w:sz="6" w:space="0" w:color="auto"/>
              <w:bottom w:val="single" w:sz="6" w:space="0" w:color="auto"/>
              <w:right w:val="single" w:sz="12" w:space="0" w:color="auto"/>
            </w:tcBorders>
            <w:vAlign w:val="center"/>
          </w:tcPr>
          <w:p w14:paraId="0A80F49A" w14:textId="57D1984C" w:rsidR="009527CA" w:rsidRPr="003B6416" w:rsidRDefault="009527CA" w:rsidP="009527CA">
            <w:pPr>
              <w:widowControl w:val="0"/>
              <w:jc w:val="center"/>
              <w:rPr>
                <w:color w:val="000000"/>
              </w:rPr>
            </w:pPr>
            <w:r>
              <w:rPr>
                <w:color w:val="000000"/>
              </w:rPr>
              <w:t>4</w:t>
            </w:r>
          </w:p>
        </w:tc>
      </w:tr>
      <w:tr w:rsidR="009527CA" w14:paraId="056C9832" w14:textId="77777777" w:rsidTr="00014B51">
        <w:trPr>
          <w:trHeight w:val="831"/>
          <w:jc w:val="center"/>
        </w:trPr>
        <w:tc>
          <w:tcPr>
            <w:tcW w:w="6442" w:type="dxa"/>
            <w:tcBorders>
              <w:top w:val="single" w:sz="6" w:space="0" w:color="auto"/>
              <w:left w:val="single" w:sz="12" w:space="0" w:color="auto"/>
              <w:bottom w:val="single" w:sz="6" w:space="0" w:color="auto"/>
              <w:right w:val="single" w:sz="6" w:space="0" w:color="auto"/>
            </w:tcBorders>
          </w:tcPr>
          <w:p w14:paraId="40DF23A1" w14:textId="77777777" w:rsidR="009527CA" w:rsidRDefault="009527CA" w:rsidP="009527CA">
            <w:pPr>
              <w:jc w:val="left"/>
            </w:pPr>
            <w:r>
              <w:t>‘I’-Level Maintenance Activities, including:</w:t>
            </w:r>
          </w:p>
          <w:p w14:paraId="58B1C717" w14:textId="4B66ADE1" w:rsidR="009527CA" w:rsidRPr="00B810AA" w:rsidRDefault="009527CA" w:rsidP="009527CA">
            <w:r>
              <w:t>Isolation of failure to SRU level, removal of malfunctioning SRU, installing new SRU and verifying serviceability by ILCTE.</w:t>
            </w:r>
          </w:p>
        </w:tc>
        <w:tc>
          <w:tcPr>
            <w:tcW w:w="1417" w:type="dxa"/>
            <w:tcBorders>
              <w:top w:val="single" w:sz="6" w:space="0" w:color="auto"/>
              <w:left w:val="single" w:sz="6" w:space="0" w:color="auto"/>
              <w:bottom w:val="single" w:sz="6" w:space="0" w:color="auto"/>
              <w:right w:val="single" w:sz="6" w:space="0" w:color="auto"/>
            </w:tcBorders>
            <w:vAlign w:val="center"/>
          </w:tcPr>
          <w:p w14:paraId="372F9519" w14:textId="0C6C139A" w:rsidR="009527CA" w:rsidRPr="003B6416" w:rsidRDefault="009527CA" w:rsidP="009527CA">
            <w:pPr>
              <w:widowControl w:val="0"/>
              <w:jc w:val="center"/>
              <w:rPr>
                <w:color w:val="000000"/>
              </w:rPr>
            </w:pPr>
            <w:r>
              <w:rPr>
                <w:color w:val="000000"/>
              </w:rPr>
              <w:t>2</w:t>
            </w:r>
          </w:p>
        </w:tc>
        <w:tc>
          <w:tcPr>
            <w:tcW w:w="1904" w:type="dxa"/>
            <w:tcBorders>
              <w:top w:val="single" w:sz="6" w:space="0" w:color="auto"/>
              <w:left w:val="single" w:sz="6" w:space="0" w:color="auto"/>
              <w:bottom w:val="single" w:sz="6" w:space="0" w:color="auto"/>
              <w:right w:val="single" w:sz="12" w:space="0" w:color="auto"/>
            </w:tcBorders>
            <w:vAlign w:val="center"/>
          </w:tcPr>
          <w:p w14:paraId="3777AE75" w14:textId="08D9A04C" w:rsidR="009527CA" w:rsidRPr="003B6416" w:rsidRDefault="009527CA" w:rsidP="009527CA">
            <w:pPr>
              <w:widowControl w:val="0"/>
              <w:jc w:val="center"/>
              <w:rPr>
                <w:color w:val="000000"/>
              </w:rPr>
            </w:pPr>
            <w:r>
              <w:rPr>
                <w:color w:val="000000"/>
              </w:rPr>
              <w:t>4</w:t>
            </w:r>
          </w:p>
        </w:tc>
      </w:tr>
    </w:tbl>
    <w:p w14:paraId="321779E7" w14:textId="77777777" w:rsidR="00DB78FF" w:rsidRDefault="00DB78FF" w:rsidP="00DB78FF">
      <w:pPr>
        <w:pStyle w:val="ExplanationCharChar"/>
      </w:pPr>
    </w:p>
    <w:p w14:paraId="12AFF73D" w14:textId="77777777" w:rsidR="003B6416" w:rsidRDefault="003B6416" w:rsidP="00DB78FF">
      <w:pPr>
        <w:pStyle w:val="ExplanationCharChar"/>
      </w:pPr>
    </w:p>
    <w:p w14:paraId="724054E9" w14:textId="4DD6DB72" w:rsidR="00DB78FF" w:rsidRDefault="00DB78FF" w:rsidP="003142F0">
      <w:pPr>
        <w:pStyle w:val="Heading3"/>
      </w:pPr>
      <w:bookmarkStart w:id="384" w:name="_Toc40304868"/>
      <w:bookmarkStart w:id="385" w:name="_Ref46309997"/>
      <w:bookmarkStart w:id="386" w:name="_Ref46310005"/>
      <w:bookmarkStart w:id="387" w:name="_Toc130405580"/>
      <w:r>
        <w:t>Serial Number Indication</w:t>
      </w:r>
      <w:bookmarkEnd w:id="384"/>
      <w:bookmarkEnd w:id="385"/>
      <w:bookmarkEnd w:id="386"/>
      <w:bookmarkEnd w:id="387"/>
    </w:p>
    <w:p w14:paraId="290667CE" w14:textId="33D849C0" w:rsidR="00DB78FF" w:rsidRDefault="00A91222" w:rsidP="00A91222">
      <w:pPr>
        <w:rPr>
          <w:ins w:id="388" w:author="Eyal Yossi [2]" w:date="2024-01-04T19:55:00Z"/>
          <w:rFonts w:asciiTheme="majorBidi" w:hAnsiTheme="majorBidi" w:cstheme="majorBidi"/>
        </w:rPr>
      </w:pPr>
      <w:r>
        <w:rPr>
          <w:rFonts w:asciiTheme="majorBidi" w:hAnsiTheme="majorBidi" w:cstheme="majorBidi"/>
        </w:rPr>
        <w:t>The</w:t>
      </w:r>
      <w:r w:rsidR="00DB78FF">
        <w:rPr>
          <w:rFonts w:asciiTheme="majorBidi" w:hAnsiTheme="majorBidi" w:cstheme="majorBidi"/>
        </w:rPr>
        <w:t xml:space="preserve"> </w:t>
      </w:r>
      <w:r w:rsidR="009527CA">
        <w:rPr>
          <w:rFonts w:asciiTheme="majorBidi" w:hAnsiTheme="majorBidi" w:cstheme="majorBidi"/>
        </w:rPr>
        <w:t>PS</w:t>
      </w:r>
      <w:r w:rsidR="00DB78FF">
        <w:rPr>
          <w:rFonts w:asciiTheme="majorBidi" w:hAnsiTheme="majorBidi" w:cstheme="majorBidi"/>
        </w:rPr>
        <w:t xml:space="preserve">U shall provide an indication of </w:t>
      </w:r>
      <w:r>
        <w:rPr>
          <w:rFonts w:asciiTheme="majorBidi" w:hAnsiTheme="majorBidi" w:cstheme="majorBidi"/>
        </w:rPr>
        <w:t>its</w:t>
      </w:r>
      <w:r w:rsidR="00DB78FF">
        <w:rPr>
          <w:rFonts w:asciiTheme="majorBidi" w:hAnsiTheme="majorBidi" w:cstheme="majorBidi"/>
        </w:rPr>
        <w:t xml:space="preserve"> serial number</w:t>
      </w:r>
      <w:r w:rsidR="005422E6">
        <w:rPr>
          <w:rFonts w:asciiTheme="majorBidi" w:hAnsiTheme="majorBidi" w:cstheme="majorBidi"/>
        </w:rPr>
        <w:t xml:space="preserve"> &amp; part number</w:t>
      </w:r>
      <w:r w:rsidR="00DB78FF">
        <w:rPr>
          <w:rFonts w:asciiTheme="majorBidi" w:hAnsiTheme="majorBidi" w:cstheme="majorBidi"/>
        </w:rPr>
        <w:t xml:space="preserve">. The indication shall be accessible by </w:t>
      </w:r>
      <w:r w:rsidR="009527CA">
        <w:rPr>
          <w:rFonts w:asciiTheme="majorBidi" w:hAnsiTheme="majorBidi" w:cstheme="majorBidi"/>
        </w:rPr>
        <w:t>MIU via communication</w:t>
      </w:r>
      <w:r w:rsidR="00DB78FF">
        <w:rPr>
          <w:rFonts w:asciiTheme="majorBidi" w:hAnsiTheme="majorBidi" w:cstheme="majorBidi"/>
        </w:rPr>
        <w:t xml:space="preserve"> and recorded in the</w:t>
      </w:r>
      <w:r w:rsidR="009527CA">
        <w:rPr>
          <w:rFonts w:asciiTheme="majorBidi" w:hAnsiTheme="majorBidi" w:cstheme="majorBidi"/>
        </w:rPr>
        <w:t xml:space="preserve"> PSU internal</w:t>
      </w:r>
      <w:r w:rsidR="00DB78FF">
        <w:rPr>
          <w:rFonts w:asciiTheme="majorBidi" w:hAnsiTheme="majorBidi" w:cstheme="majorBidi"/>
        </w:rPr>
        <w:t xml:space="preserve"> log</w:t>
      </w:r>
      <w:r w:rsidR="00151577">
        <w:rPr>
          <w:rFonts w:asciiTheme="majorBidi" w:hAnsiTheme="majorBidi" w:cstheme="majorBidi"/>
        </w:rPr>
        <w:t xml:space="preserve"> </w:t>
      </w:r>
      <w:r w:rsidR="00DB78FF">
        <w:rPr>
          <w:rFonts w:asciiTheme="majorBidi" w:hAnsiTheme="majorBidi" w:cstheme="majorBidi"/>
        </w:rPr>
        <w:t xml:space="preserve">file.  </w:t>
      </w:r>
    </w:p>
    <w:p w14:paraId="0B921AB4" w14:textId="2ACCA473" w:rsidR="00717E47" w:rsidRPr="00AD3CC0" w:rsidRDefault="00717E47">
      <w:ins w:id="389" w:author="Eyal Yossi [2]" w:date="2024-01-04T19:55:00Z">
        <w:r>
          <w:t xml:space="preserve">The </w:t>
        </w:r>
      </w:ins>
      <w:ins w:id="390" w:author="Eyal Yossi [2]" w:date="2024-01-04T19:56:00Z">
        <w:r>
          <w:rPr>
            <w:rFonts w:asciiTheme="majorBidi" w:hAnsiTheme="majorBidi" w:cstheme="majorBidi"/>
          </w:rPr>
          <w:t>serial number &amp; part number</w:t>
        </w:r>
      </w:ins>
      <w:ins w:id="391" w:author="Eyal Yossi [2]" w:date="2024-01-04T19:57:00Z">
        <w:r>
          <w:t xml:space="preserve"> can b</w:t>
        </w:r>
      </w:ins>
      <w:ins w:id="392" w:author="Eyal Yossi [2]" w:date="2024-01-04T19:58:00Z">
        <w:r>
          <w:t>e updated via dedicated pins on PSU connector</w:t>
        </w:r>
      </w:ins>
      <w:ins w:id="393" w:author="Eyal Yossi [2]" w:date="2024-01-04T20:08:00Z">
        <w:r w:rsidR="00F91313">
          <w:t>.</w:t>
        </w:r>
      </w:ins>
      <w:ins w:id="394" w:author="Eyal Yossi [2]" w:date="2024-01-04T19:58:00Z">
        <w:r>
          <w:t xml:space="preserve"> </w:t>
        </w:r>
      </w:ins>
    </w:p>
    <w:p w14:paraId="3EC6C867" w14:textId="77777777" w:rsidR="00DB78FF" w:rsidRPr="00DC77B3" w:rsidRDefault="00DB78FF" w:rsidP="003142F0">
      <w:pPr>
        <w:pStyle w:val="Heading3"/>
      </w:pPr>
      <w:bookmarkStart w:id="395" w:name="_Toc40304869"/>
      <w:bookmarkStart w:id="396" w:name="_Ref46310011"/>
      <w:bookmarkStart w:id="397" w:name="_Ref46310018"/>
      <w:bookmarkStart w:id="398" w:name="_Toc130405581"/>
      <w:r>
        <w:t>Elapsed Time Indication (ETI)</w:t>
      </w:r>
      <w:bookmarkEnd w:id="395"/>
      <w:bookmarkEnd w:id="396"/>
      <w:bookmarkEnd w:id="397"/>
      <w:bookmarkEnd w:id="398"/>
    </w:p>
    <w:p w14:paraId="6B02E4AB" w14:textId="425BC1C3" w:rsidR="00DB78FF" w:rsidRDefault="00DB78FF" w:rsidP="00A91222">
      <w:pPr>
        <w:rPr>
          <w:ins w:id="399" w:author="Eyal Yossi [2]" w:date="2024-01-03T17:57:00Z"/>
          <w:rFonts w:asciiTheme="majorBidi" w:hAnsiTheme="majorBidi" w:cstheme="majorBidi"/>
        </w:rPr>
      </w:pPr>
      <w:r>
        <w:rPr>
          <w:rFonts w:asciiTheme="majorBidi" w:hAnsiTheme="majorBidi" w:cstheme="majorBidi"/>
        </w:rPr>
        <w:t xml:space="preserve">Each of the </w:t>
      </w:r>
      <w:r w:rsidR="009527CA">
        <w:rPr>
          <w:rFonts w:asciiTheme="majorBidi" w:hAnsiTheme="majorBidi" w:cstheme="majorBidi"/>
        </w:rPr>
        <w:t>PSU</w:t>
      </w:r>
      <w:r>
        <w:rPr>
          <w:rFonts w:asciiTheme="majorBidi" w:hAnsiTheme="majorBidi" w:cstheme="majorBidi"/>
        </w:rPr>
        <w:t xml:space="preserve"> shall provide a digital Elapsed Time Indication with resolution of hours. This information shall be provided along with the serial number indication. The indication shall be accessible by </w:t>
      </w:r>
      <w:r w:rsidR="009527CA">
        <w:rPr>
          <w:rFonts w:asciiTheme="majorBidi" w:hAnsiTheme="majorBidi" w:cstheme="majorBidi"/>
        </w:rPr>
        <w:t>MIU via communication</w:t>
      </w:r>
      <w:r>
        <w:rPr>
          <w:rFonts w:asciiTheme="majorBidi" w:hAnsiTheme="majorBidi" w:cstheme="majorBidi"/>
        </w:rPr>
        <w:t xml:space="preserve"> and recorded in the </w:t>
      </w:r>
      <w:r w:rsidR="009527CA">
        <w:rPr>
          <w:rFonts w:asciiTheme="majorBidi" w:hAnsiTheme="majorBidi" w:cstheme="majorBidi"/>
        </w:rPr>
        <w:t xml:space="preserve">PSU internal </w:t>
      </w:r>
      <w:r>
        <w:rPr>
          <w:rFonts w:asciiTheme="majorBidi" w:hAnsiTheme="majorBidi" w:cstheme="majorBidi"/>
        </w:rPr>
        <w:t>log</w:t>
      </w:r>
      <w:r w:rsidR="003A6DA2">
        <w:rPr>
          <w:rFonts w:asciiTheme="majorBidi" w:hAnsiTheme="majorBidi" w:cstheme="majorBidi"/>
        </w:rPr>
        <w:t xml:space="preserve"> </w:t>
      </w:r>
      <w:r>
        <w:rPr>
          <w:rFonts w:asciiTheme="majorBidi" w:hAnsiTheme="majorBidi" w:cstheme="majorBidi"/>
        </w:rPr>
        <w:t>file.</w:t>
      </w:r>
    </w:p>
    <w:p w14:paraId="5525244A" w14:textId="576C97A2" w:rsidR="004C13FF" w:rsidRDefault="004C13FF" w:rsidP="00A91222">
      <w:pPr>
        <w:rPr>
          <w:ins w:id="400" w:author="Eyal Yossi [2]" w:date="2024-01-04T20:09:00Z"/>
          <w:rFonts w:asciiTheme="majorBidi" w:hAnsiTheme="majorBidi" w:cstheme="majorBidi"/>
          <w:b/>
          <w:bCs/>
        </w:rPr>
      </w:pPr>
      <w:ins w:id="401" w:author="Eyal Yossi [2]" w:date="2024-01-03T17:57:00Z">
        <w:r w:rsidRPr="004C13FF">
          <w:rPr>
            <w:rFonts w:asciiTheme="majorBidi" w:hAnsiTheme="majorBidi" w:cstheme="majorBidi"/>
          </w:rPr>
          <w:t>The elapsed Time indication</w:t>
        </w:r>
        <w:r>
          <w:rPr>
            <w:rFonts w:asciiTheme="majorBidi" w:hAnsiTheme="majorBidi" w:cstheme="majorBidi"/>
          </w:rPr>
          <w:t xml:space="preserve"> </w:t>
        </w:r>
      </w:ins>
      <w:ins w:id="402" w:author="Eyal Yossi [2]" w:date="2024-01-03T17:58:00Z">
        <w:r>
          <w:rPr>
            <w:rFonts w:asciiTheme="majorBidi" w:hAnsiTheme="majorBidi" w:cstheme="majorBidi"/>
          </w:rPr>
          <w:t>(ETI)</w:t>
        </w:r>
      </w:ins>
      <w:ins w:id="403" w:author="Eyal Yossi [2]" w:date="2024-01-04T20:00:00Z">
        <w:r w:rsidR="00717E47">
          <w:rPr>
            <w:rFonts w:asciiTheme="majorBidi" w:hAnsiTheme="majorBidi" w:cstheme="majorBidi"/>
          </w:rPr>
          <w:t xml:space="preserve"> </w:t>
        </w:r>
      </w:ins>
      <w:ins w:id="404" w:author="Eyal Yossi [2]" w:date="2024-01-03T17:57:00Z">
        <w:r w:rsidRPr="004C13FF">
          <w:rPr>
            <w:rFonts w:asciiTheme="majorBidi" w:hAnsiTheme="majorBidi" w:cstheme="majorBidi"/>
          </w:rPr>
          <w:t xml:space="preserve">will be saved in dedicated memory and it will be written to the </w:t>
        </w:r>
      </w:ins>
      <w:ins w:id="405" w:author="Eyal Yossi [2]" w:date="2024-01-03T17:58:00Z">
        <w:r w:rsidRPr="00717E47">
          <w:rPr>
            <w:rFonts w:asciiTheme="majorBidi" w:hAnsiTheme="majorBidi" w:cstheme="majorBidi"/>
          </w:rPr>
          <w:t>Flash Memory</w:t>
        </w:r>
      </w:ins>
      <w:ins w:id="406" w:author="Eyal Yossi [2]" w:date="2024-01-03T17:57:00Z">
        <w:r w:rsidRPr="00717E47">
          <w:rPr>
            <w:rFonts w:asciiTheme="majorBidi" w:hAnsiTheme="majorBidi" w:cstheme="majorBidi"/>
          </w:rPr>
          <w:t xml:space="preserve"> in parallel</w:t>
        </w:r>
      </w:ins>
      <w:ins w:id="407" w:author="Eyal Yossi [2]" w:date="2024-01-03T17:59:00Z">
        <w:r w:rsidRPr="00717E47">
          <w:rPr>
            <w:rFonts w:asciiTheme="majorBidi" w:hAnsiTheme="majorBidi" w:cstheme="majorBidi"/>
          </w:rPr>
          <w:t>.</w:t>
        </w:r>
      </w:ins>
    </w:p>
    <w:p w14:paraId="5028B1BF" w14:textId="1EB8194E" w:rsidR="00F91313" w:rsidRPr="00AD3CC0" w:rsidRDefault="00F91313">
      <w:pPr>
        <w:rPr>
          <w:ins w:id="408" w:author="Eyal Yossi [2]" w:date="2024-01-04T20:09:00Z"/>
        </w:rPr>
      </w:pPr>
      <w:ins w:id="409" w:author="Eyal Yossi [2]" w:date="2024-01-04T20:09:00Z">
        <w:r>
          <w:t xml:space="preserve">The </w:t>
        </w:r>
      </w:ins>
      <w:ins w:id="410" w:author="Eyal Yossi [2]" w:date="2024-01-04T20:10:00Z">
        <w:r w:rsidRPr="004C13FF">
          <w:rPr>
            <w:rFonts w:asciiTheme="majorBidi" w:hAnsiTheme="majorBidi" w:cstheme="majorBidi"/>
          </w:rPr>
          <w:t>elapsed Time indication</w:t>
        </w:r>
        <w:r>
          <w:rPr>
            <w:rFonts w:asciiTheme="majorBidi" w:hAnsiTheme="majorBidi" w:cstheme="majorBidi"/>
          </w:rPr>
          <w:t xml:space="preserve"> (ETI) </w:t>
        </w:r>
      </w:ins>
      <w:ins w:id="411" w:author="Eyal Yossi [2]" w:date="2024-01-04T20:09:00Z">
        <w:r>
          <w:t>can be updated</w:t>
        </w:r>
      </w:ins>
      <w:ins w:id="412" w:author="Eyal Yossi [2]" w:date="2024-01-04T20:12:00Z">
        <w:r>
          <w:t xml:space="preserve"> /</w:t>
        </w:r>
        <w:r w:rsidRPr="00F91313">
          <w:t xml:space="preserve"> </w:t>
        </w:r>
        <w:r w:rsidRPr="00447A7B">
          <w:t>restored</w:t>
        </w:r>
      </w:ins>
      <w:ins w:id="413" w:author="Eyal Yossi [2]" w:date="2024-01-04T20:09:00Z">
        <w:r>
          <w:t xml:space="preserve"> via dedicated pins on PSU connector. </w:t>
        </w:r>
      </w:ins>
    </w:p>
    <w:p w14:paraId="7C021670" w14:textId="77777777" w:rsidR="00F91313" w:rsidRPr="00717E47" w:rsidRDefault="00F91313" w:rsidP="00A91222">
      <w:pPr>
        <w:rPr>
          <w:rFonts w:asciiTheme="majorBidi" w:hAnsiTheme="majorBidi" w:cstheme="majorBidi"/>
          <w:b/>
          <w:bCs/>
          <w:rtl/>
        </w:rPr>
      </w:pPr>
    </w:p>
    <w:p w14:paraId="129982EE" w14:textId="72224734" w:rsidR="000D4EA7" w:rsidRDefault="000D4EA7" w:rsidP="000F2BCC">
      <w:pPr>
        <w:rPr>
          <w:rFonts w:asciiTheme="majorBidi" w:hAnsiTheme="majorBidi" w:cstheme="majorBidi"/>
        </w:rPr>
      </w:pPr>
      <w:r>
        <w:t>T</w:t>
      </w:r>
      <w:r w:rsidRPr="009F3F54">
        <w:t>he</w:t>
      </w:r>
      <w:r>
        <w:t xml:space="preserve"> ETI</w:t>
      </w:r>
      <w:r w:rsidRPr="009F3F54">
        <w:t xml:space="preserve"> </w:t>
      </w:r>
      <w:r>
        <w:t xml:space="preserve">shall be accessible / </w:t>
      </w:r>
      <w:r w:rsidR="00662772">
        <w:t xml:space="preserve">data </w:t>
      </w:r>
      <w:r w:rsidR="001E7808">
        <w:t>shall</w:t>
      </w:r>
      <w:r w:rsidR="00447A7B" w:rsidRPr="00447A7B">
        <w:t xml:space="preserve"> be restored </w:t>
      </w:r>
      <w:r>
        <w:t xml:space="preserve">in case of </w:t>
      </w:r>
      <w:r w:rsidR="007F6B91">
        <w:t>most types</w:t>
      </w:r>
      <w:r w:rsidR="00662772">
        <w:t xml:space="preserve"> </w:t>
      </w:r>
      <w:r w:rsidR="00ED39C9">
        <w:t xml:space="preserve">of </w:t>
      </w:r>
      <w:r>
        <w:t>PSU malfunction</w:t>
      </w:r>
      <w:r w:rsidR="00662772">
        <w:t>s</w:t>
      </w:r>
      <w:ins w:id="414" w:author="Eyal Yossi [2]" w:date="2024-01-03T17:54:00Z">
        <w:r w:rsidR="004C13FF">
          <w:t>.</w:t>
        </w:r>
      </w:ins>
      <w:r w:rsidR="00803F0E">
        <w:t xml:space="preserve"> </w:t>
      </w:r>
    </w:p>
    <w:p w14:paraId="3634F47A" w14:textId="1E628C99" w:rsidR="009527CA" w:rsidRPr="00DC77B3" w:rsidRDefault="009527CA" w:rsidP="003142F0">
      <w:pPr>
        <w:pStyle w:val="Heading3"/>
      </w:pPr>
      <w:bookmarkStart w:id="415" w:name="_Ref65657557"/>
      <w:bookmarkStart w:id="416" w:name="_Ref65657564"/>
      <w:bookmarkStart w:id="417" w:name="_Toc130405582"/>
      <w:r>
        <w:t>Elapsed Time Meter (ETM)</w:t>
      </w:r>
      <w:bookmarkEnd w:id="415"/>
      <w:bookmarkEnd w:id="416"/>
      <w:bookmarkEnd w:id="417"/>
    </w:p>
    <w:p w14:paraId="2893CC61" w14:textId="04EADBA3" w:rsidR="009527CA" w:rsidRDefault="00E76BC7" w:rsidP="009527CA">
      <w:pPr>
        <w:rPr>
          <w:rFonts w:asciiTheme="majorBidi" w:hAnsiTheme="majorBidi" w:cstheme="majorBidi"/>
        </w:rPr>
      </w:pPr>
      <w:r>
        <w:rPr>
          <w:rFonts w:asciiTheme="majorBidi" w:hAnsiTheme="majorBidi" w:cstheme="majorBidi"/>
        </w:rPr>
        <w:t>This requirement has been removed.</w:t>
      </w:r>
    </w:p>
    <w:p w14:paraId="5A49D316" w14:textId="77777777" w:rsidR="00DB1EFE" w:rsidRDefault="00DB1EFE" w:rsidP="002E6C7A">
      <w:pPr>
        <w:pStyle w:val="ExplanationCharChar"/>
      </w:pPr>
    </w:p>
    <w:p w14:paraId="23BAE098" w14:textId="06169197" w:rsidR="00E03351" w:rsidRDefault="00E03351" w:rsidP="00E03351">
      <w:pPr>
        <w:pStyle w:val="Heading3"/>
      </w:pPr>
      <w:bookmarkStart w:id="418" w:name="_Ref128558056"/>
      <w:bookmarkStart w:id="419" w:name="_Ref128558061"/>
      <w:bookmarkStart w:id="420" w:name="_Toc130405583"/>
      <w:r>
        <w:lastRenderedPageBreak/>
        <w:t>Software/firmware upload</w:t>
      </w:r>
      <w:bookmarkEnd w:id="418"/>
      <w:bookmarkEnd w:id="419"/>
      <w:bookmarkEnd w:id="420"/>
    </w:p>
    <w:p w14:paraId="2ADC0BAC" w14:textId="4C065787" w:rsidR="00D37F4B" w:rsidRDefault="00D37F4B" w:rsidP="00D37F4B">
      <w:r>
        <w:t>In case of the operational software/firmware is damaged (i.e. – due to unplanned shutdown. power loss, etc…) and the PSU can’t power up, the PSU shall have a basic backup software</w:t>
      </w:r>
      <w:r w:rsidR="002870A7">
        <w:t>/firmware</w:t>
      </w:r>
      <w:r>
        <w:t xml:space="preserve"> which shall allow minimal communication in order to re-upload the updated software/firmware versions.</w:t>
      </w:r>
    </w:p>
    <w:p w14:paraId="2A58BEDF" w14:textId="35D381E5" w:rsidR="009F1846" w:rsidRPr="00D37F4B" w:rsidRDefault="009F1846" w:rsidP="00142E37">
      <w:r>
        <w:t xml:space="preserve">Uploading updated software/firmware to the PSU shall be possible via PSU connector without the need of removal of the PSU cover. This can be performed via dedicated pins </w:t>
      </w:r>
      <w:r w:rsidR="001941C5">
        <w:t xml:space="preserve">on PSU </w:t>
      </w:r>
      <w:r>
        <w:t>connector</w:t>
      </w:r>
      <w:r w:rsidR="001941C5">
        <w:t>.</w:t>
      </w:r>
    </w:p>
    <w:p w14:paraId="5346F6CB" w14:textId="2B4C5A58" w:rsidR="00E03351" w:rsidRDefault="00E03351" w:rsidP="00E03351">
      <w:pPr>
        <w:rPr>
          <w:rFonts w:asciiTheme="majorBidi" w:hAnsiTheme="majorBidi" w:cstheme="majorBidi"/>
        </w:rPr>
      </w:pPr>
    </w:p>
    <w:p w14:paraId="4A36571C" w14:textId="77777777" w:rsidR="003B6416" w:rsidRDefault="003B6416">
      <w:pPr>
        <w:spacing w:line="240" w:lineRule="auto"/>
        <w:jc w:val="left"/>
        <w:rPr>
          <w:rFonts w:ascii="Arial Bold" w:hAnsi="Arial Bold" w:cs="Arial"/>
          <w:b/>
          <w:bCs/>
          <w:kern w:val="28"/>
          <w:sz w:val="36"/>
          <w:szCs w:val="36"/>
        </w:rPr>
      </w:pPr>
      <w:r>
        <w:br w:type="page"/>
      </w:r>
    </w:p>
    <w:p w14:paraId="5A49D317" w14:textId="31314525" w:rsidR="00483F67" w:rsidRPr="00292004" w:rsidRDefault="00483F67" w:rsidP="00483F67">
      <w:pPr>
        <w:pStyle w:val="Heading2"/>
      </w:pPr>
      <w:bookmarkStart w:id="421" w:name="_Ref46310027"/>
      <w:bookmarkStart w:id="422" w:name="_Ref46310052"/>
      <w:bookmarkStart w:id="423" w:name="_Ref46310062"/>
      <w:bookmarkStart w:id="424" w:name="_Toc130405584"/>
      <w:r w:rsidRPr="00292004">
        <w:lastRenderedPageBreak/>
        <w:t>Testability</w:t>
      </w:r>
      <w:bookmarkEnd w:id="421"/>
      <w:bookmarkEnd w:id="422"/>
      <w:bookmarkEnd w:id="423"/>
      <w:bookmarkEnd w:id="424"/>
      <w:r w:rsidRPr="00292004">
        <w:t xml:space="preserve"> </w:t>
      </w:r>
    </w:p>
    <w:p w14:paraId="5A49D31B" w14:textId="77777777" w:rsidR="002E6C7A" w:rsidRDefault="002E6C7A" w:rsidP="003142F0">
      <w:pPr>
        <w:pStyle w:val="Heading3"/>
      </w:pPr>
      <w:bookmarkStart w:id="425" w:name="_Ref46310076"/>
      <w:bookmarkStart w:id="426" w:name="_Ref46310083"/>
      <w:bookmarkStart w:id="427" w:name="_Toc130405585"/>
      <w:r>
        <w:t>Built In Test</w:t>
      </w:r>
      <w:bookmarkEnd w:id="425"/>
      <w:bookmarkEnd w:id="426"/>
      <w:bookmarkEnd w:id="427"/>
    </w:p>
    <w:p w14:paraId="5A49D31C" w14:textId="77777777" w:rsidR="002E6C7A" w:rsidRDefault="002E6C7A" w:rsidP="002E6C7A">
      <w:r>
        <w:t>The item shall have a BIT capability as follows:</w:t>
      </w:r>
    </w:p>
    <w:p w14:paraId="2F641101" w14:textId="712BE6F4" w:rsidR="00DE122A" w:rsidRDefault="00387AD1" w:rsidP="00387AD1">
      <w:pPr>
        <w:pStyle w:val="Heading4"/>
      </w:pPr>
      <w:bookmarkStart w:id="428" w:name="_Toc40304872"/>
      <w:bookmarkStart w:id="429" w:name="_Ref46310091"/>
      <w:bookmarkStart w:id="430" w:name="_Ref46310100"/>
      <w:bookmarkStart w:id="431" w:name="_Ref47360810"/>
      <w:r>
        <w:t xml:space="preserve"> </w:t>
      </w:r>
      <w:bookmarkStart w:id="432" w:name="_Toc130405586"/>
      <w:r w:rsidR="00DE122A">
        <w:t>Power Up BIT – performed upon startup</w:t>
      </w:r>
      <w:bookmarkEnd w:id="428"/>
      <w:bookmarkEnd w:id="429"/>
      <w:bookmarkEnd w:id="430"/>
      <w:bookmarkEnd w:id="431"/>
      <w:bookmarkEnd w:id="432"/>
      <w:r w:rsidR="00DE122A">
        <w:t xml:space="preserve"> </w:t>
      </w:r>
    </w:p>
    <w:p w14:paraId="76FA8E00" w14:textId="2A316737" w:rsidR="00DD32BF" w:rsidRDefault="00DE122A" w:rsidP="0099675D">
      <w:pPr>
        <w:ind w:left="426"/>
      </w:pPr>
      <w:r w:rsidRPr="00C42006">
        <w:t xml:space="preserve">During the power-up sequence, the </w:t>
      </w:r>
      <w:r w:rsidR="00292004">
        <w:t>PS</w:t>
      </w:r>
      <w:r w:rsidRPr="00C42006">
        <w:t xml:space="preserve">U shall perform a Power-Up BIT, which shall include </w:t>
      </w:r>
      <w:r w:rsidR="0099675D">
        <w:t>PS</w:t>
      </w:r>
      <w:r w:rsidRPr="00C42006">
        <w:t xml:space="preserve">U initialization and self-testing procedures necessary to reach and verify the operational functionality of the </w:t>
      </w:r>
      <w:r w:rsidR="00292004">
        <w:t>PS</w:t>
      </w:r>
      <w:r>
        <w:t>U</w:t>
      </w:r>
      <w:r w:rsidR="00292004">
        <w:t>.</w:t>
      </w:r>
      <w:r w:rsidRPr="00C42006">
        <w:t xml:space="preserve"> </w:t>
      </w:r>
      <w:r w:rsidR="00DD32BF">
        <w:t xml:space="preserve">This shall include </w:t>
      </w:r>
      <w:r w:rsidR="00292004">
        <w:t>tests of the internal CPU and memory</w:t>
      </w:r>
      <w:r w:rsidR="00DD32BF">
        <w:t>.</w:t>
      </w:r>
    </w:p>
    <w:p w14:paraId="2CED25F0" w14:textId="65C28E3F" w:rsidR="00DE122A" w:rsidRDefault="00DE122A" w:rsidP="00292004">
      <w:pPr>
        <w:ind w:left="426"/>
      </w:pPr>
      <w:r w:rsidRPr="00C42006">
        <w:t>Power up</w:t>
      </w:r>
      <w:r>
        <w:t xml:space="preserve"> time, including initial initializations and</w:t>
      </w:r>
      <w:r w:rsidRPr="00C42006">
        <w:t xml:space="preserve"> </w:t>
      </w:r>
      <w:r>
        <w:t>PU</w:t>
      </w:r>
      <w:r w:rsidRPr="00C42006">
        <w:t>BIT duration</w:t>
      </w:r>
      <w:r>
        <w:t>,</w:t>
      </w:r>
      <w:r w:rsidRPr="00C42006">
        <w:t xml:space="preserve"> shall not exceed </w:t>
      </w:r>
      <w:r w:rsidR="00970B00">
        <w:t>(</w:t>
      </w:r>
      <w:commentRangeStart w:id="433"/>
      <w:r w:rsidR="00292004">
        <w:t>TBD</w:t>
      </w:r>
      <w:commentRangeEnd w:id="433"/>
      <w:r w:rsidR="000D1539">
        <w:rPr>
          <w:rStyle w:val="CommentReference"/>
          <w:rFonts w:ascii="Arial" w:cs="Arial"/>
          <w:lang w:eastAsia="he-IL"/>
        </w:rPr>
        <w:commentReference w:id="433"/>
      </w:r>
      <w:r w:rsidR="00970B00">
        <w:t>)</w:t>
      </w:r>
      <w:r>
        <w:t xml:space="preserve"> seconds</w:t>
      </w:r>
      <w:r w:rsidRPr="00C42006">
        <w:t>.</w:t>
      </w:r>
    </w:p>
    <w:p w14:paraId="20D5391D" w14:textId="42EE56FC" w:rsidR="00DE122A" w:rsidRDefault="00DE122A" w:rsidP="00292004">
      <w:pPr>
        <w:ind w:left="426"/>
      </w:pPr>
      <w:r>
        <w:t xml:space="preserve">PUBIT shall detect at least 95% of </w:t>
      </w:r>
      <w:r w:rsidR="00292004">
        <w:t>PSU</w:t>
      </w:r>
      <w:r w:rsidR="003B6416">
        <w:t xml:space="preserve"> </w:t>
      </w:r>
      <w:r>
        <w:t>failures.</w:t>
      </w:r>
    </w:p>
    <w:p w14:paraId="21FA8CA1" w14:textId="2D04E315" w:rsidR="00CA00ED" w:rsidRDefault="00387AD1" w:rsidP="00387AD1">
      <w:pPr>
        <w:pStyle w:val="Heading4"/>
      </w:pPr>
      <w:bookmarkStart w:id="434" w:name="_Toc40304873"/>
      <w:bookmarkStart w:id="435" w:name="_Ref46310107"/>
      <w:bookmarkStart w:id="436" w:name="_Ref46310114"/>
      <w:bookmarkStart w:id="437" w:name="_Ref47360775"/>
      <w:r>
        <w:t xml:space="preserve"> </w:t>
      </w:r>
      <w:bookmarkStart w:id="438" w:name="_Toc130405587"/>
      <w:r w:rsidR="00CA00ED">
        <w:t>Periodic BIT – performed periodic</w:t>
      </w:r>
      <w:bookmarkEnd w:id="434"/>
      <w:bookmarkEnd w:id="435"/>
      <w:bookmarkEnd w:id="436"/>
      <w:bookmarkEnd w:id="437"/>
      <w:bookmarkEnd w:id="438"/>
    </w:p>
    <w:p w14:paraId="23F1CE16" w14:textId="7B0FA26E" w:rsidR="00CA00ED" w:rsidRDefault="00CA00ED" w:rsidP="00F532C8">
      <w:pPr>
        <w:ind w:left="426"/>
      </w:pPr>
      <w:r w:rsidRPr="00172317">
        <w:t xml:space="preserve">This category of BIT shall be performed periodically, while not interfering with normal </w:t>
      </w:r>
      <w:r w:rsidR="00292004">
        <w:t>PS</w:t>
      </w:r>
      <w:r w:rsidRPr="00172317">
        <w:t xml:space="preserve">U operation (unlike Power-Up BIT). This BIT shall monitor all </w:t>
      </w:r>
      <w:r w:rsidR="00292004">
        <w:t>output</w:t>
      </w:r>
      <w:r w:rsidRPr="00172317">
        <w:t xml:space="preserve"> </w:t>
      </w:r>
      <w:r w:rsidR="00292004">
        <w:t>voltage statuses, fan speed &amp; temperature</w:t>
      </w:r>
      <w:r w:rsidRPr="00172317">
        <w:t xml:space="preserve">. Periodic BIT cycle </w:t>
      </w:r>
      <w:r w:rsidR="00F532C8">
        <w:t>time is part of the PSU-MIU communication</w:t>
      </w:r>
      <w:r w:rsidR="00F532C8" w:rsidRPr="00172317">
        <w:t xml:space="preserve"> </w:t>
      </w:r>
      <w:r w:rsidR="00F532C8">
        <w:t xml:space="preserve">and </w:t>
      </w:r>
      <w:r w:rsidRPr="00172317">
        <w:t xml:space="preserve">shall </w:t>
      </w:r>
      <w:r w:rsidR="00F532C8">
        <w:t xml:space="preserve">be </w:t>
      </w:r>
      <w:r w:rsidR="00F532C8" w:rsidRPr="00F532C8">
        <w:t xml:space="preserve">described in the </w:t>
      </w:r>
      <w:r w:rsidR="00F532C8">
        <w:t xml:space="preserve">PSU-MIU </w:t>
      </w:r>
      <w:r w:rsidR="00F532C8" w:rsidRPr="00F532C8">
        <w:t>ICD document</w:t>
      </w:r>
      <w:r w:rsidR="00F532C8">
        <w:t>.</w:t>
      </w:r>
      <w:r w:rsidR="00F532C8" w:rsidRPr="00F532C8" w:rsidDel="00F532C8">
        <w:t xml:space="preserve"> </w:t>
      </w:r>
    </w:p>
    <w:p w14:paraId="0E7BF46B" w14:textId="2AE12367" w:rsidR="00CA00ED" w:rsidRDefault="00CA00ED" w:rsidP="00292004">
      <w:pPr>
        <w:ind w:left="426"/>
      </w:pPr>
      <w:r>
        <w:t xml:space="preserve">PBIT shall detect at least 80% of </w:t>
      </w:r>
      <w:r w:rsidR="00292004">
        <w:t>PS</w:t>
      </w:r>
      <w:r>
        <w:t>U failures.</w:t>
      </w:r>
    </w:p>
    <w:p w14:paraId="5A49D323" w14:textId="77777777" w:rsidR="002E6C7A" w:rsidRPr="00152857" w:rsidRDefault="002E6C7A" w:rsidP="003142F0">
      <w:pPr>
        <w:pStyle w:val="Heading3"/>
      </w:pPr>
      <w:bookmarkStart w:id="439" w:name="_Ref46310133"/>
      <w:bookmarkStart w:id="440" w:name="_Ref46310138"/>
      <w:bookmarkStart w:id="441" w:name="_Toc130405588"/>
      <w:r w:rsidRPr="00152857">
        <w:t>Interface to a Testing Equipment</w:t>
      </w:r>
      <w:bookmarkEnd w:id="439"/>
      <w:bookmarkEnd w:id="440"/>
      <w:bookmarkEnd w:id="441"/>
      <w:r w:rsidRPr="00152857">
        <w:t xml:space="preserve"> </w:t>
      </w:r>
    </w:p>
    <w:p w14:paraId="3E97E46E" w14:textId="28959AC9" w:rsidR="00152857" w:rsidRDefault="00152857" w:rsidP="00A67A29">
      <w:r>
        <w:t>The ‘I’-Level test equipment shal</w:t>
      </w:r>
      <w:r w:rsidR="003079F7">
        <w:t xml:space="preserve">l interface fully to all the </w:t>
      </w:r>
      <w:r w:rsidR="00292004">
        <w:t>PSU</w:t>
      </w:r>
      <w:r>
        <w:t xml:space="preserve"> connectors allowing it to simulate external signals and read the </w:t>
      </w:r>
      <w:r w:rsidR="00292004">
        <w:t>PSU</w:t>
      </w:r>
      <w:r>
        <w:t xml:space="preserve"> output signals, includ</w:t>
      </w:r>
      <w:r w:rsidR="00A67A29">
        <w:t>ing</w:t>
      </w:r>
      <w:r>
        <w:t xml:space="preserve"> full communication providing control and statuses.</w:t>
      </w:r>
    </w:p>
    <w:p w14:paraId="5A49D32E" w14:textId="77777777" w:rsidR="002E6C7A" w:rsidRDefault="002E6C7A" w:rsidP="003142F0">
      <w:pPr>
        <w:pStyle w:val="Heading3"/>
      </w:pPr>
      <w:bookmarkStart w:id="442" w:name="_Ref46310146"/>
      <w:bookmarkStart w:id="443" w:name="_Ref46310152"/>
      <w:bookmarkStart w:id="444" w:name="_Toc130405589"/>
      <w:r>
        <w:t>Version Control of Programmable Components</w:t>
      </w:r>
      <w:bookmarkEnd w:id="442"/>
      <w:bookmarkEnd w:id="443"/>
      <w:bookmarkEnd w:id="444"/>
    </w:p>
    <w:p w14:paraId="4DC9F3FA" w14:textId="4D376E73" w:rsidR="0074416F" w:rsidRDefault="00A51BE9" w:rsidP="00292004">
      <w:pPr>
        <w:numPr>
          <w:ilvl w:val="0"/>
          <w:numId w:val="2"/>
        </w:numPr>
        <w:tabs>
          <w:tab w:val="clear" w:pos="720"/>
          <w:tab w:val="num" w:pos="567"/>
        </w:tabs>
        <w:ind w:left="567" w:hanging="425"/>
      </w:pPr>
      <w:r>
        <w:t xml:space="preserve"> P</w:t>
      </w:r>
      <w:r w:rsidR="0074416F" w:rsidRPr="008E4B8D">
        <w:t>rogrammable components</w:t>
      </w:r>
      <w:r>
        <w:t xml:space="preserve"> (Not including DC to DC controllers)</w:t>
      </w:r>
      <w:r w:rsidR="0074416F">
        <w:t xml:space="preserve"> in the SRUs (including memories hosting firmware and CPLD/FPGA components)</w:t>
      </w:r>
      <w:r w:rsidR="0074416F" w:rsidRPr="008E4B8D">
        <w:t xml:space="preserve"> shall be programmed in system</w:t>
      </w:r>
      <w:r w:rsidR="0074416F">
        <w:t>,</w:t>
      </w:r>
      <w:r w:rsidR="0074416F" w:rsidRPr="008E4B8D">
        <w:t xml:space="preserve"> without the need to remove the </w:t>
      </w:r>
      <w:r w:rsidR="00292004">
        <w:rPr>
          <w:i/>
          <w:iCs/>
          <w:color w:val="0000FF"/>
        </w:rPr>
        <w:t>PS</w:t>
      </w:r>
      <w:r w:rsidR="0074416F">
        <w:rPr>
          <w:i/>
          <w:iCs/>
          <w:color w:val="0000FF"/>
        </w:rPr>
        <w:t>U</w:t>
      </w:r>
      <w:r w:rsidR="0074416F" w:rsidRPr="008E4B8D">
        <w:t xml:space="preserve"> cover, through external connection</w:t>
      </w:r>
      <w:r w:rsidR="0074416F">
        <w:t>.</w:t>
      </w:r>
    </w:p>
    <w:p w14:paraId="57A197F5" w14:textId="77777777" w:rsidR="0074416F" w:rsidRDefault="0074416F" w:rsidP="00F40062">
      <w:pPr>
        <w:numPr>
          <w:ilvl w:val="0"/>
          <w:numId w:val="2"/>
        </w:numPr>
        <w:tabs>
          <w:tab w:val="clear" w:pos="720"/>
          <w:tab w:val="num" w:pos="567"/>
        </w:tabs>
        <w:ind w:left="567" w:hanging="425"/>
      </w:pPr>
      <w:r>
        <w:t xml:space="preserve">Exception: SRU serial number and elapsed time indicator reset shall not be able to be programed via the external connector. </w:t>
      </w:r>
    </w:p>
    <w:p w14:paraId="6D4F7F8C" w14:textId="32AF013B" w:rsidR="0074416F" w:rsidRDefault="0074416F" w:rsidP="00292004">
      <w:pPr>
        <w:numPr>
          <w:ilvl w:val="0"/>
          <w:numId w:val="2"/>
        </w:numPr>
        <w:tabs>
          <w:tab w:val="clear" w:pos="720"/>
          <w:tab w:val="num" w:pos="567"/>
        </w:tabs>
        <w:ind w:left="567" w:hanging="425"/>
      </w:pPr>
      <w:r>
        <w:t xml:space="preserve">The </w:t>
      </w:r>
      <w:r w:rsidR="00292004">
        <w:rPr>
          <w:i/>
          <w:iCs/>
          <w:color w:val="0000FF"/>
        </w:rPr>
        <w:t>PS</w:t>
      </w:r>
      <w:r>
        <w:rPr>
          <w:i/>
          <w:iCs/>
          <w:color w:val="0000FF"/>
        </w:rPr>
        <w:t>U</w:t>
      </w:r>
      <w:r>
        <w:t xml:space="preserve"> shall allow identification of each programmable component version by external means/mechanism without the need to remove the </w:t>
      </w:r>
      <w:r w:rsidR="00292004">
        <w:rPr>
          <w:i/>
          <w:iCs/>
          <w:color w:val="0000FF"/>
        </w:rPr>
        <w:t>PS</w:t>
      </w:r>
      <w:r>
        <w:rPr>
          <w:i/>
          <w:iCs/>
          <w:color w:val="0000FF"/>
        </w:rPr>
        <w:t>U</w:t>
      </w:r>
      <w:r>
        <w:t xml:space="preserve"> cover.</w:t>
      </w:r>
    </w:p>
    <w:p w14:paraId="016BB4D5" w14:textId="77777777" w:rsidR="001C47E4" w:rsidRDefault="001C47E4">
      <w:pPr>
        <w:spacing w:line="240" w:lineRule="auto"/>
        <w:jc w:val="left"/>
        <w:rPr>
          <w:rFonts w:ascii="Arial Bold" w:hAnsi="Arial Bold" w:cs="Arial"/>
          <w:b/>
          <w:bCs/>
          <w:kern w:val="28"/>
          <w:sz w:val="36"/>
          <w:szCs w:val="36"/>
        </w:rPr>
      </w:pPr>
      <w:r>
        <w:br w:type="page"/>
      </w:r>
    </w:p>
    <w:p w14:paraId="5A49D337" w14:textId="53DDDCC8" w:rsidR="002E6C7A" w:rsidRDefault="002E6C7A" w:rsidP="005B357E">
      <w:pPr>
        <w:pStyle w:val="Heading2"/>
      </w:pPr>
      <w:bookmarkStart w:id="445" w:name="_Ref46310165"/>
      <w:bookmarkStart w:id="446" w:name="_Ref46310177"/>
      <w:bookmarkStart w:id="447" w:name="_Toc130405590"/>
      <w:r>
        <w:lastRenderedPageBreak/>
        <w:t xml:space="preserve">Environmental </w:t>
      </w:r>
      <w:r w:rsidR="005B357E">
        <w:t>Requirements</w:t>
      </w:r>
      <w:bookmarkEnd w:id="445"/>
      <w:bookmarkEnd w:id="446"/>
      <w:bookmarkEnd w:id="447"/>
    </w:p>
    <w:p w14:paraId="10628953" w14:textId="383D5002" w:rsidR="000910D0" w:rsidRDefault="0082165B" w:rsidP="00292004">
      <w:r>
        <w:t xml:space="preserve">The </w:t>
      </w:r>
      <w:r w:rsidR="00292004">
        <w:t>PS</w:t>
      </w:r>
      <w:r w:rsidR="000910D0" w:rsidRPr="00443F4D">
        <w:t xml:space="preserve">U will withstand and operate with no degradation in performance when or after being subjected to the following conditions. </w:t>
      </w:r>
    </w:p>
    <w:p w14:paraId="2F3AF4C5" w14:textId="77777777" w:rsidR="000910D0" w:rsidRDefault="000910D0" w:rsidP="003142F0">
      <w:pPr>
        <w:pStyle w:val="Heading3"/>
      </w:pPr>
      <w:bookmarkStart w:id="448" w:name="_Ref224373652"/>
      <w:bookmarkStart w:id="449" w:name="_Toc40304878"/>
      <w:bookmarkStart w:id="450" w:name="_Ref46310183"/>
      <w:bookmarkStart w:id="451" w:name="_Ref46310189"/>
      <w:bookmarkStart w:id="452" w:name="_Toc130405591"/>
      <w:r w:rsidRPr="00DB0F0F">
        <w:t>Temperature</w:t>
      </w:r>
      <w:bookmarkEnd w:id="448"/>
      <w:r>
        <w:t xml:space="preserve"> Altitude</w:t>
      </w:r>
      <w:bookmarkEnd w:id="449"/>
      <w:bookmarkEnd w:id="450"/>
      <w:bookmarkEnd w:id="451"/>
      <w:bookmarkEnd w:id="452"/>
      <w:r w:rsidRPr="00DB0F0F">
        <w:t xml:space="preserve"> </w:t>
      </w:r>
    </w:p>
    <w:p w14:paraId="180D8E11" w14:textId="66156684" w:rsidR="008B53A5" w:rsidRPr="00CE7E59" w:rsidRDefault="008B53A5" w:rsidP="00292004">
      <w:bookmarkStart w:id="453" w:name="_Ref224373653"/>
      <w:bookmarkStart w:id="454" w:name="_Toc40304879"/>
      <w:r w:rsidRPr="00AD3164">
        <w:rPr>
          <w:rFonts w:ascii="Arial" w:hAnsi="Arial" w:cs="Arial"/>
        </w:rPr>
        <w:t xml:space="preserve">The </w:t>
      </w:r>
      <w:r w:rsidR="00292004">
        <w:rPr>
          <w:rFonts w:ascii="Arial" w:hAnsi="Arial" w:cs="Arial"/>
        </w:rPr>
        <w:t>PS</w:t>
      </w:r>
      <w:r>
        <w:rPr>
          <w:rFonts w:ascii="Arial" w:hAnsi="Arial" w:cs="Arial"/>
        </w:rPr>
        <w:t>U</w:t>
      </w:r>
      <w:r w:rsidRPr="00AD3164">
        <w:rPr>
          <w:rFonts w:ascii="Arial" w:hAnsi="Arial" w:cs="Arial"/>
        </w:rPr>
        <w:t xml:space="preserve"> shall comply with the temperature vs. altitude requirements per MIL </w:t>
      </w:r>
      <w:r w:rsidRPr="00E534E9">
        <w:rPr>
          <w:rFonts w:ascii="Arial" w:hAnsi="Arial" w:cs="Arial"/>
        </w:rPr>
        <w:t>HDBK 5400 Class II equipment. The low temperature is modified to be –40</w:t>
      </w:r>
      <w:r w:rsidRPr="00E534E9">
        <w:rPr>
          <w:rFonts w:ascii="Arial" w:hAnsi="Arial" w:cs="Arial"/>
        </w:rPr>
        <w:sym w:font="Symbol" w:char="F0B0"/>
      </w:r>
      <w:r w:rsidRPr="00E534E9">
        <w:rPr>
          <w:rFonts w:ascii="Arial" w:hAnsi="Arial" w:cs="Arial"/>
        </w:rPr>
        <w:t>C (including cold start).</w:t>
      </w:r>
      <w:r w:rsidRPr="00B107E1">
        <w:rPr>
          <w:rFonts w:ascii="Arial" w:hAnsi="Arial" w:cs="Arial"/>
        </w:rPr>
        <w:t xml:space="preserve"> </w:t>
      </w:r>
      <w:r>
        <w:rPr>
          <w:rFonts w:ascii="Arial" w:hAnsi="Arial" w:cs="Arial"/>
        </w:rPr>
        <w:t>The high temperature operation shall be limited to ambient temperature of +60</w:t>
      </w:r>
      <w:r w:rsidRPr="00E534E9">
        <w:rPr>
          <w:rFonts w:ascii="Arial" w:hAnsi="Arial" w:cs="Arial"/>
        </w:rPr>
        <w:sym w:font="Symbol" w:char="F0B0"/>
      </w:r>
      <w:r w:rsidRPr="00E534E9">
        <w:rPr>
          <w:rFonts w:ascii="Arial" w:hAnsi="Arial" w:cs="Arial"/>
        </w:rPr>
        <w:t>C</w:t>
      </w:r>
      <w:r>
        <w:rPr>
          <w:rFonts w:ascii="Arial" w:hAnsi="Arial" w:cs="Arial"/>
        </w:rPr>
        <w:t xml:space="preserve">. </w:t>
      </w:r>
      <w:r w:rsidRPr="00B107E1">
        <w:rPr>
          <w:rFonts w:ascii="Arial" w:hAnsi="Arial" w:cs="Arial"/>
        </w:rPr>
        <w:t>The illustration of this requirement is given in the</w:t>
      </w:r>
      <w:r w:rsidR="00DD32BF">
        <w:rPr>
          <w:rFonts w:ascii="Arial" w:hAnsi="Arial" w:cs="Arial"/>
        </w:rPr>
        <w:t xml:space="preserve"> figure</w:t>
      </w:r>
      <w:r>
        <w:rPr>
          <w:rFonts w:ascii="Arial" w:hAnsi="Arial" w:cs="Arial"/>
        </w:rPr>
        <w:t xml:space="preserve"> below</w:t>
      </w:r>
      <w:r w:rsidRPr="00B107E1">
        <w:rPr>
          <w:rFonts w:ascii="Arial" w:hAnsi="Arial" w:cs="Arial"/>
        </w:rPr>
        <w:t>.</w:t>
      </w:r>
    </w:p>
    <w:p w14:paraId="66821292" w14:textId="2A2DA324" w:rsidR="000910D0" w:rsidRDefault="000910D0" w:rsidP="003142F0">
      <w:pPr>
        <w:pStyle w:val="Heading3"/>
      </w:pPr>
      <w:bookmarkStart w:id="455" w:name="_Ref46310200"/>
      <w:bookmarkStart w:id="456" w:name="_Ref46310207"/>
      <w:bookmarkStart w:id="457" w:name="_Toc130405592"/>
      <w:r w:rsidRPr="00DB0F0F">
        <w:t>Normal continuous operation</w:t>
      </w:r>
      <w:bookmarkEnd w:id="453"/>
      <w:bookmarkEnd w:id="454"/>
      <w:bookmarkEnd w:id="455"/>
      <w:bookmarkEnd w:id="456"/>
      <w:bookmarkEnd w:id="457"/>
    </w:p>
    <w:p w14:paraId="270F4F98" w14:textId="514C0650" w:rsidR="000910D0" w:rsidRPr="00CE7E59" w:rsidRDefault="000910D0" w:rsidP="00292004">
      <w:r>
        <w:rPr>
          <w:rFonts w:asciiTheme="majorBidi" w:hAnsiTheme="majorBidi" w:cstheme="majorBidi"/>
          <w:noProof/>
          <w:lang w:eastAsia="ko-KR"/>
        </w:rPr>
        <w:drawing>
          <wp:anchor distT="0" distB="0" distL="114300" distR="114300" simplePos="0" relativeHeight="251661312" behindDoc="0" locked="0" layoutInCell="1" allowOverlap="1" wp14:anchorId="4FF05855" wp14:editId="52799D07">
            <wp:simplePos x="0" y="0"/>
            <wp:positionH relativeFrom="column">
              <wp:posOffset>391160</wp:posOffset>
            </wp:positionH>
            <wp:positionV relativeFrom="paragraph">
              <wp:posOffset>875817</wp:posOffset>
            </wp:positionV>
            <wp:extent cx="5325110" cy="4107815"/>
            <wp:effectExtent l="0" t="0" r="8890" b="698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25110" cy="41078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rPr>
        <w:t xml:space="preserve">Based on MIL HDBK 5400 Class II equipment, the </w:t>
      </w:r>
      <w:r w:rsidR="00292004">
        <w:rPr>
          <w:rFonts w:ascii="Arial" w:hAnsi="Arial" w:cs="Arial"/>
        </w:rPr>
        <w:t>PS</w:t>
      </w:r>
      <w:r>
        <w:rPr>
          <w:rFonts w:ascii="Arial" w:hAnsi="Arial" w:cs="Arial"/>
        </w:rPr>
        <w:t xml:space="preserve">U shall operate continuously, while meeting all specified performance requirements, at any combination of </w:t>
      </w:r>
      <w:r w:rsidRPr="00126DB9">
        <w:rPr>
          <w:rFonts w:ascii="Arial" w:hAnsi="Arial" w:cs="Arial"/>
          <w:b/>
          <w:bCs/>
          <w:i/>
          <w:iCs/>
        </w:rPr>
        <w:t>high</w:t>
      </w:r>
      <w:r>
        <w:rPr>
          <w:rFonts w:ascii="Arial" w:hAnsi="Arial" w:cs="Arial"/>
        </w:rPr>
        <w:t xml:space="preserve"> temperature and altitude as depicted in the graph below, curve A.</w:t>
      </w:r>
    </w:p>
    <w:p w14:paraId="116D4AEB" w14:textId="77777777" w:rsidR="000910D0" w:rsidRPr="008A2940" w:rsidRDefault="000910D0" w:rsidP="000910D0">
      <w:pPr>
        <w:spacing w:line="240" w:lineRule="auto"/>
        <w:jc w:val="left"/>
        <w:rPr>
          <w:rFonts w:asciiTheme="majorBidi" w:hAnsiTheme="majorBidi" w:cstheme="majorBidi"/>
        </w:rPr>
      </w:pPr>
    </w:p>
    <w:p w14:paraId="305D28FE" w14:textId="52871D8F" w:rsidR="000910D0" w:rsidRDefault="000910D0" w:rsidP="00416216">
      <w:pPr>
        <w:spacing w:line="240" w:lineRule="auto"/>
        <w:jc w:val="center"/>
        <w:rPr>
          <w:rFonts w:asciiTheme="majorBidi" w:hAnsiTheme="majorBidi" w:cstheme="majorBidi"/>
        </w:rPr>
      </w:pPr>
      <w:bookmarkStart w:id="458" w:name="_Toc130405657"/>
      <w:r>
        <w:t xml:space="preserve">Figure </w:t>
      </w:r>
      <w:r w:rsidR="004264AB">
        <w:fldChar w:fldCharType="begin"/>
      </w:r>
      <w:r w:rsidR="004264AB">
        <w:instrText xml:space="preserve"> STYLEREF  \s "Headi</w:instrText>
      </w:r>
      <w:r w:rsidR="004264AB">
        <w:instrText xml:space="preserve">ng 1" </w:instrText>
      </w:r>
      <w:r w:rsidR="004264AB">
        <w:fldChar w:fldCharType="separate"/>
      </w:r>
      <w:r w:rsidR="00A845CC">
        <w:rPr>
          <w:noProof/>
          <w:cs/>
        </w:rPr>
        <w:t>‎</w:t>
      </w:r>
      <w:r w:rsidR="00A845CC">
        <w:rPr>
          <w:noProof/>
        </w:rPr>
        <w:t>3</w:t>
      </w:r>
      <w:r w:rsidR="004264AB">
        <w:rPr>
          <w:noProof/>
        </w:rPr>
        <w:fldChar w:fldCharType="end"/>
      </w:r>
      <w:r>
        <w:noBreakHyphen/>
      </w:r>
      <w:r w:rsidR="004264AB">
        <w:fldChar w:fldCharType="begin"/>
      </w:r>
      <w:r w:rsidR="004264AB">
        <w:instrText xml:space="preserve"> SEQ Figure \* ARABIC \s 1 </w:instrText>
      </w:r>
      <w:r w:rsidR="004264AB">
        <w:fldChar w:fldCharType="separate"/>
      </w:r>
      <w:r w:rsidR="00A845CC">
        <w:rPr>
          <w:noProof/>
        </w:rPr>
        <w:t>7</w:t>
      </w:r>
      <w:r w:rsidR="004264AB">
        <w:rPr>
          <w:noProof/>
        </w:rPr>
        <w:fldChar w:fldCharType="end"/>
      </w:r>
      <w:r>
        <w:t>- Temperature-Altitude requirement diagram</w:t>
      </w:r>
      <w:bookmarkEnd w:id="458"/>
    </w:p>
    <w:p w14:paraId="00FA5F29" w14:textId="77777777" w:rsidR="000910D0" w:rsidRPr="008A2940" w:rsidRDefault="000910D0" w:rsidP="000910D0">
      <w:pPr>
        <w:spacing w:line="240" w:lineRule="auto"/>
        <w:jc w:val="left"/>
        <w:rPr>
          <w:rFonts w:asciiTheme="majorBidi" w:hAnsiTheme="majorBidi" w:cstheme="majorBidi"/>
        </w:rPr>
      </w:pPr>
    </w:p>
    <w:p w14:paraId="202154EE" w14:textId="77777777" w:rsidR="000910D0" w:rsidRDefault="000910D0" w:rsidP="003142F0">
      <w:pPr>
        <w:pStyle w:val="Heading3"/>
      </w:pPr>
      <w:bookmarkStart w:id="459" w:name="_Toc40304880"/>
      <w:bookmarkStart w:id="460" w:name="_Ref46310217"/>
      <w:bookmarkStart w:id="461" w:name="_Ref46310225"/>
      <w:bookmarkStart w:id="462" w:name="_Toc130405593"/>
      <w:bookmarkStart w:id="463" w:name="_Ref224373654"/>
      <w:r>
        <w:lastRenderedPageBreak/>
        <w:t>Intermittent</w:t>
      </w:r>
      <w:r w:rsidRPr="00DB0F0F">
        <w:t xml:space="preserve"> operation</w:t>
      </w:r>
      <w:bookmarkEnd w:id="459"/>
      <w:bookmarkEnd w:id="460"/>
      <w:bookmarkEnd w:id="461"/>
      <w:bookmarkEnd w:id="462"/>
    </w:p>
    <w:p w14:paraId="39C3E84F" w14:textId="2F2D9485" w:rsidR="000910D0" w:rsidRDefault="000910D0" w:rsidP="00292004">
      <w:r>
        <w:rPr>
          <w:rFonts w:ascii="Arial" w:hAnsi="Arial" w:cs="Arial"/>
        </w:rPr>
        <w:t xml:space="preserve">Based on MIL HDBK 5400 Class II equipment, the </w:t>
      </w:r>
      <w:r w:rsidR="00292004">
        <w:rPr>
          <w:rFonts w:ascii="Arial" w:hAnsi="Arial" w:cs="Arial"/>
        </w:rPr>
        <w:t>PS</w:t>
      </w:r>
      <w:r>
        <w:rPr>
          <w:rFonts w:ascii="Arial" w:hAnsi="Arial" w:cs="Arial"/>
        </w:rPr>
        <w:t>U shall be capable for an intermittent time limited (1/2 hour) operation at any combination of high temperature vs. altitude as depicted in the graph above, curve B.</w:t>
      </w:r>
    </w:p>
    <w:p w14:paraId="2BB3E65F" w14:textId="17294509" w:rsidR="000910D0" w:rsidRPr="00DB0F0F" w:rsidRDefault="000910D0" w:rsidP="003142F0">
      <w:pPr>
        <w:pStyle w:val="Heading3"/>
      </w:pPr>
      <w:bookmarkStart w:id="464" w:name="_Toc40304881"/>
      <w:bookmarkStart w:id="465" w:name="_Ref46310240"/>
      <w:bookmarkStart w:id="466" w:name="_Ref46310246"/>
      <w:bookmarkStart w:id="467" w:name="_Toc130405594"/>
      <w:proofErr w:type="spellStart"/>
      <w:r w:rsidRPr="00DB0F0F">
        <w:t>Non operating</w:t>
      </w:r>
      <w:bookmarkEnd w:id="463"/>
      <w:bookmarkEnd w:id="464"/>
      <w:bookmarkEnd w:id="465"/>
      <w:bookmarkEnd w:id="466"/>
      <w:bookmarkEnd w:id="467"/>
      <w:proofErr w:type="spellEnd"/>
    </w:p>
    <w:p w14:paraId="2F998734" w14:textId="37EC49EC" w:rsidR="000910D0" w:rsidRPr="008A2940" w:rsidRDefault="000910D0" w:rsidP="00EF04B2">
      <w:pPr>
        <w:jc w:val="left"/>
        <w:rPr>
          <w:rFonts w:asciiTheme="majorBidi" w:hAnsiTheme="majorBidi" w:cstheme="majorBidi"/>
        </w:rPr>
      </w:pPr>
      <w:r w:rsidRPr="008A2940">
        <w:rPr>
          <w:rFonts w:asciiTheme="majorBidi" w:hAnsiTheme="majorBidi" w:cstheme="majorBidi"/>
        </w:rPr>
        <w:t xml:space="preserve">The </w:t>
      </w:r>
      <w:r w:rsidR="00292004">
        <w:rPr>
          <w:rFonts w:asciiTheme="majorBidi" w:hAnsiTheme="majorBidi" w:cstheme="majorBidi"/>
        </w:rPr>
        <w:t>PS</w:t>
      </w:r>
      <w:r w:rsidRPr="008A2940">
        <w:rPr>
          <w:rFonts w:asciiTheme="majorBidi" w:hAnsiTheme="majorBidi" w:cstheme="majorBidi"/>
        </w:rPr>
        <w:t>U shall be able to withstand without damage, and operate according to the requirements after, exposure to the temperature-altitude combination of: -</w:t>
      </w:r>
      <w:r>
        <w:rPr>
          <w:rFonts w:asciiTheme="majorBidi" w:hAnsiTheme="majorBidi" w:cstheme="majorBidi"/>
        </w:rPr>
        <w:t>54</w:t>
      </w:r>
      <w:r w:rsidRPr="008A2940">
        <w:rPr>
          <w:rFonts w:asciiTheme="majorBidi" w:hAnsiTheme="majorBidi" w:cstheme="majorBidi"/>
        </w:rPr>
        <w:sym w:font="Symbol" w:char="F0B0"/>
      </w:r>
      <w:r w:rsidRPr="008A2940">
        <w:rPr>
          <w:rFonts w:asciiTheme="majorBidi" w:hAnsiTheme="majorBidi" w:cstheme="majorBidi"/>
        </w:rPr>
        <w:t xml:space="preserve"> </w:t>
      </w:r>
      <w:r w:rsidRPr="008A2940">
        <w:rPr>
          <w:rFonts w:asciiTheme="majorBidi" w:hAnsiTheme="majorBidi" w:cstheme="majorBidi"/>
        </w:rPr>
        <w:sym w:font="Symbol" w:char="F0B8"/>
      </w:r>
      <w:r w:rsidRPr="008A2940">
        <w:rPr>
          <w:rFonts w:asciiTheme="majorBidi" w:hAnsiTheme="majorBidi" w:cstheme="majorBidi"/>
        </w:rPr>
        <w:t xml:space="preserve"> + </w:t>
      </w:r>
      <w:r>
        <w:rPr>
          <w:rFonts w:asciiTheme="majorBidi" w:hAnsiTheme="majorBidi" w:cstheme="majorBidi"/>
        </w:rPr>
        <w:t>95</w:t>
      </w:r>
      <w:r w:rsidRPr="008A2940">
        <w:rPr>
          <w:rFonts w:asciiTheme="majorBidi" w:hAnsiTheme="majorBidi" w:cstheme="majorBidi"/>
        </w:rPr>
        <w:sym w:font="Symbol" w:char="F0B0"/>
      </w:r>
      <w:r w:rsidRPr="008A2940">
        <w:rPr>
          <w:rFonts w:asciiTheme="majorBidi" w:hAnsiTheme="majorBidi" w:cstheme="majorBidi"/>
        </w:rPr>
        <w:t xml:space="preserve">C   from sea level to </w:t>
      </w:r>
      <w:r w:rsidR="00EF04B2">
        <w:rPr>
          <w:rFonts w:asciiTheme="majorBidi" w:hAnsiTheme="majorBidi" w:cstheme="majorBidi" w:hint="cs"/>
          <w:rtl/>
        </w:rPr>
        <w:t>65,000</w:t>
      </w:r>
      <w:r w:rsidRPr="008A2940">
        <w:rPr>
          <w:rFonts w:asciiTheme="majorBidi" w:hAnsiTheme="majorBidi" w:cstheme="majorBidi"/>
        </w:rPr>
        <w:t xml:space="preserve"> ft.</w:t>
      </w:r>
    </w:p>
    <w:p w14:paraId="2FE4B4AD" w14:textId="77777777" w:rsidR="000910D0" w:rsidRPr="00DB0F0F" w:rsidRDefault="000910D0" w:rsidP="003142F0">
      <w:pPr>
        <w:pStyle w:val="Heading3"/>
      </w:pPr>
      <w:bookmarkStart w:id="468" w:name="_Ref224373655"/>
      <w:bookmarkStart w:id="469" w:name="_Toc40304882"/>
      <w:bookmarkStart w:id="470" w:name="_Toc130405595"/>
      <w:r w:rsidRPr="00DB0F0F">
        <w:t>Humidity</w:t>
      </w:r>
      <w:bookmarkEnd w:id="468"/>
      <w:bookmarkEnd w:id="469"/>
      <w:bookmarkEnd w:id="470"/>
    </w:p>
    <w:p w14:paraId="73F42211" w14:textId="65369771" w:rsidR="000910D0" w:rsidRPr="008A2940" w:rsidRDefault="000910D0" w:rsidP="00292004">
      <w:pPr>
        <w:jc w:val="left"/>
        <w:rPr>
          <w:rFonts w:asciiTheme="majorBidi" w:hAnsiTheme="majorBidi" w:cstheme="majorBidi"/>
        </w:rPr>
      </w:pPr>
      <w:r w:rsidRPr="008A2940">
        <w:rPr>
          <w:rFonts w:asciiTheme="majorBidi" w:hAnsiTheme="majorBidi" w:cstheme="majorBidi"/>
        </w:rPr>
        <w:t xml:space="preserve">The </w:t>
      </w:r>
      <w:r w:rsidR="00292004">
        <w:rPr>
          <w:rFonts w:asciiTheme="majorBidi" w:hAnsiTheme="majorBidi" w:cstheme="majorBidi"/>
        </w:rPr>
        <w:t>PS</w:t>
      </w:r>
      <w:r w:rsidRPr="008A2940">
        <w:rPr>
          <w:rFonts w:asciiTheme="majorBidi" w:hAnsiTheme="majorBidi" w:cstheme="majorBidi"/>
        </w:rPr>
        <w:t>U shall withstand exposure to external ambient humidity according to MIL-STD-810</w:t>
      </w:r>
      <w:r>
        <w:rPr>
          <w:rFonts w:asciiTheme="majorBidi" w:hAnsiTheme="majorBidi" w:cstheme="majorBidi"/>
        </w:rPr>
        <w:t>G</w:t>
      </w:r>
      <w:r w:rsidRPr="008A2940">
        <w:rPr>
          <w:rFonts w:asciiTheme="majorBidi" w:hAnsiTheme="majorBidi" w:cstheme="majorBidi"/>
        </w:rPr>
        <w:t xml:space="preserve">, </w:t>
      </w:r>
      <w:r w:rsidRPr="0067259F">
        <w:rPr>
          <w:rFonts w:asciiTheme="majorBidi" w:hAnsiTheme="majorBidi" w:cstheme="majorBidi"/>
        </w:rPr>
        <w:t>method 507.5, procedure I</w:t>
      </w:r>
      <w:r>
        <w:rPr>
          <w:rFonts w:asciiTheme="majorBidi" w:hAnsiTheme="majorBidi" w:cstheme="majorBidi"/>
        </w:rPr>
        <w:t>I</w:t>
      </w:r>
      <w:r w:rsidRPr="0067259F">
        <w:rPr>
          <w:rFonts w:asciiTheme="majorBidi" w:hAnsiTheme="majorBidi" w:cstheme="majorBidi"/>
        </w:rPr>
        <w:t>,</w:t>
      </w:r>
      <w:r w:rsidRPr="008A2940">
        <w:rPr>
          <w:rFonts w:asciiTheme="majorBidi" w:hAnsiTheme="majorBidi" w:cstheme="majorBidi"/>
        </w:rPr>
        <w:t xml:space="preserve"> </w:t>
      </w:r>
      <w:r>
        <w:rPr>
          <w:rFonts w:asciiTheme="majorBidi" w:hAnsiTheme="majorBidi" w:cstheme="majorBidi"/>
        </w:rPr>
        <w:t>aggravated.</w:t>
      </w:r>
    </w:p>
    <w:p w14:paraId="77CBE27B" w14:textId="77777777" w:rsidR="000910D0" w:rsidRPr="008A2940" w:rsidRDefault="000910D0" w:rsidP="000910D0">
      <w:pPr>
        <w:spacing w:line="240" w:lineRule="auto"/>
        <w:jc w:val="left"/>
        <w:rPr>
          <w:rFonts w:asciiTheme="majorBidi" w:hAnsiTheme="majorBidi" w:cstheme="majorBidi"/>
        </w:rPr>
      </w:pPr>
    </w:p>
    <w:p w14:paraId="63BC6FB5" w14:textId="77777777" w:rsidR="000910D0" w:rsidRPr="00DB0F0F" w:rsidRDefault="000910D0" w:rsidP="003142F0">
      <w:pPr>
        <w:pStyle w:val="Heading3"/>
      </w:pPr>
      <w:bookmarkStart w:id="471" w:name="_Ref224373656"/>
      <w:bookmarkStart w:id="472" w:name="_Toc40304883"/>
      <w:bookmarkStart w:id="473" w:name="_Toc130405596"/>
      <w:r w:rsidRPr="00DB0F0F">
        <w:t>Explosive atmosphere</w:t>
      </w:r>
      <w:bookmarkEnd w:id="471"/>
      <w:bookmarkEnd w:id="472"/>
      <w:bookmarkEnd w:id="473"/>
    </w:p>
    <w:p w14:paraId="4F1669AA" w14:textId="58287B74" w:rsidR="000910D0" w:rsidRPr="008A2940" w:rsidRDefault="000910D0" w:rsidP="00CA0CFC">
      <w:pPr>
        <w:jc w:val="left"/>
        <w:rPr>
          <w:rFonts w:asciiTheme="majorBidi" w:hAnsiTheme="majorBidi" w:cstheme="majorBidi"/>
        </w:rPr>
      </w:pPr>
      <w:r w:rsidRPr="008A2940">
        <w:rPr>
          <w:rFonts w:asciiTheme="majorBidi" w:hAnsiTheme="majorBidi" w:cstheme="majorBidi"/>
        </w:rPr>
        <w:t xml:space="preserve">The </w:t>
      </w:r>
      <w:r w:rsidR="00CA0CFC">
        <w:rPr>
          <w:rFonts w:asciiTheme="majorBidi" w:hAnsiTheme="majorBidi" w:cstheme="majorBidi"/>
        </w:rPr>
        <w:t>PS</w:t>
      </w:r>
      <w:r w:rsidRPr="008A2940">
        <w:rPr>
          <w:rFonts w:asciiTheme="majorBidi" w:hAnsiTheme="majorBidi" w:cstheme="majorBidi"/>
        </w:rPr>
        <w:t>U shall not cause ignition of an explosive ambient of gaseous mixture in open air when operating in such atmosphere, as defined in MIL-STD-810</w:t>
      </w:r>
      <w:r>
        <w:rPr>
          <w:rFonts w:asciiTheme="majorBidi" w:hAnsiTheme="majorBidi" w:cstheme="majorBidi"/>
        </w:rPr>
        <w:t>G</w:t>
      </w:r>
      <w:r w:rsidRPr="008A2940">
        <w:rPr>
          <w:rFonts w:asciiTheme="majorBidi" w:hAnsiTheme="majorBidi" w:cstheme="majorBidi"/>
        </w:rPr>
        <w:t xml:space="preserve">, </w:t>
      </w:r>
      <w:r w:rsidRPr="0067259F">
        <w:rPr>
          <w:rFonts w:asciiTheme="majorBidi" w:hAnsiTheme="majorBidi" w:cstheme="majorBidi"/>
        </w:rPr>
        <w:t>Method 511.</w:t>
      </w:r>
      <w:r>
        <w:rPr>
          <w:rFonts w:asciiTheme="majorBidi" w:hAnsiTheme="majorBidi" w:cstheme="majorBidi"/>
        </w:rPr>
        <w:t>5</w:t>
      </w:r>
      <w:r w:rsidRPr="0067259F">
        <w:rPr>
          <w:rFonts w:asciiTheme="majorBidi" w:hAnsiTheme="majorBidi" w:cstheme="majorBidi"/>
        </w:rPr>
        <w:t>, Procedure I</w:t>
      </w:r>
      <w:r w:rsidRPr="008A2940">
        <w:rPr>
          <w:rFonts w:asciiTheme="majorBidi" w:hAnsiTheme="majorBidi" w:cstheme="majorBidi"/>
        </w:rPr>
        <w:t xml:space="preserve">, </w:t>
      </w:r>
      <w:r>
        <w:rPr>
          <w:rFonts w:asciiTheme="majorBidi" w:hAnsiTheme="majorBidi" w:cstheme="majorBidi"/>
        </w:rPr>
        <w:t>Explosive Atmosphere</w:t>
      </w:r>
      <w:r w:rsidRPr="008A2940">
        <w:rPr>
          <w:rFonts w:asciiTheme="majorBidi" w:hAnsiTheme="majorBidi" w:cstheme="majorBidi"/>
        </w:rPr>
        <w:t>.</w:t>
      </w:r>
    </w:p>
    <w:p w14:paraId="29E082B7" w14:textId="77777777" w:rsidR="000910D0" w:rsidRPr="00DB0F0F" w:rsidRDefault="000910D0" w:rsidP="003142F0">
      <w:pPr>
        <w:pStyle w:val="Heading3"/>
      </w:pPr>
      <w:bookmarkStart w:id="474" w:name="_Ref224373657"/>
      <w:bookmarkStart w:id="475" w:name="_Toc40304884"/>
      <w:bookmarkStart w:id="476" w:name="_Toc130405597"/>
      <w:r w:rsidRPr="00DB0F0F">
        <w:t>Acoustic Noise</w:t>
      </w:r>
      <w:bookmarkEnd w:id="474"/>
      <w:bookmarkEnd w:id="475"/>
      <w:bookmarkEnd w:id="476"/>
    </w:p>
    <w:p w14:paraId="250365CC" w14:textId="4EBA2E3E" w:rsidR="000910D0" w:rsidRDefault="000910D0" w:rsidP="00CA0CFC">
      <w:pPr>
        <w:jc w:val="left"/>
        <w:rPr>
          <w:rFonts w:asciiTheme="majorBidi" w:hAnsiTheme="majorBidi" w:cstheme="majorBidi"/>
        </w:rPr>
      </w:pPr>
      <w:r w:rsidRPr="008A2940">
        <w:rPr>
          <w:rFonts w:asciiTheme="majorBidi" w:hAnsiTheme="majorBidi" w:cstheme="majorBidi"/>
        </w:rPr>
        <w:t xml:space="preserve">The </w:t>
      </w:r>
      <w:r w:rsidR="00CA0CFC">
        <w:rPr>
          <w:rFonts w:asciiTheme="majorBidi" w:hAnsiTheme="majorBidi" w:cstheme="majorBidi"/>
        </w:rPr>
        <w:t>PS</w:t>
      </w:r>
      <w:r w:rsidRPr="008A2940">
        <w:rPr>
          <w:rFonts w:asciiTheme="majorBidi" w:hAnsiTheme="majorBidi" w:cstheme="majorBidi"/>
        </w:rPr>
        <w:t xml:space="preserve">U </w:t>
      </w:r>
      <w:r>
        <w:rPr>
          <w:rFonts w:asciiTheme="majorBidi" w:hAnsiTheme="majorBidi" w:cstheme="majorBidi"/>
        </w:rPr>
        <w:t>shall</w:t>
      </w:r>
      <w:r w:rsidRPr="008A2940">
        <w:rPr>
          <w:rFonts w:asciiTheme="majorBidi" w:hAnsiTheme="majorBidi" w:cstheme="majorBidi"/>
        </w:rPr>
        <w:t xml:space="preserve"> operate within full performance when subjected to an overall sound pressure level of 140 </w:t>
      </w:r>
      <w:proofErr w:type="spellStart"/>
      <w:r w:rsidRPr="008A2940">
        <w:rPr>
          <w:rFonts w:asciiTheme="majorBidi" w:hAnsiTheme="majorBidi" w:cstheme="majorBidi"/>
        </w:rPr>
        <w:t>dB.</w:t>
      </w:r>
      <w:proofErr w:type="spellEnd"/>
      <w:r w:rsidRPr="008A2940">
        <w:rPr>
          <w:rFonts w:asciiTheme="majorBidi" w:hAnsiTheme="majorBidi" w:cstheme="majorBidi"/>
        </w:rPr>
        <w:t xml:space="preserve"> Noise frequency spectrum will be in accordance to MIL-STD-810</w:t>
      </w:r>
      <w:r>
        <w:rPr>
          <w:rFonts w:asciiTheme="majorBidi" w:hAnsiTheme="majorBidi" w:cstheme="majorBidi"/>
        </w:rPr>
        <w:t>G</w:t>
      </w:r>
      <w:r w:rsidRPr="008A2940">
        <w:rPr>
          <w:rFonts w:asciiTheme="majorBidi" w:hAnsiTheme="majorBidi" w:cstheme="majorBidi"/>
        </w:rPr>
        <w:t xml:space="preserve"> method </w:t>
      </w:r>
      <w:r w:rsidRPr="0067259F">
        <w:rPr>
          <w:rFonts w:asciiTheme="majorBidi" w:hAnsiTheme="majorBidi" w:cstheme="majorBidi"/>
        </w:rPr>
        <w:t>515.</w:t>
      </w:r>
      <w:r>
        <w:rPr>
          <w:rFonts w:asciiTheme="majorBidi" w:hAnsiTheme="majorBidi" w:cstheme="majorBidi"/>
        </w:rPr>
        <w:t>6</w:t>
      </w:r>
      <w:r w:rsidRPr="008A2940">
        <w:rPr>
          <w:rFonts w:asciiTheme="majorBidi" w:hAnsiTheme="majorBidi" w:cstheme="majorBidi"/>
        </w:rPr>
        <w:t xml:space="preserve"> for instrumented pod store type.</w:t>
      </w:r>
    </w:p>
    <w:p w14:paraId="0E65093F" w14:textId="77777777" w:rsidR="000910D0" w:rsidRDefault="000910D0" w:rsidP="000910D0">
      <w:pPr>
        <w:jc w:val="left"/>
        <w:rPr>
          <w:rFonts w:asciiTheme="majorBidi" w:hAnsiTheme="majorBidi" w:cstheme="majorBidi"/>
        </w:rPr>
      </w:pPr>
      <w:r>
        <w:rPr>
          <w:rFonts w:asciiTheme="majorBidi" w:hAnsiTheme="majorBidi" w:cstheme="majorBidi"/>
        </w:rPr>
        <w:t>Procedure I – Diffuse Field Acoustic Noise</w:t>
      </w:r>
    </w:p>
    <w:p w14:paraId="552069F6" w14:textId="77777777" w:rsidR="000910D0" w:rsidRPr="008A2940" w:rsidRDefault="000910D0" w:rsidP="000910D0">
      <w:pPr>
        <w:jc w:val="left"/>
        <w:rPr>
          <w:rFonts w:asciiTheme="majorBidi" w:hAnsiTheme="majorBidi" w:cstheme="majorBidi"/>
        </w:rPr>
      </w:pPr>
      <w:r>
        <w:rPr>
          <w:rFonts w:asciiTheme="majorBidi" w:hAnsiTheme="majorBidi" w:cstheme="majorBidi"/>
        </w:rPr>
        <w:t>Procedure II – Grazing Incidence Acoustic Noise</w:t>
      </w:r>
      <w:r w:rsidRPr="008A2940">
        <w:rPr>
          <w:rFonts w:asciiTheme="majorBidi" w:hAnsiTheme="majorBidi" w:cstheme="majorBidi"/>
        </w:rPr>
        <w:t xml:space="preserve"> </w:t>
      </w:r>
    </w:p>
    <w:p w14:paraId="578DE56C" w14:textId="77777777" w:rsidR="000910D0" w:rsidRPr="00DB0F0F" w:rsidRDefault="000910D0" w:rsidP="003142F0">
      <w:pPr>
        <w:pStyle w:val="Heading3"/>
      </w:pPr>
      <w:bookmarkStart w:id="477" w:name="_Ref224373658"/>
      <w:bookmarkStart w:id="478" w:name="_Toc40304885"/>
      <w:bookmarkStart w:id="479" w:name="_Toc130405598"/>
      <w:r w:rsidRPr="00DB0F0F">
        <w:t>Shock</w:t>
      </w:r>
      <w:bookmarkEnd w:id="477"/>
      <w:bookmarkEnd w:id="478"/>
      <w:bookmarkEnd w:id="479"/>
    </w:p>
    <w:p w14:paraId="79A73F04" w14:textId="574EF2FD" w:rsidR="000910D0" w:rsidRDefault="000910D0" w:rsidP="00CA0CFC">
      <w:pPr>
        <w:jc w:val="left"/>
        <w:rPr>
          <w:rFonts w:asciiTheme="majorBidi" w:hAnsiTheme="majorBidi" w:cstheme="majorBidi"/>
        </w:rPr>
      </w:pPr>
      <w:r w:rsidRPr="008A2940">
        <w:rPr>
          <w:rFonts w:asciiTheme="majorBidi" w:hAnsiTheme="majorBidi" w:cstheme="majorBidi"/>
        </w:rPr>
        <w:t xml:space="preserve">The </w:t>
      </w:r>
      <w:r w:rsidR="00CA0CFC">
        <w:rPr>
          <w:rFonts w:asciiTheme="majorBidi" w:hAnsiTheme="majorBidi" w:cstheme="majorBidi"/>
        </w:rPr>
        <w:t>PS</w:t>
      </w:r>
      <w:r w:rsidRPr="008A2940">
        <w:rPr>
          <w:rFonts w:asciiTheme="majorBidi" w:hAnsiTheme="majorBidi" w:cstheme="majorBidi"/>
        </w:rPr>
        <w:t>U, when mounted on shock mounts,</w:t>
      </w:r>
      <w:r>
        <w:rPr>
          <w:rFonts w:asciiTheme="majorBidi" w:hAnsiTheme="majorBidi" w:cstheme="majorBidi"/>
        </w:rPr>
        <w:t xml:space="preserve"> in non-operational or standby mode,</w:t>
      </w:r>
      <w:r w:rsidRPr="008A2940">
        <w:rPr>
          <w:rFonts w:asciiTheme="majorBidi" w:hAnsiTheme="majorBidi" w:cstheme="majorBidi"/>
        </w:rPr>
        <w:t xml:space="preserve"> shall withstand exposure to </w:t>
      </w:r>
      <w:r>
        <w:rPr>
          <w:rFonts w:asciiTheme="majorBidi" w:hAnsiTheme="majorBidi" w:cstheme="majorBidi"/>
        </w:rPr>
        <w:t xml:space="preserve">3 </w:t>
      </w:r>
      <w:r w:rsidRPr="008A2940">
        <w:rPr>
          <w:rFonts w:asciiTheme="majorBidi" w:hAnsiTheme="majorBidi" w:cstheme="majorBidi"/>
        </w:rPr>
        <w:t xml:space="preserve">shock pulses in </w:t>
      </w:r>
      <w:r>
        <w:rPr>
          <w:rFonts w:asciiTheme="majorBidi" w:hAnsiTheme="majorBidi" w:cstheme="majorBidi"/>
        </w:rPr>
        <w:t xml:space="preserve">each of </w:t>
      </w:r>
      <w:r w:rsidRPr="008A2940">
        <w:rPr>
          <w:rFonts w:asciiTheme="majorBidi" w:hAnsiTheme="majorBidi" w:cstheme="majorBidi"/>
        </w:rPr>
        <w:t>the six principal directions in accordance with MIL-STD-810</w:t>
      </w:r>
      <w:r>
        <w:rPr>
          <w:rFonts w:asciiTheme="majorBidi" w:hAnsiTheme="majorBidi" w:cstheme="majorBidi"/>
        </w:rPr>
        <w:t>G</w:t>
      </w:r>
      <w:r w:rsidRPr="008A2940">
        <w:rPr>
          <w:rFonts w:asciiTheme="majorBidi" w:hAnsiTheme="majorBidi" w:cstheme="majorBidi"/>
        </w:rPr>
        <w:t xml:space="preserve"> Method 516.</w:t>
      </w:r>
      <w:r>
        <w:rPr>
          <w:rFonts w:asciiTheme="majorBidi" w:hAnsiTheme="majorBidi" w:cstheme="majorBidi"/>
        </w:rPr>
        <w:t>6:</w:t>
      </w:r>
    </w:p>
    <w:p w14:paraId="2029740A" w14:textId="77777777" w:rsidR="000910D0" w:rsidRPr="0067259F" w:rsidRDefault="000910D0" w:rsidP="007D32FA">
      <w:pPr>
        <w:pStyle w:val="ListParagraph"/>
        <w:numPr>
          <w:ilvl w:val="0"/>
          <w:numId w:val="11"/>
        </w:numPr>
        <w:jc w:val="left"/>
        <w:rPr>
          <w:rFonts w:asciiTheme="majorBidi" w:hAnsiTheme="majorBidi" w:cstheme="majorBidi"/>
        </w:rPr>
      </w:pPr>
      <w:r w:rsidRPr="0067259F">
        <w:rPr>
          <w:rFonts w:asciiTheme="majorBidi" w:hAnsiTheme="majorBidi" w:cstheme="majorBidi"/>
        </w:rPr>
        <w:t>Procedure I – functional shock, FIGURE 516.6-10.   (20g x 11 msec, saw tooth).</w:t>
      </w:r>
    </w:p>
    <w:p w14:paraId="71557993" w14:textId="77777777" w:rsidR="000910D0" w:rsidRPr="008A2940" w:rsidRDefault="000910D0" w:rsidP="000910D0">
      <w:pPr>
        <w:jc w:val="left"/>
        <w:rPr>
          <w:rFonts w:asciiTheme="majorBidi" w:hAnsiTheme="majorBidi" w:cstheme="majorBidi"/>
        </w:rPr>
      </w:pPr>
      <w:r w:rsidRPr="00B873A0">
        <w:rPr>
          <w:rFonts w:asciiTheme="majorBidi" w:hAnsiTheme="majorBidi" w:cstheme="majorBidi"/>
          <w:noProof/>
          <w:lang w:eastAsia="ko-KR"/>
        </w:rPr>
        <w:lastRenderedPageBreak/>
        <mc:AlternateContent>
          <mc:Choice Requires="wpg">
            <w:drawing>
              <wp:inline distT="0" distB="0" distL="0" distR="0" wp14:anchorId="1E8A01D1" wp14:editId="2F747476">
                <wp:extent cx="4839335" cy="2260600"/>
                <wp:effectExtent l="0" t="0" r="0" b="0"/>
                <wp:docPr id="25723" name="Group 257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39335" cy="2260600"/>
                          <a:chOff x="0" y="0"/>
                          <a:chExt cx="19999" cy="19999"/>
                        </a:xfrm>
                      </wpg:grpSpPr>
                      <wps:wsp>
                        <wps:cNvPr id="25724" name="Freeform 175"/>
                        <wps:cNvSpPr>
                          <a:spLocks/>
                        </wps:cNvSpPr>
                        <wps:spPr bwMode="auto">
                          <a:xfrm>
                            <a:off x="2834" y="2247"/>
                            <a:ext cx="9975" cy="9556"/>
                          </a:xfrm>
                          <a:custGeom>
                            <a:avLst/>
                            <a:gdLst>
                              <a:gd name="T0" fmla="*/ 0 w 20000"/>
                              <a:gd name="T1" fmla="*/ 19518 h 20000"/>
                              <a:gd name="T2" fmla="*/ 5157 w 20000"/>
                              <a:gd name="T3" fmla="*/ 19753 h 20000"/>
                              <a:gd name="T4" fmla="*/ 15575 w 20000"/>
                              <a:gd name="T5" fmla="*/ 0 h 20000"/>
                              <a:gd name="T6" fmla="*/ 15575 w 20000"/>
                              <a:gd name="T7" fmla="*/ 19988 h 20000"/>
                              <a:gd name="T8" fmla="*/ 19995 w 20000"/>
                              <a:gd name="T9" fmla="*/ 19988 h 20000"/>
                            </a:gdLst>
                            <a:ahLst/>
                            <a:cxnLst>
                              <a:cxn ang="0">
                                <a:pos x="T0" y="T1"/>
                              </a:cxn>
                              <a:cxn ang="0">
                                <a:pos x="T2" y="T3"/>
                              </a:cxn>
                              <a:cxn ang="0">
                                <a:pos x="T4" y="T5"/>
                              </a:cxn>
                              <a:cxn ang="0">
                                <a:pos x="T6" y="T7"/>
                              </a:cxn>
                              <a:cxn ang="0">
                                <a:pos x="T8" y="T9"/>
                              </a:cxn>
                            </a:cxnLst>
                            <a:rect l="0" t="0" r="r" b="b"/>
                            <a:pathLst>
                              <a:path w="20000" h="20000">
                                <a:moveTo>
                                  <a:pt x="0" y="19518"/>
                                </a:moveTo>
                                <a:lnTo>
                                  <a:pt x="5157" y="19753"/>
                                </a:lnTo>
                                <a:lnTo>
                                  <a:pt x="15575" y="0"/>
                                </a:lnTo>
                                <a:lnTo>
                                  <a:pt x="15575" y="19988"/>
                                </a:lnTo>
                                <a:lnTo>
                                  <a:pt x="19995" y="19988"/>
                                </a:lnTo>
                              </a:path>
                            </a:pathLst>
                          </a:custGeom>
                          <a:solidFill>
                            <a:srgbClr val="FFFFFF"/>
                          </a:solidFill>
                          <a:ln w="25400">
                            <a:solidFill>
                              <a:srgbClr val="000000"/>
                            </a:solidFill>
                            <a:round/>
                            <a:headEnd type="none" w="sm" len="sm"/>
                            <a:tailEnd type="none" w="sm" len="sm"/>
                          </a:ln>
                        </wps:spPr>
                        <wps:bodyPr rot="0" vert="horz" wrap="square" lIns="91440" tIns="45720" rIns="91440" bIns="45720" anchor="t" anchorCtr="0" upright="1">
                          <a:noAutofit/>
                        </wps:bodyPr>
                      </wps:wsp>
                      <wps:wsp>
                        <wps:cNvPr id="25725" name="Freeform 176"/>
                        <wps:cNvSpPr>
                          <a:spLocks/>
                        </wps:cNvSpPr>
                        <wps:spPr bwMode="auto">
                          <a:xfrm>
                            <a:off x="2414" y="5393"/>
                            <a:ext cx="11445" cy="9668"/>
                          </a:xfrm>
                          <a:custGeom>
                            <a:avLst/>
                            <a:gdLst>
                              <a:gd name="T0" fmla="*/ 0 w 20000"/>
                              <a:gd name="T1" fmla="*/ 16734 h 20000"/>
                              <a:gd name="T2" fmla="*/ 2201 w 20000"/>
                              <a:gd name="T3" fmla="*/ 16734 h 20000"/>
                              <a:gd name="T4" fmla="*/ 3027 w 20000"/>
                              <a:gd name="T5" fmla="*/ 16734 h 20000"/>
                              <a:gd name="T6" fmla="*/ 5687 w 20000"/>
                              <a:gd name="T7" fmla="*/ 17897 h 20000"/>
                              <a:gd name="T8" fmla="*/ 13391 w 20000"/>
                              <a:gd name="T9" fmla="*/ 0 h 20000"/>
                              <a:gd name="T10" fmla="*/ 13391 w 20000"/>
                              <a:gd name="T11" fmla="*/ 19988 h 20000"/>
                              <a:gd name="T12" fmla="*/ 19995 w 20000"/>
                              <a:gd name="T13" fmla="*/ 19988 h 20000"/>
                            </a:gdLst>
                            <a:ahLst/>
                            <a:cxnLst>
                              <a:cxn ang="0">
                                <a:pos x="T0" y="T1"/>
                              </a:cxn>
                              <a:cxn ang="0">
                                <a:pos x="T2" y="T3"/>
                              </a:cxn>
                              <a:cxn ang="0">
                                <a:pos x="T4" y="T5"/>
                              </a:cxn>
                              <a:cxn ang="0">
                                <a:pos x="T6" y="T7"/>
                              </a:cxn>
                              <a:cxn ang="0">
                                <a:pos x="T8" y="T9"/>
                              </a:cxn>
                              <a:cxn ang="0">
                                <a:pos x="T10" y="T11"/>
                              </a:cxn>
                              <a:cxn ang="0">
                                <a:pos x="T12" y="T13"/>
                              </a:cxn>
                            </a:cxnLst>
                            <a:rect l="0" t="0" r="r" b="b"/>
                            <a:pathLst>
                              <a:path w="20000" h="20000">
                                <a:moveTo>
                                  <a:pt x="0" y="16734"/>
                                </a:moveTo>
                                <a:lnTo>
                                  <a:pt x="2201" y="16734"/>
                                </a:lnTo>
                                <a:lnTo>
                                  <a:pt x="3027" y="16734"/>
                                </a:lnTo>
                                <a:lnTo>
                                  <a:pt x="5687" y="17897"/>
                                </a:lnTo>
                                <a:lnTo>
                                  <a:pt x="13391" y="0"/>
                                </a:lnTo>
                                <a:lnTo>
                                  <a:pt x="13391" y="19988"/>
                                </a:lnTo>
                                <a:lnTo>
                                  <a:pt x="19995" y="19988"/>
                                </a:lnTo>
                              </a:path>
                            </a:pathLst>
                          </a:custGeom>
                          <a:solidFill>
                            <a:srgbClr val="FFFFFF"/>
                          </a:solidFill>
                          <a:ln w="6350">
                            <a:solidFill>
                              <a:srgbClr val="000000"/>
                            </a:solidFill>
                            <a:prstDash val="sysDash"/>
                            <a:round/>
                            <a:headEnd type="none" w="sm" len="sm"/>
                            <a:tailEnd type="none" w="sm" len="sm"/>
                          </a:ln>
                        </wps:spPr>
                        <wps:bodyPr rot="0" vert="horz" wrap="square" lIns="91440" tIns="45720" rIns="91440" bIns="45720" anchor="t" anchorCtr="0" upright="1">
                          <a:noAutofit/>
                        </wps:bodyPr>
                      </wps:wsp>
                      <wps:wsp>
                        <wps:cNvPr id="25726" name="Freeform 177"/>
                        <wps:cNvSpPr>
                          <a:spLocks/>
                        </wps:cNvSpPr>
                        <wps:spPr bwMode="auto">
                          <a:xfrm>
                            <a:off x="1784" y="786"/>
                            <a:ext cx="12337" cy="8882"/>
                          </a:xfrm>
                          <a:custGeom>
                            <a:avLst/>
                            <a:gdLst>
                              <a:gd name="T0" fmla="*/ 596 w 20000"/>
                              <a:gd name="T1" fmla="*/ 19987 h 20000"/>
                              <a:gd name="T2" fmla="*/ 0 w 20000"/>
                              <a:gd name="T3" fmla="*/ 19987 h 20000"/>
                              <a:gd name="T4" fmla="*/ 3659 w 20000"/>
                              <a:gd name="T5" fmla="*/ 19987 h 20000"/>
                              <a:gd name="T6" fmla="*/ 5956 w 20000"/>
                              <a:gd name="T7" fmla="*/ 18722 h 20000"/>
                              <a:gd name="T8" fmla="*/ 13869 w 20000"/>
                              <a:gd name="T9" fmla="*/ 0 h 20000"/>
                              <a:gd name="T10" fmla="*/ 15146 w 20000"/>
                              <a:gd name="T11" fmla="*/ 0 h 20000"/>
                              <a:gd name="T12" fmla="*/ 15146 w 20000"/>
                              <a:gd name="T13" fmla="*/ 18469 h 20000"/>
                              <a:gd name="T14" fmla="*/ 19996 w 20000"/>
                              <a:gd name="T15" fmla="*/ 18469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596" y="19987"/>
                                </a:moveTo>
                                <a:lnTo>
                                  <a:pt x="0" y="19987"/>
                                </a:lnTo>
                                <a:lnTo>
                                  <a:pt x="3659" y="19987"/>
                                </a:lnTo>
                                <a:lnTo>
                                  <a:pt x="5956" y="18722"/>
                                </a:lnTo>
                                <a:lnTo>
                                  <a:pt x="13869" y="0"/>
                                </a:lnTo>
                                <a:lnTo>
                                  <a:pt x="15146" y="0"/>
                                </a:lnTo>
                                <a:lnTo>
                                  <a:pt x="15146" y="18469"/>
                                </a:lnTo>
                                <a:lnTo>
                                  <a:pt x="19996" y="18469"/>
                                </a:lnTo>
                              </a:path>
                            </a:pathLst>
                          </a:custGeom>
                          <a:noFill/>
                          <a:ln w="6350">
                            <a:solidFill>
                              <a:srgbClr val="000000"/>
                            </a:solidFill>
                            <a:prstDash val="sysDash"/>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727" name="Line 178"/>
                        <wps:cNvCnPr>
                          <a:cxnSpLocks noChangeShapeType="1"/>
                        </wps:cNvCnPr>
                        <wps:spPr bwMode="auto">
                          <a:xfrm flipH="1">
                            <a:off x="5458" y="17303"/>
                            <a:ext cx="4989" cy="5"/>
                          </a:xfrm>
                          <a:prstGeom prst="line">
                            <a:avLst/>
                          </a:prstGeom>
                          <a:noFill/>
                          <a:ln w="9525">
                            <a:solidFill>
                              <a:srgbClr val="000000"/>
                            </a:solidFill>
                            <a:round/>
                            <a:headEnd type="triangle" w="sm" len="sm"/>
                            <a:tailEnd type="triangle" w="sm" len="sm"/>
                          </a:ln>
                          <a:extLst>
                            <a:ext uri="{909E8E84-426E-40DD-AFC4-6F175D3DCCD1}">
                              <a14:hiddenFill xmlns:a14="http://schemas.microsoft.com/office/drawing/2010/main">
                                <a:noFill/>
                              </a14:hiddenFill>
                            </a:ext>
                          </a:extLst>
                        </wps:spPr>
                        <wps:bodyPr/>
                      </wps:wsp>
                      <wps:wsp>
                        <wps:cNvPr id="25728" name="Line 179"/>
                        <wps:cNvCnPr>
                          <a:cxnSpLocks noChangeShapeType="1"/>
                        </wps:cNvCnPr>
                        <wps:spPr bwMode="auto">
                          <a:xfrm>
                            <a:off x="3359" y="11572"/>
                            <a:ext cx="2" cy="1804"/>
                          </a:xfrm>
                          <a:prstGeom prst="line">
                            <a:avLst/>
                          </a:prstGeom>
                          <a:noFill/>
                          <a:ln w="9525">
                            <a:solidFill>
                              <a:srgbClr val="000000"/>
                            </a:solidFill>
                            <a:round/>
                            <a:headEnd type="triangle" w="sm" len="sm"/>
                            <a:tailEnd type="triangle" w="sm" len="sm"/>
                          </a:ln>
                          <a:extLst>
                            <a:ext uri="{909E8E84-426E-40DD-AFC4-6F175D3DCCD1}">
                              <a14:hiddenFill xmlns:a14="http://schemas.microsoft.com/office/drawing/2010/main">
                                <a:noFill/>
                              </a14:hiddenFill>
                            </a:ext>
                          </a:extLst>
                        </wps:spPr>
                        <wps:bodyPr/>
                      </wps:wsp>
                      <wps:wsp>
                        <wps:cNvPr id="25729" name="Line 180"/>
                        <wps:cNvCnPr>
                          <a:cxnSpLocks noChangeShapeType="1"/>
                        </wps:cNvCnPr>
                        <wps:spPr bwMode="auto">
                          <a:xfrm>
                            <a:off x="3359" y="9662"/>
                            <a:ext cx="2" cy="2028"/>
                          </a:xfrm>
                          <a:prstGeom prst="line">
                            <a:avLst/>
                          </a:prstGeom>
                          <a:noFill/>
                          <a:ln w="9525">
                            <a:solidFill>
                              <a:srgbClr val="000000"/>
                            </a:solidFill>
                            <a:round/>
                            <a:headEnd type="triangle" w="sm" len="sm"/>
                            <a:tailEnd type="triangle" w="sm" len="sm"/>
                          </a:ln>
                          <a:extLst>
                            <a:ext uri="{909E8E84-426E-40DD-AFC4-6F175D3DCCD1}">
                              <a14:hiddenFill xmlns:a14="http://schemas.microsoft.com/office/drawing/2010/main">
                                <a:noFill/>
                              </a14:hiddenFill>
                            </a:ext>
                          </a:extLst>
                        </wps:spPr>
                        <wps:bodyPr/>
                      </wps:wsp>
                      <wps:wsp>
                        <wps:cNvPr id="25730" name="Line 181"/>
                        <wps:cNvCnPr>
                          <a:cxnSpLocks noChangeShapeType="1"/>
                        </wps:cNvCnPr>
                        <wps:spPr bwMode="auto">
                          <a:xfrm>
                            <a:off x="7243" y="6061"/>
                            <a:ext cx="527" cy="1129"/>
                          </a:xfrm>
                          <a:prstGeom prst="line">
                            <a:avLst/>
                          </a:prstGeom>
                          <a:noFill/>
                          <a:ln w="9525">
                            <a:solidFill>
                              <a:srgbClr val="000000"/>
                            </a:solidFill>
                            <a:round/>
                            <a:headEnd type="triangle" w="sm" len="sm"/>
                            <a:tailEnd type="triangle" w="sm" len="sm"/>
                          </a:ln>
                          <a:extLst>
                            <a:ext uri="{909E8E84-426E-40DD-AFC4-6F175D3DCCD1}">
                              <a14:hiddenFill xmlns:a14="http://schemas.microsoft.com/office/drawing/2010/main">
                                <a:noFill/>
                              </a14:hiddenFill>
                            </a:ext>
                          </a:extLst>
                        </wps:spPr>
                        <wps:bodyPr/>
                      </wps:wsp>
                      <wps:wsp>
                        <wps:cNvPr id="25731" name="Line 182"/>
                        <wps:cNvCnPr>
                          <a:cxnSpLocks noChangeShapeType="1"/>
                        </wps:cNvCnPr>
                        <wps:spPr bwMode="auto">
                          <a:xfrm>
                            <a:off x="7820" y="7297"/>
                            <a:ext cx="527" cy="1129"/>
                          </a:xfrm>
                          <a:prstGeom prst="line">
                            <a:avLst/>
                          </a:prstGeom>
                          <a:noFill/>
                          <a:ln w="9525">
                            <a:solidFill>
                              <a:srgbClr val="000000"/>
                            </a:solidFill>
                            <a:round/>
                            <a:headEnd type="triangle" w="sm" len="sm"/>
                            <a:tailEnd type="triangle" w="sm" len="sm"/>
                          </a:ln>
                          <a:extLst>
                            <a:ext uri="{909E8E84-426E-40DD-AFC4-6F175D3DCCD1}">
                              <a14:hiddenFill xmlns:a14="http://schemas.microsoft.com/office/drawing/2010/main">
                                <a:noFill/>
                              </a14:hiddenFill>
                            </a:ext>
                          </a:extLst>
                        </wps:spPr>
                        <wps:bodyPr/>
                      </wps:wsp>
                      <wps:wsp>
                        <wps:cNvPr id="25732" name="Line 183"/>
                        <wps:cNvCnPr>
                          <a:cxnSpLocks noChangeShapeType="1"/>
                        </wps:cNvCnPr>
                        <wps:spPr bwMode="auto">
                          <a:xfrm>
                            <a:off x="10654" y="7752"/>
                            <a:ext cx="528" cy="6"/>
                          </a:xfrm>
                          <a:prstGeom prst="line">
                            <a:avLst/>
                          </a:prstGeom>
                          <a:noFill/>
                          <a:ln w="9525">
                            <a:solidFill>
                              <a:srgbClr val="000000"/>
                            </a:solidFill>
                            <a:round/>
                            <a:headEnd type="triangle" w="sm" len="sm"/>
                            <a:tailEnd type="triangle" w="sm" len="sm"/>
                          </a:ln>
                          <a:extLst>
                            <a:ext uri="{909E8E84-426E-40DD-AFC4-6F175D3DCCD1}">
                              <a14:hiddenFill xmlns:a14="http://schemas.microsoft.com/office/drawing/2010/main">
                                <a:noFill/>
                              </a14:hiddenFill>
                            </a:ext>
                          </a:extLst>
                        </wps:spPr>
                        <wps:bodyPr/>
                      </wps:wsp>
                      <wps:wsp>
                        <wps:cNvPr id="25733" name="Line 184"/>
                        <wps:cNvCnPr>
                          <a:cxnSpLocks noChangeShapeType="1"/>
                        </wps:cNvCnPr>
                        <wps:spPr bwMode="auto">
                          <a:xfrm>
                            <a:off x="9972" y="7752"/>
                            <a:ext cx="580" cy="6"/>
                          </a:xfrm>
                          <a:prstGeom prst="line">
                            <a:avLst/>
                          </a:prstGeom>
                          <a:noFill/>
                          <a:ln w="9525">
                            <a:solidFill>
                              <a:srgbClr val="000000"/>
                            </a:solidFill>
                            <a:round/>
                            <a:headEnd type="triangle" w="sm" len="sm"/>
                            <a:tailEnd type="triangle" w="sm" len="sm"/>
                          </a:ln>
                          <a:extLst>
                            <a:ext uri="{909E8E84-426E-40DD-AFC4-6F175D3DCCD1}">
                              <a14:hiddenFill xmlns:a14="http://schemas.microsoft.com/office/drawing/2010/main">
                                <a:noFill/>
                              </a14:hiddenFill>
                            </a:ext>
                          </a:extLst>
                        </wps:spPr>
                        <wps:bodyPr/>
                      </wps:wsp>
                      <wps:wsp>
                        <wps:cNvPr id="25734" name="Line 185"/>
                        <wps:cNvCnPr>
                          <a:cxnSpLocks noChangeShapeType="1"/>
                        </wps:cNvCnPr>
                        <wps:spPr bwMode="auto">
                          <a:xfrm>
                            <a:off x="12386" y="8988"/>
                            <a:ext cx="3" cy="2702"/>
                          </a:xfrm>
                          <a:prstGeom prst="line">
                            <a:avLst/>
                          </a:prstGeom>
                          <a:noFill/>
                          <a:ln w="9525">
                            <a:solidFill>
                              <a:srgbClr val="000000"/>
                            </a:solidFill>
                            <a:round/>
                            <a:headEnd type="triangle" w="sm" len="sm"/>
                            <a:tailEnd type="triangle" w="sm" len="sm"/>
                          </a:ln>
                          <a:extLst>
                            <a:ext uri="{909E8E84-426E-40DD-AFC4-6F175D3DCCD1}">
                              <a14:hiddenFill xmlns:a14="http://schemas.microsoft.com/office/drawing/2010/main">
                                <a:noFill/>
                              </a14:hiddenFill>
                            </a:ext>
                          </a:extLst>
                        </wps:spPr>
                        <wps:bodyPr/>
                      </wps:wsp>
                      <wps:wsp>
                        <wps:cNvPr id="25735" name="Line 186"/>
                        <wps:cNvCnPr>
                          <a:cxnSpLocks noChangeShapeType="1"/>
                        </wps:cNvCnPr>
                        <wps:spPr bwMode="auto">
                          <a:xfrm flipV="1">
                            <a:off x="12439" y="11909"/>
                            <a:ext cx="2" cy="3040"/>
                          </a:xfrm>
                          <a:prstGeom prst="line">
                            <a:avLst/>
                          </a:prstGeom>
                          <a:noFill/>
                          <a:ln w="9525">
                            <a:solidFill>
                              <a:srgbClr val="000000"/>
                            </a:solidFill>
                            <a:round/>
                            <a:headEnd type="triangle" w="sm" len="sm"/>
                            <a:tailEnd type="triangle" w="sm" len="sm"/>
                          </a:ln>
                          <a:extLst>
                            <a:ext uri="{909E8E84-426E-40DD-AFC4-6F175D3DCCD1}">
                              <a14:hiddenFill xmlns:a14="http://schemas.microsoft.com/office/drawing/2010/main">
                                <a:noFill/>
                              </a14:hiddenFill>
                            </a:ext>
                          </a:extLst>
                        </wps:spPr>
                        <wps:bodyPr/>
                      </wps:wsp>
                      <wps:wsp>
                        <wps:cNvPr id="25736" name="Line 187"/>
                        <wps:cNvCnPr>
                          <a:cxnSpLocks noChangeShapeType="1"/>
                        </wps:cNvCnPr>
                        <wps:spPr bwMode="auto">
                          <a:xfrm>
                            <a:off x="10602" y="12583"/>
                            <a:ext cx="2" cy="6186"/>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wps:wsp>
                        <wps:cNvPr id="25737" name="Line 188"/>
                        <wps:cNvCnPr>
                          <a:cxnSpLocks noChangeShapeType="1"/>
                        </wps:cNvCnPr>
                        <wps:spPr bwMode="auto">
                          <a:xfrm>
                            <a:off x="5563" y="12808"/>
                            <a:ext cx="3" cy="5624"/>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wps:wsp>
                        <wps:cNvPr id="25738" name="Line 189"/>
                        <wps:cNvCnPr>
                          <a:cxnSpLocks noChangeShapeType="1"/>
                        </wps:cNvCnPr>
                        <wps:spPr bwMode="auto">
                          <a:xfrm>
                            <a:off x="13961" y="11685"/>
                            <a:ext cx="2207" cy="5"/>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wps:wsp>
                        <wps:cNvPr id="25739" name="Line 190"/>
                        <wps:cNvCnPr>
                          <a:cxnSpLocks noChangeShapeType="1"/>
                        </wps:cNvCnPr>
                        <wps:spPr bwMode="auto">
                          <a:xfrm>
                            <a:off x="13908" y="2247"/>
                            <a:ext cx="2155" cy="5"/>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wps:wsp>
                        <wps:cNvPr id="25740" name="Line 191"/>
                        <wps:cNvCnPr>
                          <a:cxnSpLocks noChangeShapeType="1"/>
                        </wps:cNvCnPr>
                        <wps:spPr bwMode="auto">
                          <a:xfrm>
                            <a:off x="14958" y="2471"/>
                            <a:ext cx="3" cy="9219"/>
                          </a:xfrm>
                          <a:prstGeom prst="line">
                            <a:avLst/>
                          </a:prstGeom>
                          <a:noFill/>
                          <a:ln w="9525">
                            <a:solidFill>
                              <a:srgbClr val="000000"/>
                            </a:solidFill>
                            <a:round/>
                            <a:headEnd type="triangle" w="sm" len="sm"/>
                            <a:tailEnd type="triangle" w="sm" len="sm"/>
                          </a:ln>
                          <a:extLst>
                            <a:ext uri="{909E8E84-426E-40DD-AFC4-6F175D3DCCD1}">
                              <a14:hiddenFill xmlns:a14="http://schemas.microsoft.com/office/drawing/2010/main">
                                <a:noFill/>
                              </a14:hiddenFill>
                            </a:ext>
                          </a:extLst>
                        </wps:spPr>
                        <wps:bodyPr/>
                      </wps:wsp>
                      <wps:wsp>
                        <wps:cNvPr id="25741" name="Rectangle 192"/>
                        <wps:cNvSpPr>
                          <a:spLocks noChangeArrowheads="1"/>
                        </wps:cNvSpPr>
                        <wps:spPr bwMode="auto">
                          <a:xfrm>
                            <a:off x="472" y="9893"/>
                            <a:ext cx="1839" cy="1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BD225C" w14:textId="77777777" w:rsidR="00953053" w:rsidRDefault="00953053" w:rsidP="000910D0">
                              <w:pPr>
                                <w:rPr>
                                  <w:sz w:val="18"/>
                                  <w:szCs w:val="18"/>
                                </w:rPr>
                              </w:pPr>
                              <w:r>
                                <w:rPr>
                                  <w:sz w:val="18"/>
                                  <w:szCs w:val="18"/>
                                </w:rPr>
                                <w:t>0.05P</w:t>
                              </w:r>
                            </w:p>
                          </w:txbxContent>
                        </wps:txbx>
                        <wps:bodyPr rot="0" vert="horz" wrap="square" lIns="12700" tIns="12700" rIns="12700" bIns="12700" anchor="t" anchorCtr="0" upright="1">
                          <a:noAutofit/>
                        </wps:bodyPr>
                      </wps:wsp>
                      <wps:wsp>
                        <wps:cNvPr id="25742" name="Rectangle 193"/>
                        <wps:cNvSpPr>
                          <a:spLocks noChangeArrowheads="1"/>
                        </wps:cNvSpPr>
                        <wps:spPr bwMode="auto">
                          <a:xfrm>
                            <a:off x="11442" y="6988"/>
                            <a:ext cx="1839" cy="1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CD275B" w14:textId="77777777" w:rsidR="00953053" w:rsidRDefault="00953053" w:rsidP="000910D0">
                              <w:pPr>
                                <w:rPr>
                                  <w:sz w:val="18"/>
                                  <w:szCs w:val="18"/>
                                </w:rPr>
                              </w:pPr>
                              <w:r>
                                <w:rPr>
                                  <w:sz w:val="18"/>
                                  <w:szCs w:val="18"/>
                                </w:rPr>
                                <w:t>0.07D</w:t>
                              </w:r>
                            </w:p>
                          </w:txbxContent>
                        </wps:txbx>
                        <wps:bodyPr rot="0" vert="horz" wrap="square" lIns="12700" tIns="12700" rIns="12700" bIns="12700" anchor="t" anchorCtr="0" upright="1">
                          <a:noAutofit/>
                        </wps:bodyPr>
                      </wps:wsp>
                      <wps:wsp>
                        <wps:cNvPr id="25743" name="Rectangle 194"/>
                        <wps:cNvSpPr>
                          <a:spLocks noChangeArrowheads="1"/>
                        </wps:cNvSpPr>
                        <wps:spPr bwMode="auto">
                          <a:xfrm>
                            <a:off x="7085" y="18645"/>
                            <a:ext cx="1840" cy="1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A1CDE3" w14:textId="77777777" w:rsidR="00953053" w:rsidRDefault="00953053" w:rsidP="000910D0">
                              <w:pPr>
                                <w:rPr>
                                  <w:sz w:val="18"/>
                                  <w:szCs w:val="18"/>
                                </w:rPr>
                              </w:pPr>
                              <w:r>
                                <w:rPr>
                                  <w:sz w:val="18"/>
                                  <w:szCs w:val="18"/>
                                </w:rPr>
                                <w:t>D</w:t>
                              </w:r>
                            </w:p>
                          </w:txbxContent>
                        </wps:txbx>
                        <wps:bodyPr rot="0" vert="horz" wrap="square" lIns="12700" tIns="12700" rIns="12700" bIns="12700" anchor="t" anchorCtr="0" upright="1">
                          <a:noAutofit/>
                        </wps:bodyPr>
                      </wps:wsp>
                      <wps:wsp>
                        <wps:cNvPr id="25744" name="Rectangle 195"/>
                        <wps:cNvSpPr>
                          <a:spLocks noChangeArrowheads="1"/>
                        </wps:cNvSpPr>
                        <wps:spPr bwMode="auto">
                          <a:xfrm>
                            <a:off x="12806" y="12949"/>
                            <a:ext cx="1840" cy="1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A0A41B" w14:textId="77777777" w:rsidR="00953053" w:rsidRDefault="00953053" w:rsidP="000910D0">
                              <w:pPr>
                                <w:rPr>
                                  <w:sz w:val="18"/>
                                  <w:szCs w:val="18"/>
                                </w:rPr>
                              </w:pPr>
                              <w:r>
                                <w:rPr>
                                  <w:sz w:val="18"/>
                                  <w:szCs w:val="18"/>
                                </w:rPr>
                                <w:t>0.3P</w:t>
                              </w:r>
                            </w:p>
                          </w:txbxContent>
                        </wps:txbx>
                        <wps:bodyPr rot="0" vert="horz" wrap="square" lIns="12700" tIns="12700" rIns="12700" bIns="12700" anchor="t" anchorCtr="0" upright="1">
                          <a:noAutofit/>
                        </wps:bodyPr>
                      </wps:wsp>
                      <wps:wsp>
                        <wps:cNvPr id="25745" name="Rectangle 196"/>
                        <wps:cNvSpPr>
                          <a:spLocks noChangeArrowheads="1"/>
                        </wps:cNvSpPr>
                        <wps:spPr bwMode="auto">
                          <a:xfrm>
                            <a:off x="8765" y="6067"/>
                            <a:ext cx="1839" cy="1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181AD" w14:textId="77777777" w:rsidR="00953053" w:rsidRDefault="00953053" w:rsidP="000910D0">
                              <w:pPr>
                                <w:jc w:val="center"/>
                                <w:rPr>
                                  <w:sz w:val="18"/>
                                  <w:szCs w:val="18"/>
                                </w:rPr>
                              </w:pPr>
                              <w:r>
                                <w:rPr>
                                  <w:sz w:val="18"/>
                                  <w:szCs w:val="18"/>
                                </w:rPr>
                                <w:t>0.07D</w:t>
                              </w:r>
                            </w:p>
                          </w:txbxContent>
                        </wps:txbx>
                        <wps:bodyPr rot="0" vert="horz" wrap="square" lIns="12700" tIns="12700" rIns="12700" bIns="12700" anchor="t" anchorCtr="0" upright="1">
                          <a:noAutofit/>
                        </wps:bodyPr>
                      </wps:wsp>
                      <wps:wsp>
                        <wps:cNvPr id="25746" name="Rectangle 197"/>
                        <wps:cNvSpPr>
                          <a:spLocks noChangeArrowheads="1"/>
                        </wps:cNvSpPr>
                        <wps:spPr bwMode="auto">
                          <a:xfrm>
                            <a:off x="12596" y="9915"/>
                            <a:ext cx="1840" cy="1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182427" w14:textId="77777777" w:rsidR="00953053" w:rsidRDefault="00953053" w:rsidP="000910D0">
                              <w:pPr>
                                <w:rPr>
                                  <w:sz w:val="18"/>
                                  <w:szCs w:val="18"/>
                                </w:rPr>
                              </w:pPr>
                              <w:r>
                                <w:rPr>
                                  <w:sz w:val="18"/>
                                  <w:szCs w:val="18"/>
                                </w:rPr>
                                <w:t>0.2P</w:t>
                              </w:r>
                            </w:p>
                          </w:txbxContent>
                        </wps:txbx>
                        <wps:bodyPr rot="0" vert="horz" wrap="square" lIns="12700" tIns="12700" rIns="12700" bIns="12700" anchor="t" anchorCtr="0" upright="1">
                          <a:noAutofit/>
                        </wps:bodyPr>
                      </wps:wsp>
                      <wps:wsp>
                        <wps:cNvPr id="25747" name="Rectangle 198"/>
                        <wps:cNvSpPr>
                          <a:spLocks noChangeArrowheads="1"/>
                        </wps:cNvSpPr>
                        <wps:spPr bwMode="auto">
                          <a:xfrm>
                            <a:off x="15536" y="6157"/>
                            <a:ext cx="1839" cy="1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CB32DA" w14:textId="77777777" w:rsidR="00953053" w:rsidRDefault="00953053" w:rsidP="000910D0">
                              <w:pPr>
                                <w:rPr>
                                  <w:sz w:val="18"/>
                                  <w:szCs w:val="18"/>
                                </w:rPr>
                              </w:pPr>
                              <w:r>
                                <w:rPr>
                                  <w:sz w:val="18"/>
                                  <w:szCs w:val="18"/>
                                </w:rPr>
                                <w:t>P</w:t>
                              </w:r>
                            </w:p>
                          </w:txbxContent>
                        </wps:txbx>
                        <wps:bodyPr rot="0" vert="horz" wrap="square" lIns="12700" tIns="12700" rIns="12700" bIns="12700" anchor="t" anchorCtr="0" upright="1">
                          <a:noAutofit/>
                        </wps:bodyPr>
                      </wps:wsp>
                      <wps:wsp>
                        <wps:cNvPr id="25748" name="Rectangle 199"/>
                        <wps:cNvSpPr>
                          <a:spLocks noChangeArrowheads="1"/>
                        </wps:cNvSpPr>
                        <wps:spPr bwMode="auto">
                          <a:xfrm>
                            <a:off x="472" y="11825"/>
                            <a:ext cx="1840" cy="1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1B13E0" w14:textId="77777777" w:rsidR="00953053" w:rsidRDefault="00953053" w:rsidP="000910D0">
                              <w:pPr>
                                <w:rPr>
                                  <w:sz w:val="18"/>
                                  <w:szCs w:val="18"/>
                                </w:rPr>
                              </w:pPr>
                              <w:r>
                                <w:rPr>
                                  <w:sz w:val="18"/>
                                  <w:szCs w:val="18"/>
                                </w:rPr>
                                <w:t>0.05P</w:t>
                              </w:r>
                            </w:p>
                          </w:txbxContent>
                        </wps:txbx>
                        <wps:bodyPr rot="0" vert="horz" wrap="square" lIns="12700" tIns="12700" rIns="12700" bIns="12700" anchor="t" anchorCtr="0" upright="1">
                          <a:noAutofit/>
                        </wps:bodyPr>
                      </wps:wsp>
                      <wps:wsp>
                        <wps:cNvPr id="25749" name="Line 200"/>
                        <wps:cNvCnPr>
                          <a:cxnSpLocks noChangeShapeType="1"/>
                        </wps:cNvCnPr>
                        <wps:spPr bwMode="auto">
                          <a:xfrm>
                            <a:off x="4146" y="12746"/>
                            <a:ext cx="3" cy="5624"/>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wps:wsp>
                        <wps:cNvPr id="25750" name="Line 201"/>
                        <wps:cNvCnPr>
                          <a:cxnSpLocks noChangeShapeType="1"/>
                        </wps:cNvCnPr>
                        <wps:spPr bwMode="auto">
                          <a:xfrm flipH="1">
                            <a:off x="4198" y="17302"/>
                            <a:ext cx="1210" cy="6"/>
                          </a:xfrm>
                          <a:prstGeom prst="line">
                            <a:avLst/>
                          </a:prstGeom>
                          <a:noFill/>
                          <a:ln w="9525">
                            <a:solidFill>
                              <a:srgbClr val="000000"/>
                            </a:solidFill>
                            <a:round/>
                            <a:headEnd type="triangle" w="sm" len="sm"/>
                            <a:tailEnd type="triangle" w="sm" len="sm"/>
                          </a:ln>
                          <a:extLst>
                            <a:ext uri="{909E8E84-426E-40DD-AFC4-6F175D3DCCD1}">
                              <a14:hiddenFill xmlns:a14="http://schemas.microsoft.com/office/drawing/2010/main">
                                <a:noFill/>
                              </a14:hiddenFill>
                            </a:ext>
                          </a:extLst>
                        </wps:spPr>
                        <wps:bodyPr/>
                      </wps:wsp>
                      <wps:wsp>
                        <wps:cNvPr id="25751" name="Rectangle 202"/>
                        <wps:cNvSpPr>
                          <a:spLocks noChangeArrowheads="1"/>
                        </wps:cNvSpPr>
                        <wps:spPr bwMode="auto">
                          <a:xfrm>
                            <a:off x="6665" y="3881"/>
                            <a:ext cx="1840" cy="1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20EA18" w14:textId="77777777" w:rsidR="00953053" w:rsidRDefault="00953053" w:rsidP="000910D0">
                              <w:pPr>
                                <w:jc w:val="center"/>
                                <w:rPr>
                                  <w:sz w:val="18"/>
                                  <w:szCs w:val="18"/>
                                </w:rPr>
                              </w:pPr>
                              <w:r>
                                <w:rPr>
                                  <w:sz w:val="18"/>
                                  <w:szCs w:val="18"/>
                                </w:rPr>
                                <w:t>0.15P</w:t>
                              </w:r>
                            </w:p>
                          </w:txbxContent>
                        </wps:txbx>
                        <wps:bodyPr rot="0" vert="horz" wrap="square" lIns="12700" tIns="12700" rIns="12700" bIns="12700" anchor="t" anchorCtr="0" upright="1">
                          <a:noAutofit/>
                        </wps:bodyPr>
                      </wps:wsp>
                      <wps:wsp>
                        <wps:cNvPr id="25752" name="Rectangle 203"/>
                        <wps:cNvSpPr>
                          <a:spLocks noChangeArrowheads="1"/>
                        </wps:cNvSpPr>
                        <wps:spPr bwMode="auto">
                          <a:xfrm>
                            <a:off x="3936" y="18595"/>
                            <a:ext cx="1840" cy="1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1F08E" w14:textId="77777777" w:rsidR="00953053" w:rsidRDefault="00953053" w:rsidP="000910D0">
                              <w:pPr>
                                <w:rPr>
                                  <w:sz w:val="18"/>
                                  <w:szCs w:val="18"/>
                                </w:rPr>
                              </w:pPr>
                              <w:r>
                                <w:rPr>
                                  <w:sz w:val="18"/>
                                  <w:szCs w:val="18"/>
                                </w:rPr>
                                <w:t>0.3D</w:t>
                              </w:r>
                            </w:p>
                          </w:txbxContent>
                        </wps:txbx>
                        <wps:bodyPr rot="0" vert="horz" wrap="square" lIns="12700" tIns="12700" rIns="12700" bIns="12700" anchor="t" anchorCtr="0" upright="1">
                          <a:noAutofit/>
                        </wps:bodyPr>
                      </wps:wsp>
                      <wps:wsp>
                        <wps:cNvPr id="25753" name="AutoShape 204"/>
                        <wps:cNvSpPr>
                          <a:spLocks/>
                        </wps:cNvSpPr>
                        <wps:spPr bwMode="auto">
                          <a:xfrm>
                            <a:off x="0" y="5842"/>
                            <a:ext cx="4356" cy="1573"/>
                          </a:xfrm>
                          <a:prstGeom prst="callout2">
                            <a:avLst>
                              <a:gd name="adj1" fmla="val 28569"/>
                              <a:gd name="adj2" fmla="val 107227"/>
                              <a:gd name="adj3" fmla="val 28569"/>
                              <a:gd name="adj4" fmla="val 122287"/>
                              <a:gd name="adj5" fmla="val 292856"/>
                              <a:gd name="adj6" fmla="val 137347"/>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111E61D" w14:textId="77777777" w:rsidR="00953053" w:rsidRDefault="00953053" w:rsidP="000910D0">
                              <w:r>
                                <w:rPr>
                                  <w:sz w:val="18"/>
                                  <w:szCs w:val="18"/>
                                </w:rPr>
                                <w:t>Ideal sawtooth pulse</w:t>
                              </w:r>
                            </w:p>
                          </w:txbxContent>
                        </wps:txbx>
                        <wps:bodyPr rot="0" vert="horz" wrap="square" lIns="12700" tIns="12700" rIns="12700" bIns="12700" anchor="t" anchorCtr="0" upright="1">
                          <a:noAutofit/>
                        </wps:bodyPr>
                      </wps:wsp>
                      <wps:wsp>
                        <wps:cNvPr id="25754" name="Rectangle 205"/>
                        <wps:cNvSpPr>
                          <a:spLocks noChangeArrowheads="1"/>
                        </wps:cNvSpPr>
                        <wps:spPr bwMode="auto">
                          <a:xfrm>
                            <a:off x="7453" y="8870"/>
                            <a:ext cx="1839" cy="1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DBEC0" w14:textId="77777777" w:rsidR="00953053" w:rsidRDefault="00953053" w:rsidP="000910D0">
                              <w:pPr>
                                <w:rPr>
                                  <w:sz w:val="18"/>
                                  <w:szCs w:val="18"/>
                                </w:rPr>
                              </w:pPr>
                              <w:r>
                                <w:rPr>
                                  <w:sz w:val="18"/>
                                  <w:szCs w:val="18"/>
                                </w:rPr>
                                <w:t>0.15P</w:t>
                              </w:r>
                            </w:p>
                          </w:txbxContent>
                        </wps:txbx>
                        <wps:bodyPr rot="0" vert="horz" wrap="square" lIns="12700" tIns="12700" rIns="12700" bIns="12700" anchor="t" anchorCtr="0" upright="1">
                          <a:noAutofit/>
                        </wps:bodyPr>
                      </wps:wsp>
                      <wps:wsp>
                        <wps:cNvPr id="25755" name="AutoShape 206"/>
                        <wps:cNvSpPr>
                          <a:spLocks/>
                        </wps:cNvSpPr>
                        <wps:spPr bwMode="auto">
                          <a:xfrm>
                            <a:off x="1942" y="0"/>
                            <a:ext cx="3779" cy="1572"/>
                          </a:xfrm>
                          <a:prstGeom prst="callout2">
                            <a:avLst>
                              <a:gd name="adj1" fmla="val 28569"/>
                              <a:gd name="adj2" fmla="val 108333"/>
                              <a:gd name="adj3" fmla="val 28569"/>
                              <a:gd name="adj4" fmla="val 150000"/>
                              <a:gd name="adj5" fmla="val 164287"/>
                              <a:gd name="adj6" fmla="val 191667"/>
                            </a:avLst>
                          </a:prstGeom>
                          <a:noFill/>
                          <a:ln w="9525">
                            <a:solidFill>
                              <a:srgbClr val="000000"/>
                            </a:solidFill>
                            <a:miter lim="800000"/>
                            <a:headEnd type="none" w="sm" len="sm"/>
                            <a:tailEnd type="triangle" w="sm" len="sm"/>
                          </a:ln>
                          <a:extLst>
                            <a:ext uri="{909E8E84-426E-40DD-AFC4-6F175D3DCCD1}">
                              <a14:hiddenFill xmlns:a14="http://schemas.microsoft.com/office/drawing/2010/main">
                                <a:solidFill>
                                  <a:srgbClr val="FFFFFF"/>
                                </a:solidFill>
                              </a14:hiddenFill>
                            </a:ext>
                          </a:extLst>
                        </wps:spPr>
                        <wps:txbx>
                          <w:txbxContent>
                            <w:p w14:paraId="612751D3" w14:textId="77777777" w:rsidR="00953053" w:rsidRDefault="00953053" w:rsidP="000910D0">
                              <w:pPr>
                                <w:rPr>
                                  <w:sz w:val="18"/>
                                  <w:szCs w:val="18"/>
                                </w:rPr>
                              </w:pPr>
                              <w:r>
                                <w:rPr>
                                  <w:sz w:val="18"/>
                                  <w:szCs w:val="18"/>
                                </w:rPr>
                                <w:t>Tolerance limits</w:t>
                              </w:r>
                            </w:p>
                          </w:txbxContent>
                        </wps:txbx>
                        <wps:bodyPr rot="0" vert="horz" wrap="square" lIns="12700" tIns="12700" rIns="12700" bIns="12700" anchor="t" anchorCtr="0" upright="1">
                          <a:noAutofit/>
                        </wps:bodyPr>
                      </wps:wsp>
                      <wps:wsp>
                        <wps:cNvPr id="25756" name="Line 207"/>
                        <wps:cNvCnPr>
                          <a:cxnSpLocks noChangeShapeType="1"/>
                        </wps:cNvCnPr>
                        <wps:spPr bwMode="auto">
                          <a:xfrm flipH="1" flipV="1">
                            <a:off x="5721" y="1011"/>
                            <a:ext cx="1577" cy="9781"/>
                          </a:xfrm>
                          <a:prstGeom prst="line">
                            <a:avLst/>
                          </a:prstGeom>
                          <a:noFill/>
                          <a:ln w="9525">
                            <a:solidFill>
                              <a:srgbClr val="000000"/>
                            </a:solidFill>
                            <a:round/>
                            <a:headEnd type="triangle" w="sm" len="sm"/>
                            <a:tailEnd type="none" w="sm" len="sm"/>
                          </a:ln>
                          <a:extLst>
                            <a:ext uri="{909E8E84-426E-40DD-AFC4-6F175D3DCCD1}">
                              <a14:hiddenFill xmlns:a14="http://schemas.microsoft.com/office/drawing/2010/main">
                                <a:noFill/>
                              </a14:hiddenFill>
                            </a:ext>
                          </a:extLst>
                        </wps:spPr>
                        <wps:bodyPr/>
                      </wps:wsp>
                      <wps:wsp>
                        <wps:cNvPr id="25757" name="Rectangle 208"/>
                        <wps:cNvSpPr>
                          <a:spLocks noChangeArrowheads="1"/>
                        </wps:cNvSpPr>
                        <wps:spPr bwMode="auto">
                          <a:xfrm>
                            <a:off x="16638" y="10786"/>
                            <a:ext cx="3361" cy="18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5246F5" w14:textId="77777777" w:rsidR="00953053" w:rsidRDefault="00953053" w:rsidP="000910D0">
                              <w:pPr>
                                <w:rPr>
                                  <w:sz w:val="18"/>
                                  <w:szCs w:val="18"/>
                                </w:rPr>
                              </w:pPr>
                              <w:r>
                                <w:rPr>
                                  <w:sz w:val="18"/>
                                  <w:szCs w:val="18"/>
                                </w:rPr>
                                <w:t>Ref line zero</w:t>
                              </w:r>
                            </w:p>
                          </w:txbxContent>
                        </wps:txbx>
                        <wps:bodyPr rot="0" vert="horz" wrap="square" lIns="12700" tIns="12700" rIns="12700" bIns="12700" anchor="t" anchorCtr="0" upright="1">
                          <a:noAutofit/>
                        </wps:bodyPr>
                      </wps:wsp>
                    </wpg:wgp>
                  </a:graphicData>
                </a:graphic>
              </wp:inline>
            </w:drawing>
          </mc:Choice>
          <mc:Fallback>
            <w:pict>
              <v:group w14:anchorId="1E8A01D1" id="Group 25723" o:spid="_x0000_s1067" style="width:381.05pt;height:178pt;mso-position-horizontal-relative:char;mso-position-vertical-relative:line" coordsize="19999,19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">
                <v:shape id="Freeform 175" o:spid="_x0000_s1068" style="position:absolute;left:2834;top:2247;width:9975;height:9556;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" path="m,19518r5157,235l15575,r,19988l19995,19988e" strokeweight="2pt">
                  <v:stroke startarrowwidth="narrow" startarrowlength="short" endarrowwidth="narrow" endarrowlength="short"/>
                  <v:path arrowok="t" o:connecttype="custom" o:connectlocs="0,9326;2572,9438;7768,0;7768,9550;9973,9550" o:connectangles="0,0,0,0,0"/>
                </v:shape>
                <v:shape id="Freeform 176" o:spid="_x0000_s1069" style="position:absolute;left:2414;top:5393;width:11445;height:9668;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" path="m,16734r2201,l3027,16734r2660,1163l13391,r,19988l19995,19988e" strokeweight=".5pt">
                  <v:stroke dashstyle="3 1" startarrowwidth="narrow" startarrowlength="short" endarrowwidth="narrow" endarrowlength="short"/>
                  <v:path arrowok="t" o:connecttype="custom" o:connectlocs="0,8089;1260,8089;1732,8089;3254,8651;7663,0;7663,9662;11442,9662" o:connectangles="0,0,0,0,0,0,0"/>
                </v:shape>
                <v:shape id="Freeform 177" o:spid="_x0000_s1070" style="position:absolute;left:1784;top:786;width:12337;height:8882;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" path="m596,19987r-596,l3659,19987,5956,18722,13869,r1277,l15146,18469r4850,e" filled="f" strokeweight=".5pt">
                  <v:stroke dashstyle="3 1" startarrowwidth="narrow" startarrowlength="short" endarrowwidth="narrow" endarrowlength="short"/>
                  <v:path arrowok="t" o:connecttype="custom" o:connectlocs="368,8876;0,8876;2257,8876;3674,8314;8555,0;9343,0;9343,8202;12335,8202" o:connectangles="0,0,0,0,0,0,0,0"/>
                </v:shape>
                <v:line id="Line 178" o:spid="_x0000_s1071" style="position:absolute;flip:x;visibility:visible;mso-wrap-style:square" from="5458,17303" to="10447,17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">
                  <v:stroke startarrow="block" startarrowwidth="narrow" startarrowlength="short" endarrow="block" endarrowwidth="narrow" endarrowlength="short"/>
                </v:line>
                <v:line id="Line 179" o:spid="_x0000_s1072" style="position:absolute;visibility:visible;mso-wrap-style:square" from="3359,11572" to="3361,13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">
                  <v:stroke startarrow="block" startarrowwidth="narrow" startarrowlength="short" endarrow="block" endarrowwidth="narrow" endarrowlength="short"/>
                </v:line>
                <v:line id="Line 180" o:spid="_x0000_s1073" style="position:absolute;visibility:visible;mso-wrap-style:square" from="3359,9662" to="3361,11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">
                  <v:stroke startarrow="block" startarrowwidth="narrow" startarrowlength="short" endarrow="block" endarrowwidth="narrow" endarrowlength="short"/>
                </v:line>
                <v:line id="Line 181" o:spid="_x0000_s1074" style="position:absolute;visibility:visible;mso-wrap-style:square" from="7243,6061" to="7770,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">
                  <v:stroke startarrow="block" startarrowwidth="narrow" startarrowlength="short" endarrow="block" endarrowwidth="narrow" endarrowlength="short"/>
                </v:line>
                <v:line id="Line 182" o:spid="_x0000_s1075" style="position:absolute;visibility:visible;mso-wrap-style:square" from="7820,7297" to="8347,8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">
                  <v:stroke startarrow="block" startarrowwidth="narrow" startarrowlength="short" endarrow="block" endarrowwidth="narrow" endarrowlength="short"/>
                </v:line>
                <v:line id="Line 183" o:spid="_x0000_s1076" style="position:absolute;visibility:visible;mso-wrap-style:square" from="10654,7752" to="11182,7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">
                  <v:stroke startarrow="block" startarrowwidth="narrow" startarrowlength="short" endarrow="block" endarrowwidth="narrow" endarrowlength="short"/>
                </v:line>
                <v:line id="Line 184" o:spid="_x0000_s1077" style="position:absolute;visibility:visible;mso-wrap-style:square" from="9972,7752" to="10552,7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">
                  <v:stroke startarrow="block" startarrowwidth="narrow" startarrowlength="short" endarrow="block" endarrowwidth="narrow" endarrowlength="short"/>
                </v:line>
                <v:line id="Line 185" o:spid="_x0000_s1078" style="position:absolute;visibility:visible;mso-wrap-style:square" from="12386,8988" to="12389,11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">
                  <v:stroke startarrow="block" startarrowwidth="narrow" startarrowlength="short" endarrow="block" endarrowwidth="narrow" endarrowlength="short"/>
                </v:line>
                <v:line id="Line 186" o:spid="_x0000_s1079" style="position:absolute;flip:y;visibility:visible;mso-wrap-style:square" from="12439,11909" to="12441,14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">
                  <v:stroke startarrow="block" startarrowwidth="narrow" startarrowlength="short" endarrow="block" endarrowwidth="narrow" endarrowlength="short"/>
                </v:line>
                <v:line id="Line 187" o:spid="_x0000_s1080" style="position:absolute;visibility:visible;mso-wrap-style:square" from="10602,12583" to="10604,187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" strokeweight=".5pt">
                  <v:stroke dashstyle="1 1" startarrowwidth="narrow" startarrowlength="short" endarrowwidth="narrow" endarrowlength="short"/>
                </v:line>
                <v:line id="Line 188" o:spid="_x0000_s1081" style="position:absolute;visibility:visible;mso-wrap-style:square" from="5563,12808" to="5566,18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" strokeweight=".5pt">
                  <v:stroke dashstyle="1 1" startarrowwidth="narrow" startarrowlength="short" endarrowwidth="narrow" endarrowlength="short"/>
                </v:line>
                <v:line id="Line 189" o:spid="_x0000_s1082" style="position:absolute;visibility:visible;mso-wrap-style:square" from="13961,11685" to="16168,11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" strokeweight=".5pt">
                  <v:stroke dashstyle="1 1" startarrowwidth="narrow" startarrowlength="short" endarrowwidth="narrow" endarrowlength="short"/>
                </v:line>
                <v:line id="Line 190" o:spid="_x0000_s1083" style="position:absolute;visibility:visible;mso-wrap-style:square" from="13908,2247" to="16063,2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" strokeweight=".5pt">
                  <v:stroke dashstyle="1 1" startarrowwidth="narrow" startarrowlength="short" endarrowwidth="narrow" endarrowlength="short"/>
                </v:line>
                <v:line id="Line 191" o:spid="_x0000_s1084" style="position:absolute;visibility:visible;mso-wrap-style:square" from="14958,2471" to="14961,11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">
                  <v:stroke startarrow="block" startarrowwidth="narrow" startarrowlength="short" endarrow="block" endarrowwidth="narrow" endarrowlength="short"/>
                </v:line>
                <v:rect id="Rectangle 192" o:spid="_x0000_s1085" style="position:absolute;left:472;top:9893;width:183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" filled="f" stroked="f">
                  <v:textbox inset="1pt,1pt,1pt,1pt">
                    <w:txbxContent>
                      <w:p w14:paraId="0FBD225C" w14:textId="77777777" w:rsidR="00953053" w:rsidRDefault="00953053" w:rsidP="000910D0">
                        <w:pPr>
                          <w:rPr>
                            <w:sz w:val="18"/>
                            <w:szCs w:val="18"/>
                          </w:rPr>
                        </w:pPr>
                        <w:r>
                          <w:rPr>
                            <w:sz w:val="18"/>
                            <w:szCs w:val="18"/>
                          </w:rPr>
                          <w:t>0.05P</w:t>
                        </w:r>
                      </w:p>
                    </w:txbxContent>
                  </v:textbox>
                </v:rect>
                <v:rect id="Rectangle 193" o:spid="_x0000_s1086" style="position:absolute;left:11442;top:6988;width:183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" filled="f" stroked="f">
                  <v:textbox inset="1pt,1pt,1pt,1pt">
                    <w:txbxContent>
                      <w:p w14:paraId="3DCD275B" w14:textId="77777777" w:rsidR="00953053" w:rsidRDefault="00953053" w:rsidP="000910D0">
                        <w:pPr>
                          <w:rPr>
                            <w:sz w:val="18"/>
                            <w:szCs w:val="18"/>
                          </w:rPr>
                        </w:pPr>
                        <w:r>
                          <w:rPr>
                            <w:sz w:val="18"/>
                            <w:szCs w:val="18"/>
                          </w:rPr>
                          <w:t>0.07D</w:t>
                        </w:r>
                      </w:p>
                    </w:txbxContent>
                  </v:textbox>
                </v:rect>
                <v:rect id="Rectangle 194" o:spid="_x0000_s1087" style="position:absolute;left:7085;top:18645;width:184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" filled="f" stroked="f">
                  <v:textbox inset="1pt,1pt,1pt,1pt">
                    <w:txbxContent>
                      <w:p w14:paraId="77A1CDE3" w14:textId="77777777" w:rsidR="00953053" w:rsidRDefault="00953053" w:rsidP="000910D0">
                        <w:pPr>
                          <w:rPr>
                            <w:sz w:val="18"/>
                            <w:szCs w:val="18"/>
                          </w:rPr>
                        </w:pPr>
                        <w:r>
                          <w:rPr>
                            <w:sz w:val="18"/>
                            <w:szCs w:val="18"/>
                          </w:rPr>
                          <w:t>D</w:t>
                        </w:r>
                      </w:p>
                    </w:txbxContent>
                  </v:textbox>
                </v:rect>
                <v:rect id="Rectangle 195" o:spid="_x0000_s1088" style="position:absolute;left:12806;top:12949;width:184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" filled="f" stroked="f">
                  <v:textbox inset="1pt,1pt,1pt,1pt">
                    <w:txbxContent>
                      <w:p w14:paraId="49A0A41B" w14:textId="77777777" w:rsidR="00953053" w:rsidRDefault="00953053" w:rsidP="000910D0">
                        <w:pPr>
                          <w:rPr>
                            <w:sz w:val="18"/>
                            <w:szCs w:val="18"/>
                          </w:rPr>
                        </w:pPr>
                        <w:r>
                          <w:rPr>
                            <w:sz w:val="18"/>
                            <w:szCs w:val="18"/>
                          </w:rPr>
                          <w:t>0.3P</w:t>
                        </w:r>
                      </w:p>
                    </w:txbxContent>
                  </v:textbox>
                </v:rect>
                <v:rect id="Rectangle 196" o:spid="_x0000_s1089" style="position:absolute;left:8765;top:6067;width:183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" filled="f" stroked="f">
                  <v:textbox inset="1pt,1pt,1pt,1pt">
                    <w:txbxContent>
                      <w:p w14:paraId="36F181AD" w14:textId="77777777" w:rsidR="00953053" w:rsidRDefault="00953053" w:rsidP="000910D0">
                        <w:pPr>
                          <w:jc w:val="center"/>
                          <w:rPr>
                            <w:sz w:val="18"/>
                            <w:szCs w:val="18"/>
                          </w:rPr>
                        </w:pPr>
                        <w:r>
                          <w:rPr>
                            <w:sz w:val="18"/>
                            <w:szCs w:val="18"/>
                          </w:rPr>
                          <w:t>0.07D</w:t>
                        </w:r>
                      </w:p>
                    </w:txbxContent>
                  </v:textbox>
                </v:rect>
                <v:rect id="Rectangle 197" o:spid="_x0000_s1090" style="position:absolute;left:12596;top:9915;width:184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" filled="f" stroked="f">
                  <v:textbox inset="1pt,1pt,1pt,1pt">
                    <w:txbxContent>
                      <w:p w14:paraId="66182427" w14:textId="77777777" w:rsidR="00953053" w:rsidRDefault="00953053" w:rsidP="000910D0">
                        <w:pPr>
                          <w:rPr>
                            <w:sz w:val="18"/>
                            <w:szCs w:val="18"/>
                          </w:rPr>
                        </w:pPr>
                        <w:r>
                          <w:rPr>
                            <w:sz w:val="18"/>
                            <w:szCs w:val="18"/>
                          </w:rPr>
                          <w:t>0.2P</w:t>
                        </w:r>
                      </w:p>
                    </w:txbxContent>
                  </v:textbox>
                </v:rect>
                <v:rect id="Rectangle 198" o:spid="_x0000_s1091" style="position:absolute;left:15536;top:6157;width:183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" filled="f" stroked="f">
                  <v:textbox inset="1pt,1pt,1pt,1pt">
                    <w:txbxContent>
                      <w:p w14:paraId="13CB32DA" w14:textId="77777777" w:rsidR="00953053" w:rsidRDefault="00953053" w:rsidP="000910D0">
                        <w:pPr>
                          <w:rPr>
                            <w:sz w:val="18"/>
                            <w:szCs w:val="18"/>
                          </w:rPr>
                        </w:pPr>
                        <w:r>
                          <w:rPr>
                            <w:sz w:val="18"/>
                            <w:szCs w:val="18"/>
                          </w:rPr>
                          <w:t>P</w:t>
                        </w:r>
                      </w:p>
                    </w:txbxContent>
                  </v:textbox>
                </v:rect>
                <v:rect id="Rectangle 199" o:spid="_x0000_s1092" style="position:absolute;left:472;top:11825;width:184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" filled="f" stroked="f">
                  <v:textbox inset="1pt,1pt,1pt,1pt">
                    <w:txbxContent>
                      <w:p w14:paraId="141B13E0" w14:textId="77777777" w:rsidR="00953053" w:rsidRDefault="00953053" w:rsidP="000910D0">
                        <w:pPr>
                          <w:rPr>
                            <w:sz w:val="18"/>
                            <w:szCs w:val="18"/>
                          </w:rPr>
                        </w:pPr>
                        <w:r>
                          <w:rPr>
                            <w:sz w:val="18"/>
                            <w:szCs w:val="18"/>
                          </w:rPr>
                          <w:t>0.05P</w:t>
                        </w:r>
                      </w:p>
                    </w:txbxContent>
                  </v:textbox>
                </v:rect>
                <v:line id="Line 200" o:spid="_x0000_s1093" style="position:absolute;visibility:visible;mso-wrap-style:square" from="4146,12746" to="4149,18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" strokeweight=".5pt">
                  <v:stroke dashstyle="1 1" startarrowwidth="narrow" startarrowlength="short" endarrowwidth="narrow" endarrowlength="short"/>
                </v:line>
                <v:line id="Line 201" o:spid="_x0000_s1094" style="position:absolute;flip:x;visibility:visible;mso-wrap-style:square" from="4198,17302" to="5408,17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">
                  <v:stroke startarrow="block" startarrowwidth="narrow" startarrowlength="short" endarrow="block" endarrowwidth="narrow" endarrowlength="short"/>
                </v:line>
                <v:rect id="Rectangle 202" o:spid="_x0000_s1095" style="position:absolute;left:6665;top:3881;width:184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" filled="f" stroked="f">
                  <v:textbox inset="1pt,1pt,1pt,1pt">
                    <w:txbxContent>
                      <w:p w14:paraId="4B20EA18" w14:textId="77777777" w:rsidR="00953053" w:rsidRDefault="00953053" w:rsidP="000910D0">
                        <w:pPr>
                          <w:jc w:val="center"/>
                          <w:rPr>
                            <w:sz w:val="18"/>
                            <w:szCs w:val="18"/>
                          </w:rPr>
                        </w:pPr>
                        <w:r>
                          <w:rPr>
                            <w:sz w:val="18"/>
                            <w:szCs w:val="18"/>
                          </w:rPr>
                          <w:t>0.15P</w:t>
                        </w:r>
                      </w:p>
                    </w:txbxContent>
                  </v:textbox>
                </v:rect>
                <v:rect id="Rectangle 203" o:spid="_x0000_s1096" style="position:absolute;left:3936;top:18595;width:184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" filled="f" stroked="f">
                  <v:textbox inset="1pt,1pt,1pt,1pt">
                    <w:txbxContent>
                      <w:p w14:paraId="3F81F08E" w14:textId="77777777" w:rsidR="00953053" w:rsidRDefault="00953053" w:rsidP="000910D0">
                        <w:pPr>
                          <w:rPr>
                            <w:sz w:val="18"/>
                            <w:szCs w:val="18"/>
                          </w:rPr>
                        </w:pPr>
                        <w:r>
                          <w:rPr>
                            <w:sz w:val="18"/>
                            <w:szCs w:val="18"/>
                          </w:rPr>
                          <w:t>0.3D</w:t>
                        </w:r>
                      </w:p>
                    </w:txbxContent>
                  </v:textbox>
                </v:rect>
                <v:shapetype id="_x0000_t42" coordsize="21600,21600" o:spt="42" adj="-10080,24300,-3600,4050,-1800,4050" path="m@0@1l@2@3@4@5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textborder="f"/>
                </v:shapetype>
                <v:shape id="AutoShape 204" o:spid="_x0000_s1097" type="#_x0000_t42" style="position:absolute;top:5842;width:4356;height: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" adj="29667,63257,26414,6171,23161,6171" filled="f">
                  <v:stroke startarrowwidth="narrow" startarrowlength="short" endarrowwidth="narrow" endarrowlength="short"/>
                  <v:textbox inset="1pt,1pt,1pt,1pt">
                    <w:txbxContent>
                      <w:p w14:paraId="6111E61D" w14:textId="77777777" w:rsidR="00953053" w:rsidRDefault="00953053" w:rsidP="000910D0">
                        <w:r>
                          <w:rPr>
                            <w:sz w:val="18"/>
                            <w:szCs w:val="18"/>
                          </w:rPr>
                          <w:t>Ideal sawtooth pulse</w:t>
                        </w:r>
                      </w:p>
                    </w:txbxContent>
                  </v:textbox>
                  <o:callout v:ext="edit" minusx="t" minusy="t"/>
                </v:shape>
                <v:rect id="Rectangle 205" o:spid="_x0000_s1098" style="position:absolute;left:7453;top:8870;width:183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" filled="f" stroked="f">
                  <v:textbox inset="1pt,1pt,1pt,1pt">
                    <w:txbxContent>
                      <w:p w14:paraId="0A4DBEC0" w14:textId="77777777" w:rsidR="00953053" w:rsidRDefault="00953053" w:rsidP="000910D0">
                        <w:pPr>
                          <w:rPr>
                            <w:sz w:val="18"/>
                            <w:szCs w:val="18"/>
                          </w:rPr>
                        </w:pPr>
                        <w:r>
                          <w:rPr>
                            <w:sz w:val="18"/>
                            <w:szCs w:val="18"/>
                          </w:rPr>
                          <w:t>0.15P</w:t>
                        </w:r>
                      </w:p>
                    </w:txbxContent>
                  </v:textbox>
                </v:rect>
                <v:shape id="AutoShape 206" o:spid="_x0000_s1099" type="#_x0000_t42" style="position:absolute;left:1942;width:3779;height:1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" adj="41400,35486,32400,6171,23400,6171" filled="f">
                  <v:stroke startarrow="block" startarrowwidth="narrow" startarrowlength="short" endarrowwidth="narrow" endarrowlength="short"/>
                  <v:textbox inset="1pt,1pt,1pt,1pt">
                    <w:txbxContent>
                      <w:p w14:paraId="612751D3" w14:textId="77777777" w:rsidR="00953053" w:rsidRDefault="00953053" w:rsidP="000910D0">
                        <w:pPr>
                          <w:rPr>
                            <w:sz w:val="18"/>
                            <w:szCs w:val="18"/>
                          </w:rPr>
                        </w:pPr>
                        <w:r>
                          <w:rPr>
                            <w:sz w:val="18"/>
                            <w:szCs w:val="18"/>
                          </w:rPr>
                          <w:t>Tolerance limits</w:t>
                        </w:r>
                      </w:p>
                    </w:txbxContent>
                  </v:textbox>
                  <o:callout v:ext="edit" minusx="t" minusy="t"/>
                </v:shape>
                <v:line id="Line 207" o:spid="_x0000_s1100" style="position:absolute;flip:x y;visibility:visible;mso-wrap-style:square" from="5721,1011" to="7298,10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">
                  <v:stroke startarrow="block" startarrowwidth="narrow" startarrowlength="short" endarrowwidth="narrow" endarrowlength="short"/>
                </v:line>
                <v:rect id="Rectangle 208" o:spid="_x0000_s1101" style="position:absolute;left:16638;top:10786;width:3361;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" filled="f" stroked="f">
                  <v:textbox inset="1pt,1pt,1pt,1pt">
                    <w:txbxContent>
                      <w:p w14:paraId="545246F5" w14:textId="77777777" w:rsidR="00953053" w:rsidRDefault="00953053" w:rsidP="000910D0">
                        <w:pPr>
                          <w:rPr>
                            <w:sz w:val="18"/>
                            <w:szCs w:val="18"/>
                          </w:rPr>
                        </w:pPr>
                        <w:r>
                          <w:rPr>
                            <w:sz w:val="18"/>
                            <w:szCs w:val="18"/>
                          </w:rPr>
                          <w:t>Ref line zero</w:t>
                        </w:r>
                      </w:p>
                    </w:txbxContent>
                  </v:textbox>
                </v:rect>
                <w10:wrap anchorx="page"/>
                <w10:anchorlock/>
              </v:group>
            </w:pict>
          </mc:Fallback>
        </mc:AlternateContent>
      </w:r>
    </w:p>
    <w:p w14:paraId="7725E35A" w14:textId="77777777" w:rsidR="000910D0" w:rsidRPr="00E26400" w:rsidRDefault="000910D0" w:rsidP="00E26400">
      <w:pPr>
        <w:jc w:val="center"/>
      </w:pPr>
      <w:r w:rsidRPr="008A2940">
        <w:rPr>
          <w:rFonts w:asciiTheme="majorBidi" w:hAnsiTheme="majorBidi" w:cstheme="majorBidi"/>
        </w:rPr>
        <w:t>Where: D=11 msec, P=20g</w:t>
      </w:r>
    </w:p>
    <w:p w14:paraId="038FE3B8" w14:textId="70821EAA" w:rsidR="000910D0" w:rsidRPr="00A765E0" w:rsidRDefault="000910D0" w:rsidP="000910D0">
      <w:pPr>
        <w:jc w:val="center"/>
      </w:pPr>
      <w:bookmarkStart w:id="480" w:name="_Toc437956037"/>
      <w:bookmarkStart w:id="481" w:name="_Toc130405658"/>
      <w:r w:rsidRPr="00A765E0">
        <w:t xml:space="preserve">Figure </w:t>
      </w:r>
      <w:r w:rsidR="004264AB">
        <w:fldChar w:fldCharType="begin"/>
      </w:r>
      <w:r w:rsidR="004264AB">
        <w:instrText xml:space="preserve"> STYLEREF 1 \s </w:instrText>
      </w:r>
      <w:r w:rsidR="004264AB">
        <w:fldChar w:fldCharType="separate"/>
      </w:r>
      <w:r w:rsidR="00A845CC">
        <w:rPr>
          <w:noProof/>
          <w:cs/>
        </w:rPr>
        <w:t>‎</w:t>
      </w:r>
      <w:r w:rsidR="00A845CC">
        <w:rPr>
          <w:noProof/>
        </w:rPr>
        <w:t>3</w:t>
      </w:r>
      <w:r w:rsidR="004264AB">
        <w:rPr>
          <w:noProof/>
        </w:rPr>
        <w:fldChar w:fldCharType="end"/>
      </w:r>
      <w:r w:rsidRPr="00A765E0">
        <w:noBreakHyphen/>
      </w:r>
      <w:r w:rsidR="004264AB">
        <w:fldChar w:fldCharType="begin"/>
      </w:r>
      <w:r w:rsidR="004264AB">
        <w:instrText xml:space="preserve"> SEQ Figure \* ARABIC \s 1 </w:instrText>
      </w:r>
      <w:r w:rsidR="004264AB">
        <w:fldChar w:fldCharType="separate"/>
      </w:r>
      <w:r w:rsidR="00A845CC">
        <w:rPr>
          <w:noProof/>
        </w:rPr>
        <w:t>8</w:t>
      </w:r>
      <w:r w:rsidR="004264AB">
        <w:rPr>
          <w:noProof/>
        </w:rPr>
        <w:fldChar w:fldCharType="end"/>
      </w:r>
      <w:r w:rsidRPr="00A765E0">
        <w:t>: Shock pulse diagram</w:t>
      </w:r>
      <w:bookmarkEnd w:id="480"/>
      <w:bookmarkEnd w:id="481"/>
    </w:p>
    <w:p w14:paraId="421FAC3C" w14:textId="77777777" w:rsidR="000910D0" w:rsidRPr="0067259F" w:rsidRDefault="000910D0" w:rsidP="007D32FA">
      <w:pPr>
        <w:pStyle w:val="ListParagraph"/>
        <w:numPr>
          <w:ilvl w:val="0"/>
          <w:numId w:val="11"/>
        </w:numPr>
        <w:jc w:val="left"/>
        <w:rPr>
          <w:rFonts w:asciiTheme="majorBidi" w:hAnsiTheme="majorBidi" w:cstheme="majorBidi"/>
        </w:rPr>
      </w:pPr>
      <w:r w:rsidRPr="0067259F">
        <w:rPr>
          <w:rFonts w:asciiTheme="majorBidi" w:hAnsiTheme="majorBidi" w:cstheme="majorBidi"/>
        </w:rPr>
        <w:t>Procedure IV – Transit Drop inside package.</w:t>
      </w:r>
    </w:p>
    <w:p w14:paraId="541F61F2" w14:textId="77777777" w:rsidR="000910D0" w:rsidRPr="00D00E39" w:rsidRDefault="000910D0" w:rsidP="007D32FA">
      <w:pPr>
        <w:pStyle w:val="ListParagraph"/>
        <w:numPr>
          <w:ilvl w:val="0"/>
          <w:numId w:val="11"/>
        </w:numPr>
        <w:jc w:val="left"/>
        <w:rPr>
          <w:rFonts w:asciiTheme="majorBidi" w:hAnsiTheme="majorBidi" w:cstheme="majorBidi"/>
        </w:rPr>
      </w:pPr>
      <w:r w:rsidRPr="0067259F">
        <w:rPr>
          <w:rFonts w:asciiTheme="majorBidi" w:hAnsiTheme="majorBidi" w:cstheme="majorBidi"/>
        </w:rPr>
        <w:t>Procedure VI – Bench Handling</w:t>
      </w:r>
    </w:p>
    <w:p w14:paraId="52FD6D2F" w14:textId="77777777" w:rsidR="000910D0" w:rsidRPr="00DB0F0F" w:rsidRDefault="000910D0" w:rsidP="003142F0">
      <w:pPr>
        <w:pStyle w:val="Heading3"/>
      </w:pPr>
      <w:bookmarkStart w:id="482" w:name="_Ref224373659"/>
      <w:bookmarkStart w:id="483" w:name="_Toc40304886"/>
      <w:bookmarkStart w:id="484" w:name="_Toc130405599"/>
      <w:r w:rsidRPr="00DB0F0F">
        <w:t>Sand and dust</w:t>
      </w:r>
      <w:bookmarkEnd w:id="482"/>
      <w:bookmarkEnd w:id="483"/>
      <w:bookmarkEnd w:id="484"/>
    </w:p>
    <w:p w14:paraId="5F528FF8" w14:textId="0FDEA7BB" w:rsidR="000910D0" w:rsidRPr="008A2940" w:rsidRDefault="000910D0" w:rsidP="00CA0CFC">
      <w:pPr>
        <w:jc w:val="left"/>
        <w:rPr>
          <w:rFonts w:asciiTheme="majorBidi" w:hAnsiTheme="majorBidi" w:cstheme="majorBidi"/>
        </w:rPr>
      </w:pPr>
      <w:r w:rsidRPr="008A2940">
        <w:rPr>
          <w:rFonts w:asciiTheme="majorBidi" w:hAnsiTheme="majorBidi" w:cstheme="majorBidi"/>
        </w:rPr>
        <w:t xml:space="preserve">The </w:t>
      </w:r>
      <w:r w:rsidR="00CA0CFC">
        <w:rPr>
          <w:rFonts w:asciiTheme="majorBidi" w:hAnsiTheme="majorBidi" w:cstheme="majorBidi"/>
        </w:rPr>
        <w:t>PS</w:t>
      </w:r>
      <w:r w:rsidRPr="008A2940">
        <w:rPr>
          <w:rFonts w:asciiTheme="majorBidi" w:hAnsiTheme="majorBidi" w:cstheme="majorBidi"/>
        </w:rPr>
        <w:t xml:space="preserve">U shall withstand exposure to dust while non-operating. The </w:t>
      </w:r>
      <w:r w:rsidR="00CA0CFC">
        <w:rPr>
          <w:rFonts w:asciiTheme="majorBidi" w:hAnsiTheme="majorBidi" w:cstheme="majorBidi"/>
        </w:rPr>
        <w:t>PS</w:t>
      </w:r>
      <w:r w:rsidRPr="008A2940">
        <w:rPr>
          <w:rFonts w:asciiTheme="majorBidi" w:hAnsiTheme="majorBidi" w:cstheme="majorBidi"/>
        </w:rPr>
        <w:t>U shall be operational within its required performance immediately after removal of sand and dust environment</w:t>
      </w:r>
      <w:r>
        <w:rPr>
          <w:rFonts w:asciiTheme="majorBidi" w:hAnsiTheme="majorBidi" w:cstheme="majorBidi"/>
        </w:rPr>
        <w:t xml:space="preserve"> </w:t>
      </w:r>
      <w:r w:rsidRPr="00D00E39">
        <w:rPr>
          <w:rFonts w:asciiTheme="majorBidi" w:hAnsiTheme="majorBidi" w:cstheme="majorBidi"/>
        </w:rPr>
        <w:t>in accordance with MIL-STD-810G Method 510.5, procedure I (blowing dust)</w:t>
      </w:r>
      <w:r w:rsidRPr="008A2940">
        <w:rPr>
          <w:rFonts w:asciiTheme="majorBidi" w:hAnsiTheme="majorBidi" w:cstheme="majorBidi"/>
        </w:rPr>
        <w:t>.</w:t>
      </w:r>
    </w:p>
    <w:p w14:paraId="7D6A0C82" w14:textId="77777777" w:rsidR="000910D0" w:rsidRPr="00DB0F0F" w:rsidRDefault="000910D0" w:rsidP="003142F0">
      <w:pPr>
        <w:pStyle w:val="Heading3"/>
      </w:pPr>
      <w:bookmarkStart w:id="485" w:name="_Ref224373660"/>
      <w:bookmarkStart w:id="486" w:name="_Toc40304887"/>
      <w:bookmarkStart w:id="487" w:name="_Toc130405600"/>
      <w:r w:rsidRPr="00DB0F0F">
        <w:t>Fungus</w:t>
      </w:r>
      <w:bookmarkEnd w:id="485"/>
      <w:bookmarkEnd w:id="486"/>
      <w:bookmarkEnd w:id="487"/>
    </w:p>
    <w:p w14:paraId="686EDB40" w14:textId="2CDE5063" w:rsidR="000910D0" w:rsidRPr="008A2940" w:rsidRDefault="000910D0" w:rsidP="00CA0CFC">
      <w:pPr>
        <w:jc w:val="left"/>
        <w:rPr>
          <w:rFonts w:asciiTheme="majorBidi" w:hAnsiTheme="majorBidi" w:cstheme="majorBidi"/>
        </w:rPr>
      </w:pPr>
      <w:r w:rsidRPr="008A2940">
        <w:rPr>
          <w:rFonts w:asciiTheme="majorBidi" w:hAnsiTheme="majorBidi" w:cstheme="majorBidi"/>
        </w:rPr>
        <w:t xml:space="preserve">The </w:t>
      </w:r>
      <w:r w:rsidR="00CA0CFC">
        <w:rPr>
          <w:rFonts w:asciiTheme="majorBidi" w:hAnsiTheme="majorBidi" w:cstheme="majorBidi"/>
        </w:rPr>
        <w:t>PS</w:t>
      </w:r>
      <w:r w:rsidRPr="008A2940">
        <w:rPr>
          <w:rFonts w:asciiTheme="majorBidi" w:hAnsiTheme="majorBidi" w:cstheme="majorBidi"/>
        </w:rPr>
        <w:t>U materials selected shall not serve as nutrients for fungus growth. Determination of fungi and moisture resistance shall be as specified in MIL-HDBK-454, guideline 4 and MIL-STD-810</w:t>
      </w:r>
      <w:r>
        <w:rPr>
          <w:rFonts w:asciiTheme="majorBidi" w:hAnsiTheme="majorBidi" w:cstheme="majorBidi"/>
        </w:rPr>
        <w:t>G method 508.6</w:t>
      </w:r>
      <w:r w:rsidRPr="008A2940">
        <w:rPr>
          <w:rFonts w:asciiTheme="majorBidi" w:hAnsiTheme="majorBidi" w:cstheme="majorBidi"/>
        </w:rPr>
        <w:t>.</w:t>
      </w:r>
    </w:p>
    <w:p w14:paraId="7FDE022F" w14:textId="77777777" w:rsidR="000910D0" w:rsidRPr="00DB0F0F" w:rsidRDefault="000910D0" w:rsidP="003142F0">
      <w:pPr>
        <w:pStyle w:val="Heading3"/>
      </w:pPr>
      <w:bookmarkStart w:id="488" w:name="_Ref224373661"/>
      <w:bookmarkStart w:id="489" w:name="_Toc40304888"/>
      <w:bookmarkStart w:id="490" w:name="_Toc130405601"/>
      <w:r w:rsidRPr="00DB0F0F">
        <w:t>Salt atmosphere</w:t>
      </w:r>
      <w:bookmarkEnd w:id="488"/>
      <w:bookmarkEnd w:id="489"/>
      <w:bookmarkEnd w:id="490"/>
    </w:p>
    <w:p w14:paraId="0306C069" w14:textId="77CD1BE4" w:rsidR="000910D0" w:rsidRPr="008A2940" w:rsidRDefault="000910D0" w:rsidP="00CA0CFC">
      <w:pPr>
        <w:jc w:val="left"/>
        <w:rPr>
          <w:rFonts w:asciiTheme="majorBidi" w:hAnsiTheme="majorBidi" w:cstheme="majorBidi"/>
        </w:rPr>
      </w:pPr>
      <w:r w:rsidRPr="008A2940">
        <w:rPr>
          <w:rFonts w:asciiTheme="majorBidi" w:hAnsiTheme="majorBidi" w:cstheme="majorBidi"/>
        </w:rPr>
        <w:t xml:space="preserve">The </w:t>
      </w:r>
      <w:r w:rsidR="00CA0CFC">
        <w:rPr>
          <w:rFonts w:asciiTheme="majorBidi" w:hAnsiTheme="majorBidi" w:cstheme="majorBidi"/>
        </w:rPr>
        <w:t>PS</w:t>
      </w:r>
      <w:r w:rsidRPr="008A2940">
        <w:rPr>
          <w:rFonts w:asciiTheme="majorBidi" w:hAnsiTheme="majorBidi" w:cstheme="majorBidi"/>
        </w:rPr>
        <w:t>U shall withstand exposure to salt atmosphere in accordance with MIL-STD-810</w:t>
      </w:r>
      <w:r>
        <w:rPr>
          <w:rFonts w:asciiTheme="majorBidi" w:hAnsiTheme="majorBidi" w:cstheme="majorBidi"/>
        </w:rPr>
        <w:t>G</w:t>
      </w:r>
      <w:r w:rsidRPr="008A2940">
        <w:rPr>
          <w:rFonts w:asciiTheme="majorBidi" w:hAnsiTheme="majorBidi" w:cstheme="majorBidi"/>
        </w:rPr>
        <w:t xml:space="preserve"> method 509.</w:t>
      </w:r>
      <w:r>
        <w:rPr>
          <w:rFonts w:asciiTheme="majorBidi" w:hAnsiTheme="majorBidi" w:cstheme="majorBidi"/>
        </w:rPr>
        <w:t>5</w:t>
      </w:r>
      <w:r w:rsidRPr="008A2940">
        <w:rPr>
          <w:rFonts w:asciiTheme="majorBidi" w:hAnsiTheme="majorBidi" w:cstheme="majorBidi"/>
        </w:rPr>
        <w:t>.</w:t>
      </w:r>
    </w:p>
    <w:p w14:paraId="35102F06" w14:textId="77777777" w:rsidR="000910D0" w:rsidRPr="00DB0F0F" w:rsidRDefault="000910D0" w:rsidP="003142F0">
      <w:pPr>
        <w:pStyle w:val="Heading3"/>
      </w:pPr>
      <w:bookmarkStart w:id="491" w:name="_Ref224373662"/>
      <w:bookmarkStart w:id="492" w:name="_Toc40304889"/>
      <w:bookmarkStart w:id="493" w:name="_Toc130405602"/>
      <w:r w:rsidRPr="00DB0F0F">
        <w:t>Acceleration</w:t>
      </w:r>
      <w:bookmarkEnd w:id="491"/>
      <w:bookmarkEnd w:id="492"/>
      <w:bookmarkEnd w:id="493"/>
    </w:p>
    <w:p w14:paraId="48E8B978" w14:textId="4A1D1933" w:rsidR="000910D0" w:rsidRPr="008A2940" w:rsidRDefault="000910D0" w:rsidP="00CA0CFC">
      <w:pPr>
        <w:jc w:val="left"/>
        <w:rPr>
          <w:rFonts w:asciiTheme="majorBidi" w:hAnsiTheme="majorBidi" w:cstheme="majorBidi"/>
        </w:rPr>
      </w:pPr>
      <w:r w:rsidRPr="008A2940">
        <w:rPr>
          <w:rFonts w:asciiTheme="majorBidi" w:hAnsiTheme="majorBidi" w:cstheme="majorBidi"/>
        </w:rPr>
        <w:t xml:space="preserve">The </w:t>
      </w:r>
      <w:r w:rsidR="00CA0CFC">
        <w:rPr>
          <w:rFonts w:asciiTheme="majorBidi" w:hAnsiTheme="majorBidi" w:cstheme="majorBidi"/>
        </w:rPr>
        <w:t>PS</w:t>
      </w:r>
      <w:r w:rsidRPr="008A2940">
        <w:rPr>
          <w:rFonts w:asciiTheme="majorBidi" w:hAnsiTheme="majorBidi" w:cstheme="majorBidi"/>
        </w:rPr>
        <w:t>U, in operating mode and in non-operating mode, shall withstand constant accele</w:t>
      </w:r>
      <w:r>
        <w:rPr>
          <w:rFonts w:asciiTheme="majorBidi" w:hAnsiTheme="majorBidi" w:cstheme="majorBidi"/>
        </w:rPr>
        <w:t xml:space="preserve">ration of 7g in every direction </w:t>
      </w:r>
      <w:r w:rsidRPr="00D00E39">
        <w:rPr>
          <w:rFonts w:asciiTheme="majorBidi" w:hAnsiTheme="majorBidi" w:cstheme="majorBidi"/>
        </w:rPr>
        <w:t>in accordance with MIL-STD-810G method 513.</w:t>
      </w:r>
      <w:r>
        <w:rPr>
          <w:rFonts w:asciiTheme="majorBidi" w:hAnsiTheme="majorBidi" w:cstheme="majorBidi"/>
        </w:rPr>
        <w:t>6</w:t>
      </w:r>
      <w:r w:rsidRPr="00D00E39">
        <w:rPr>
          <w:rFonts w:asciiTheme="majorBidi" w:hAnsiTheme="majorBidi" w:cstheme="majorBidi"/>
        </w:rPr>
        <w:t>, procedure I (structural test) and procedure II (operational test).</w:t>
      </w:r>
    </w:p>
    <w:p w14:paraId="18CE1A01" w14:textId="77777777" w:rsidR="00E91801" w:rsidRDefault="00E91801" w:rsidP="00E91801">
      <w:pPr>
        <w:pStyle w:val="Heading3"/>
      </w:pPr>
      <w:bookmarkStart w:id="494" w:name="_Ref224373663"/>
      <w:bookmarkStart w:id="495" w:name="_Toc40304890"/>
      <w:bookmarkStart w:id="496" w:name="_Ref46310430"/>
      <w:bookmarkStart w:id="497" w:name="_Ref46310437"/>
      <w:bookmarkStart w:id="498" w:name="_Ref47363260"/>
      <w:bookmarkStart w:id="499" w:name="_Toc130405603"/>
      <w:bookmarkStart w:id="500" w:name="_Toc125965918"/>
      <w:r w:rsidRPr="00DB0F0F">
        <w:lastRenderedPageBreak/>
        <w:t>Vibration</w:t>
      </w:r>
      <w:bookmarkEnd w:id="494"/>
      <w:bookmarkEnd w:id="495"/>
      <w:bookmarkEnd w:id="496"/>
      <w:bookmarkEnd w:id="497"/>
      <w:bookmarkEnd w:id="498"/>
      <w:bookmarkEnd w:id="499"/>
    </w:p>
    <w:p w14:paraId="35C844B9" w14:textId="77777777" w:rsidR="00E91801" w:rsidRDefault="00E91801" w:rsidP="00E91801">
      <w:r w:rsidRPr="00D00E39">
        <w:t xml:space="preserve">The </w:t>
      </w:r>
      <w:r>
        <w:t>PSU</w:t>
      </w:r>
      <w:r w:rsidRPr="00D00E39">
        <w:t xml:space="preserve"> shall be able to withstand without any damage, and operate according to the requirements during and after exposure to random vibration levels in each of the 3 axis in accordance with MIL-STD-810G Method 514.6, procedure I (general vibration).</w:t>
      </w:r>
    </w:p>
    <w:p w14:paraId="5F013510" w14:textId="77777777" w:rsidR="00E91801" w:rsidRDefault="00E91801" w:rsidP="00E91801">
      <w:r>
        <w:t>The axis are with relation to the pod flight direction whereas:</w:t>
      </w:r>
    </w:p>
    <w:p w14:paraId="4C5D8812" w14:textId="77777777" w:rsidR="00E91801" w:rsidRDefault="00E91801" w:rsidP="00301286">
      <w:pPr>
        <w:pStyle w:val="ListParagraph"/>
        <w:numPr>
          <w:ilvl w:val="0"/>
          <w:numId w:val="37"/>
        </w:numPr>
      </w:pPr>
      <w:r>
        <w:t>X-Axis: Forward-backward (from pod nose)</w:t>
      </w:r>
    </w:p>
    <w:p w14:paraId="3B39EB8A" w14:textId="77777777" w:rsidR="00E91801" w:rsidRDefault="00E91801" w:rsidP="00301286">
      <w:pPr>
        <w:pStyle w:val="ListParagraph"/>
        <w:numPr>
          <w:ilvl w:val="0"/>
          <w:numId w:val="37"/>
        </w:numPr>
      </w:pPr>
      <w:r>
        <w:t>Y-Axis: Right-Left</w:t>
      </w:r>
    </w:p>
    <w:p w14:paraId="380DCE2C" w14:textId="77777777" w:rsidR="00E91801" w:rsidRPr="00D00E39" w:rsidRDefault="00E91801" w:rsidP="00301286">
      <w:pPr>
        <w:pStyle w:val="ListParagraph"/>
        <w:numPr>
          <w:ilvl w:val="0"/>
          <w:numId w:val="37"/>
        </w:numPr>
      </w:pPr>
      <w:r>
        <w:t>Z-Axis: Up-down</w:t>
      </w:r>
    </w:p>
    <w:p w14:paraId="04AB3AF1" w14:textId="77777777" w:rsidR="00E91801" w:rsidRPr="00D00E39" w:rsidRDefault="00E91801" w:rsidP="00E91801"/>
    <w:p w14:paraId="3800D192" w14:textId="77777777" w:rsidR="00E91801" w:rsidRDefault="00E91801" w:rsidP="00E91801">
      <w:pPr>
        <w:spacing w:line="240" w:lineRule="auto"/>
        <w:jc w:val="left"/>
        <w:rPr>
          <w:rFonts w:ascii="Arial Bold" w:hAnsi="Arial Bold" w:cs="Arial"/>
          <w:b/>
          <w:bCs/>
          <w:kern w:val="28"/>
          <w:sz w:val="28"/>
          <w:szCs w:val="28"/>
        </w:rPr>
      </w:pPr>
      <w:bookmarkStart w:id="501" w:name="_Ref224373664"/>
      <w:bookmarkStart w:id="502" w:name="_Toc40304891"/>
      <w:r>
        <w:br w:type="page"/>
      </w:r>
    </w:p>
    <w:p w14:paraId="1274935A" w14:textId="77777777" w:rsidR="00E91801" w:rsidRPr="00DB0F0F" w:rsidRDefault="00E91801" w:rsidP="00E91801">
      <w:pPr>
        <w:pStyle w:val="Heading4"/>
      </w:pPr>
      <w:bookmarkStart w:id="503" w:name="_Ref99459843"/>
      <w:bookmarkStart w:id="504" w:name="_Ref99459850"/>
      <w:bookmarkStart w:id="505" w:name="_Toc130405604"/>
      <w:r w:rsidRPr="00DB0F0F">
        <w:lastRenderedPageBreak/>
        <w:t>Normal continuous operation</w:t>
      </w:r>
      <w:bookmarkEnd w:id="501"/>
      <w:bookmarkEnd w:id="502"/>
      <w:bookmarkEnd w:id="503"/>
      <w:bookmarkEnd w:id="504"/>
      <w:bookmarkEnd w:id="505"/>
    </w:p>
    <w:p w14:paraId="1D4597D9" w14:textId="77777777" w:rsidR="00E91801" w:rsidRPr="00D00E39" w:rsidRDefault="00E91801" w:rsidP="00E91801">
      <w:pPr>
        <w:spacing w:line="240" w:lineRule="auto"/>
        <w:jc w:val="left"/>
        <w:rPr>
          <w:rFonts w:asciiTheme="majorBidi" w:hAnsiTheme="majorBidi" w:cstheme="majorBidi"/>
        </w:rPr>
      </w:pPr>
      <w:bookmarkStart w:id="506" w:name="_Ref224373665"/>
      <w:r>
        <w:rPr>
          <w:rFonts w:asciiTheme="majorBidi" w:hAnsiTheme="majorBidi" w:cstheme="majorBidi"/>
          <w:noProof/>
          <w:lang w:eastAsia="ko-KR"/>
        </w:rPr>
        <mc:AlternateContent>
          <mc:Choice Requires="wps">
            <w:drawing>
              <wp:anchor distT="0" distB="0" distL="114300" distR="114300" simplePos="0" relativeHeight="251681792" behindDoc="0" locked="0" layoutInCell="1" allowOverlap="1" wp14:anchorId="5803BA82" wp14:editId="2216FDEC">
                <wp:simplePos x="0" y="0"/>
                <wp:positionH relativeFrom="column">
                  <wp:posOffset>3531399</wp:posOffset>
                </wp:positionH>
                <wp:positionV relativeFrom="paragraph">
                  <wp:posOffset>418014</wp:posOffset>
                </wp:positionV>
                <wp:extent cx="653143" cy="344384"/>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53143" cy="344384"/>
                        </a:xfrm>
                        <a:prstGeom prst="rect">
                          <a:avLst/>
                        </a:prstGeom>
                        <a:solidFill>
                          <a:schemeClr val="lt1"/>
                        </a:solidFill>
                        <a:ln w="6350">
                          <a:noFill/>
                        </a:ln>
                      </wps:spPr>
                      <wps:txbx>
                        <w:txbxContent>
                          <w:p w14:paraId="4C1C9477" w14:textId="77777777" w:rsidR="00953053" w:rsidRPr="00D00E39" w:rsidRDefault="00953053" w:rsidP="00E91801">
                            <w:pPr>
                              <w:rPr>
                                <w:u w:val="single"/>
                              </w:rPr>
                            </w:pPr>
                            <w:r w:rsidRPr="00D00E39">
                              <w:rPr>
                                <w:u w:val="single"/>
                              </w:rPr>
                              <w:t>X Axis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03BA82" id="_x0000_t202" coordsize="21600,21600" o:spt="202" path="m,l,21600r21600,l21600,xe">
                <v:stroke joinstyle="miter"/>
                <v:path gradientshapeok="t" o:connecttype="rect"/>
              </v:shapetype>
              <v:shape id="Text Box 10" o:spid="_x0000_s1102" type="#_x0000_t202" style="position:absolute;margin-left:278.05pt;margin-top:32.9pt;width:51.45pt;height:27.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" fillcolor="white [3201]" stroked="f" strokeweight=".5pt">
                <v:textbox>
                  <w:txbxContent>
                    <w:p w14:paraId="4C1C9477" w14:textId="77777777" w:rsidR="00953053" w:rsidRPr="00D00E39" w:rsidRDefault="00953053" w:rsidP="00E91801">
                      <w:pPr>
                        <w:rPr>
                          <w:u w:val="single"/>
                        </w:rPr>
                      </w:pPr>
                      <w:r w:rsidRPr="00D00E39">
                        <w:rPr>
                          <w:u w:val="single"/>
                        </w:rPr>
                        <w:t>X Axis</w:t>
                      </w:r>
                    </w:p>
                  </w:txbxContent>
                </v:textbox>
              </v:shape>
            </w:pict>
          </mc:Fallback>
        </mc:AlternateContent>
      </w:r>
      <w:r w:rsidRPr="008A2940">
        <w:rPr>
          <w:rFonts w:asciiTheme="majorBidi" w:hAnsiTheme="majorBidi" w:cstheme="majorBidi"/>
        </w:rPr>
        <w:t xml:space="preserve">The </w:t>
      </w:r>
      <w:r>
        <w:rPr>
          <w:rFonts w:asciiTheme="majorBidi" w:hAnsiTheme="majorBidi" w:cstheme="majorBidi"/>
        </w:rPr>
        <w:t>PS</w:t>
      </w:r>
      <w:r w:rsidRPr="008A2940">
        <w:rPr>
          <w:rFonts w:asciiTheme="majorBidi" w:hAnsiTheme="majorBidi" w:cstheme="majorBidi"/>
        </w:rPr>
        <w:t>U shall operate without degradation in performance under vibrations</w:t>
      </w:r>
      <w:r>
        <w:rPr>
          <w:rFonts w:asciiTheme="majorBidi" w:hAnsiTheme="majorBidi" w:cstheme="majorBidi"/>
        </w:rPr>
        <w:t xml:space="preserve"> </w:t>
      </w:r>
      <w:r w:rsidRPr="008A2940">
        <w:rPr>
          <w:rFonts w:asciiTheme="majorBidi" w:hAnsiTheme="majorBidi" w:cstheme="majorBidi"/>
        </w:rPr>
        <w:t>with the following PSD:</w:t>
      </w:r>
    </w:p>
    <w:tbl>
      <w:tblPr>
        <w:tblpPr w:leftFromText="180" w:rightFromText="180" w:vertAnchor="text" w:tblpY="1"/>
        <w:tblOverlap w:val="never"/>
        <w:tblW w:w="1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0"/>
        <w:gridCol w:w="996"/>
      </w:tblGrid>
      <w:tr w:rsidR="00E91801" w:rsidRPr="00FE479B" w14:paraId="0D96614A" w14:textId="77777777" w:rsidTr="00604314">
        <w:trPr>
          <w:trHeight w:val="170"/>
        </w:trPr>
        <w:tc>
          <w:tcPr>
            <w:tcW w:w="940" w:type="dxa"/>
            <w:shd w:val="clear" w:color="auto" w:fill="D9D9D9" w:themeFill="background1" w:themeFillShade="D9"/>
            <w:noWrap/>
            <w:vAlign w:val="bottom"/>
          </w:tcPr>
          <w:p w14:paraId="11DF237F" w14:textId="77777777" w:rsidR="00E91801" w:rsidRPr="00FE479B" w:rsidRDefault="00E91801" w:rsidP="00604314">
            <w:pPr>
              <w:spacing w:line="240" w:lineRule="auto"/>
              <w:jc w:val="center"/>
              <w:rPr>
                <w:rFonts w:asciiTheme="majorBidi" w:eastAsia="Batang" w:hAnsiTheme="majorBidi" w:cstheme="majorBidi"/>
                <w:sz w:val="18"/>
                <w:szCs w:val="18"/>
                <w:lang w:eastAsia="ko-KR"/>
              </w:rPr>
            </w:pPr>
            <w:r w:rsidRPr="00FE479B">
              <w:rPr>
                <w:rFonts w:asciiTheme="majorBidi" w:eastAsia="Batang" w:hAnsiTheme="majorBidi" w:cstheme="majorBidi"/>
                <w:b/>
                <w:bCs/>
                <w:sz w:val="18"/>
                <w:szCs w:val="18"/>
                <w:lang w:eastAsia="ko-KR"/>
              </w:rPr>
              <w:t>Freq.</w:t>
            </w:r>
          </w:p>
        </w:tc>
        <w:tc>
          <w:tcPr>
            <w:tcW w:w="996" w:type="dxa"/>
            <w:shd w:val="clear" w:color="auto" w:fill="D9D9D9" w:themeFill="background1" w:themeFillShade="D9"/>
            <w:noWrap/>
            <w:vAlign w:val="bottom"/>
          </w:tcPr>
          <w:p w14:paraId="38617370" w14:textId="77777777" w:rsidR="00E91801" w:rsidRPr="00FE479B" w:rsidRDefault="00E91801" w:rsidP="00604314">
            <w:pPr>
              <w:spacing w:line="240" w:lineRule="auto"/>
              <w:jc w:val="center"/>
              <w:rPr>
                <w:rFonts w:asciiTheme="majorBidi" w:eastAsia="Batang" w:hAnsiTheme="majorBidi" w:cstheme="majorBidi"/>
                <w:sz w:val="18"/>
                <w:szCs w:val="18"/>
                <w:lang w:eastAsia="ko-KR"/>
              </w:rPr>
            </w:pPr>
            <w:r w:rsidRPr="00FE479B">
              <w:rPr>
                <w:rFonts w:asciiTheme="majorBidi" w:eastAsia="Batang" w:hAnsiTheme="majorBidi" w:cstheme="majorBidi"/>
                <w:b/>
                <w:bCs/>
                <w:sz w:val="18"/>
                <w:szCs w:val="18"/>
                <w:lang w:eastAsia="ko-KR"/>
              </w:rPr>
              <w:t>PSD</w:t>
            </w:r>
          </w:p>
        </w:tc>
      </w:tr>
      <w:tr w:rsidR="00E91801" w:rsidRPr="00FE479B" w14:paraId="00094CF0" w14:textId="77777777" w:rsidTr="00604314">
        <w:trPr>
          <w:trHeight w:val="170"/>
        </w:trPr>
        <w:tc>
          <w:tcPr>
            <w:tcW w:w="940" w:type="dxa"/>
            <w:shd w:val="clear" w:color="auto" w:fill="auto"/>
            <w:noWrap/>
            <w:vAlign w:val="bottom"/>
          </w:tcPr>
          <w:p w14:paraId="5D1EFFF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5.0</w:t>
            </w:r>
          </w:p>
        </w:tc>
        <w:tc>
          <w:tcPr>
            <w:tcW w:w="996" w:type="dxa"/>
            <w:shd w:val="clear" w:color="auto" w:fill="auto"/>
            <w:noWrap/>
            <w:vAlign w:val="bottom"/>
          </w:tcPr>
          <w:p w14:paraId="094D92E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1.51E-06</w:t>
            </w:r>
          </w:p>
        </w:tc>
      </w:tr>
      <w:tr w:rsidR="00E91801" w:rsidRPr="00FE479B" w14:paraId="3979833A" w14:textId="77777777" w:rsidTr="00604314">
        <w:trPr>
          <w:trHeight w:val="170"/>
        </w:trPr>
        <w:tc>
          <w:tcPr>
            <w:tcW w:w="940" w:type="dxa"/>
            <w:shd w:val="clear" w:color="auto" w:fill="auto"/>
            <w:noWrap/>
            <w:vAlign w:val="bottom"/>
          </w:tcPr>
          <w:p w14:paraId="7FD93C52"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6.0</w:t>
            </w:r>
          </w:p>
        </w:tc>
        <w:tc>
          <w:tcPr>
            <w:tcW w:w="996" w:type="dxa"/>
            <w:shd w:val="clear" w:color="auto" w:fill="auto"/>
            <w:noWrap/>
            <w:vAlign w:val="bottom"/>
          </w:tcPr>
          <w:p w14:paraId="4BEC0B4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1.03E-06</w:t>
            </w:r>
          </w:p>
        </w:tc>
      </w:tr>
      <w:tr w:rsidR="00E91801" w:rsidRPr="00FE479B" w14:paraId="52ACCC9B" w14:textId="77777777" w:rsidTr="00604314">
        <w:trPr>
          <w:trHeight w:val="170"/>
        </w:trPr>
        <w:tc>
          <w:tcPr>
            <w:tcW w:w="940" w:type="dxa"/>
            <w:shd w:val="clear" w:color="auto" w:fill="auto"/>
            <w:noWrap/>
            <w:vAlign w:val="bottom"/>
          </w:tcPr>
          <w:p w14:paraId="05AC192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7.0</w:t>
            </w:r>
          </w:p>
        </w:tc>
        <w:tc>
          <w:tcPr>
            <w:tcW w:w="996" w:type="dxa"/>
            <w:shd w:val="clear" w:color="auto" w:fill="auto"/>
            <w:noWrap/>
            <w:vAlign w:val="bottom"/>
          </w:tcPr>
          <w:p w14:paraId="364D687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2.39E-06</w:t>
            </w:r>
          </w:p>
        </w:tc>
      </w:tr>
      <w:tr w:rsidR="00E91801" w:rsidRPr="00FE479B" w14:paraId="253FE1A9" w14:textId="77777777" w:rsidTr="00604314">
        <w:trPr>
          <w:trHeight w:val="170"/>
        </w:trPr>
        <w:tc>
          <w:tcPr>
            <w:tcW w:w="940" w:type="dxa"/>
            <w:shd w:val="clear" w:color="auto" w:fill="auto"/>
            <w:noWrap/>
            <w:vAlign w:val="bottom"/>
          </w:tcPr>
          <w:p w14:paraId="4A32456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8.0</w:t>
            </w:r>
          </w:p>
        </w:tc>
        <w:tc>
          <w:tcPr>
            <w:tcW w:w="996" w:type="dxa"/>
            <w:shd w:val="clear" w:color="auto" w:fill="auto"/>
            <w:noWrap/>
            <w:vAlign w:val="bottom"/>
          </w:tcPr>
          <w:p w14:paraId="059E4EC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2.93E-06</w:t>
            </w:r>
          </w:p>
        </w:tc>
      </w:tr>
      <w:tr w:rsidR="00E91801" w:rsidRPr="00FE479B" w14:paraId="1A74A99E" w14:textId="77777777" w:rsidTr="00604314">
        <w:trPr>
          <w:trHeight w:val="170"/>
        </w:trPr>
        <w:tc>
          <w:tcPr>
            <w:tcW w:w="940" w:type="dxa"/>
            <w:shd w:val="clear" w:color="auto" w:fill="auto"/>
            <w:noWrap/>
            <w:vAlign w:val="bottom"/>
          </w:tcPr>
          <w:p w14:paraId="1EC0D5E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9.0</w:t>
            </w:r>
          </w:p>
        </w:tc>
        <w:tc>
          <w:tcPr>
            <w:tcW w:w="996" w:type="dxa"/>
            <w:shd w:val="clear" w:color="auto" w:fill="auto"/>
            <w:noWrap/>
            <w:vAlign w:val="bottom"/>
          </w:tcPr>
          <w:p w14:paraId="66DBD48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1.80E-06</w:t>
            </w:r>
          </w:p>
        </w:tc>
      </w:tr>
      <w:tr w:rsidR="00E91801" w:rsidRPr="00FE479B" w14:paraId="4E800AE8" w14:textId="77777777" w:rsidTr="00604314">
        <w:trPr>
          <w:trHeight w:val="170"/>
        </w:trPr>
        <w:tc>
          <w:tcPr>
            <w:tcW w:w="940" w:type="dxa"/>
            <w:shd w:val="clear" w:color="auto" w:fill="auto"/>
            <w:noWrap/>
            <w:vAlign w:val="bottom"/>
          </w:tcPr>
          <w:p w14:paraId="089BC7D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10.0</w:t>
            </w:r>
          </w:p>
        </w:tc>
        <w:tc>
          <w:tcPr>
            <w:tcW w:w="996" w:type="dxa"/>
            <w:shd w:val="clear" w:color="auto" w:fill="auto"/>
            <w:noWrap/>
            <w:vAlign w:val="bottom"/>
          </w:tcPr>
          <w:p w14:paraId="5B4DB0A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5.01E-06</w:t>
            </w:r>
          </w:p>
        </w:tc>
      </w:tr>
      <w:tr w:rsidR="00E91801" w:rsidRPr="00FE479B" w14:paraId="738570F2" w14:textId="77777777" w:rsidTr="00604314">
        <w:trPr>
          <w:trHeight w:val="170"/>
        </w:trPr>
        <w:tc>
          <w:tcPr>
            <w:tcW w:w="940" w:type="dxa"/>
            <w:shd w:val="clear" w:color="auto" w:fill="auto"/>
            <w:noWrap/>
            <w:vAlign w:val="bottom"/>
          </w:tcPr>
          <w:p w14:paraId="212F3E4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11.0</w:t>
            </w:r>
          </w:p>
        </w:tc>
        <w:tc>
          <w:tcPr>
            <w:tcW w:w="996" w:type="dxa"/>
            <w:shd w:val="clear" w:color="auto" w:fill="auto"/>
            <w:noWrap/>
            <w:vAlign w:val="bottom"/>
          </w:tcPr>
          <w:p w14:paraId="2C73DA2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3.98E-06</w:t>
            </w:r>
          </w:p>
        </w:tc>
      </w:tr>
      <w:tr w:rsidR="00E91801" w:rsidRPr="00FE479B" w14:paraId="2B496CEA" w14:textId="77777777" w:rsidTr="00604314">
        <w:trPr>
          <w:trHeight w:val="170"/>
        </w:trPr>
        <w:tc>
          <w:tcPr>
            <w:tcW w:w="940" w:type="dxa"/>
            <w:shd w:val="clear" w:color="auto" w:fill="auto"/>
            <w:noWrap/>
            <w:vAlign w:val="bottom"/>
          </w:tcPr>
          <w:p w14:paraId="614ADF22"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11.8</w:t>
            </w:r>
          </w:p>
        </w:tc>
        <w:tc>
          <w:tcPr>
            <w:tcW w:w="996" w:type="dxa"/>
            <w:shd w:val="clear" w:color="auto" w:fill="auto"/>
            <w:noWrap/>
            <w:vAlign w:val="bottom"/>
          </w:tcPr>
          <w:p w14:paraId="105F18DC"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1.39E-06</w:t>
            </w:r>
          </w:p>
        </w:tc>
      </w:tr>
      <w:tr w:rsidR="00E91801" w:rsidRPr="00FE479B" w14:paraId="5C31A658" w14:textId="77777777" w:rsidTr="00604314">
        <w:trPr>
          <w:trHeight w:val="170"/>
        </w:trPr>
        <w:tc>
          <w:tcPr>
            <w:tcW w:w="940" w:type="dxa"/>
            <w:shd w:val="clear" w:color="auto" w:fill="auto"/>
            <w:noWrap/>
            <w:vAlign w:val="bottom"/>
          </w:tcPr>
          <w:p w14:paraId="3AE4214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12.9</w:t>
            </w:r>
          </w:p>
        </w:tc>
        <w:tc>
          <w:tcPr>
            <w:tcW w:w="996" w:type="dxa"/>
            <w:shd w:val="clear" w:color="auto" w:fill="auto"/>
            <w:noWrap/>
            <w:vAlign w:val="bottom"/>
          </w:tcPr>
          <w:p w14:paraId="5CDE6E1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1.05E-06</w:t>
            </w:r>
          </w:p>
        </w:tc>
      </w:tr>
      <w:tr w:rsidR="00E91801" w:rsidRPr="00FE479B" w14:paraId="0209F0E7" w14:textId="77777777" w:rsidTr="00604314">
        <w:trPr>
          <w:trHeight w:val="170"/>
        </w:trPr>
        <w:tc>
          <w:tcPr>
            <w:tcW w:w="940" w:type="dxa"/>
            <w:shd w:val="clear" w:color="auto" w:fill="auto"/>
            <w:noWrap/>
            <w:vAlign w:val="bottom"/>
          </w:tcPr>
          <w:p w14:paraId="77C756D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16.7</w:t>
            </w:r>
          </w:p>
        </w:tc>
        <w:tc>
          <w:tcPr>
            <w:tcW w:w="996" w:type="dxa"/>
            <w:shd w:val="clear" w:color="auto" w:fill="auto"/>
            <w:noWrap/>
            <w:vAlign w:val="bottom"/>
          </w:tcPr>
          <w:p w14:paraId="355B138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2.71E-06</w:t>
            </w:r>
          </w:p>
        </w:tc>
      </w:tr>
      <w:tr w:rsidR="00E91801" w:rsidRPr="00FE479B" w14:paraId="39314510" w14:textId="77777777" w:rsidTr="00604314">
        <w:trPr>
          <w:trHeight w:val="170"/>
        </w:trPr>
        <w:tc>
          <w:tcPr>
            <w:tcW w:w="940" w:type="dxa"/>
            <w:shd w:val="clear" w:color="auto" w:fill="auto"/>
            <w:noWrap/>
            <w:vAlign w:val="bottom"/>
          </w:tcPr>
          <w:p w14:paraId="526B77E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18.8</w:t>
            </w:r>
          </w:p>
        </w:tc>
        <w:tc>
          <w:tcPr>
            <w:tcW w:w="996" w:type="dxa"/>
            <w:shd w:val="clear" w:color="auto" w:fill="auto"/>
            <w:noWrap/>
            <w:vAlign w:val="bottom"/>
          </w:tcPr>
          <w:p w14:paraId="7FE2C1C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1.47E-06</w:t>
            </w:r>
          </w:p>
        </w:tc>
      </w:tr>
      <w:tr w:rsidR="00E91801" w:rsidRPr="00FE479B" w14:paraId="2D9E5288" w14:textId="77777777" w:rsidTr="00604314">
        <w:trPr>
          <w:trHeight w:val="170"/>
        </w:trPr>
        <w:tc>
          <w:tcPr>
            <w:tcW w:w="940" w:type="dxa"/>
            <w:shd w:val="clear" w:color="auto" w:fill="auto"/>
            <w:noWrap/>
            <w:vAlign w:val="bottom"/>
          </w:tcPr>
          <w:p w14:paraId="32335932"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22.5</w:t>
            </w:r>
          </w:p>
        </w:tc>
        <w:tc>
          <w:tcPr>
            <w:tcW w:w="996" w:type="dxa"/>
            <w:shd w:val="clear" w:color="auto" w:fill="auto"/>
            <w:noWrap/>
            <w:vAlign w:val="bottom"/>
          </w:tcPr>
          <w:p w14:paraId="76F1999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1.80E-05</w:t>
            </w:r>
          </w:p>
        </w:tc>
      </w:tr>
      <w:tr w:rsidR="00E91801" w:rsidRPr="00FE479B" w14:paraId="6A6A78D5" w14:textId="77777777" w:rsidTr="00604314">
        <w:trPr>
          <w:trHeight w:val="170"/>
        </w:trPr>
        <w:tc>
          <w:tcPr>
            <w:tcW w:w="940" w:type="dxa"/>
            <w:shd w:val="clear" w:color="auto" w:fill="auto"/>
            <w:noWrap/>
            <w:vAlign w:val="bottom"/>
          </w:tcPr>
          <w:p w14:paraId="2DD0FE0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23.9</w:t>
            </w:r>
          </w:p>
        </w:tc>
        <w:tc>
          <w:tcPr>
            <w:tcW w:w="996" w:type="dxa"/>
            <w:shd w:val="clear" w:color="auto" w:fill="auto"/>
            <w:noWrap/>
            <w:vAlign w:val="bottom"/>
          </w:tcPr>
          <w:p w14:paraId="45AF1FF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1.67E-05</w:t>
            </w:r>
          </w:p>
        </w:tc>
      </w:tr>
      <w:tr w:rsidR="00E91801" w:rsidRPr="00FE479B" w14:paraId="3130FD50" w14:textId="77777777" w:rsidTr="00604314">
        <w:trPr>
          <w:trHeight w:val="170"/>
        </w:trPr>
        <w:tc>
          <w:tcPr>
            <w:tcW w:w="940" w:type="dxa"/>
            <w:shd w:val="clear" w:color="auto" w:fill="auto"/>
            <w:noWrap/>
            <w:vAlign w:val="bottom"/>
          </w:tcPr>
          <w:p w14:paraId="11AA7A5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26.3</w:t>
            </w:r>
          </w:p>
        </w:tc>
        <w:tc>
          <w:tcPr>
            <w:tcW w:w="996" w:type="dxa"/>
            <w:shd w:val="clear" w:color="auto" w:fill="auto"/>
            <w:noWrap/>
            <w:vAlign w:val="bottom"/>
          </w:tcPr>
          <w:p w14:paraId="54252CB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5.01E-06</w:t>
            </w:r>
          </w:p>
        </w:tc>
      </w:tr>
      <w:tr w:rsidR="00E91801" w:rsidRPr="00FE479B" w14:paraId="6BFD0C74" w14:textId="77777777" w:rsidTr="00604314">
        <w:trPr>
          <w:trHeight w:val="170"/>
        </w:trPr>
        <w:tc>
          <w:tcPr>
            <w:tcW w:w="940" w:type="dxa"/>
            <w:shd w:val="clear" w:color="auto" w:fill="auto"/>
            <w:noWrap/>
            <w:vAlign w:val="bottom"/>
          </w:tcPr>
          <w:p w14:paraId="3F72AC92"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27.7</w:t>
            </w:r>
          </w:p>
        </w:tc>
        <w:tc>
          <w:tcPr>
            <w:tcW w:w="996" w:type="dxa"/>
            <w:shd w:val="clear" w:color="auto" w:fill="auto"/>
            <w:noWrap/>
            <w:vAlign w:val="bottom"/>
          </w:tcPr>
          <w:p w14:paraId="2D5333F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8.15E-06</w:t>
            </w:r>
          </w:p>
        </w:tc>
      </w:tr>
      <w:tr w:rsidR="00E91801" w:rsidRPr="00FE479B" w14:paraId="7E7D93BC" w14:textId="77777777" w:rsidTr="00604314">
        <w:trPr>
          <w:trHeight w:val="170"/>
        </w:trPr>
        <w:tc>
          <w:tcPr>
            <w:tcW w:w="940" w:type="dxa"/>
            <w:shd w:val="clear" w:color="auto" w:fill="auto"/>
            <w:noWrap/>
            <w:vAlign w:val="bottom"/>
          </w:tcPr>
          <w:p w14:paraId="65D39ECC"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29.8</w:t>
            </w:r>
          </w:p>
        </w:tc>
        <w:tc>
          <w:tcPr>
            <w:tcW w:w="996" w:type="dxa"/>
            <w:shd w:val="clear" w:color="auto" w:fill="auto"/>
            <w:noWrap/>
            <w:vAlign w:val="bottom"/>
          </w:tcPr>
          <w:p w14:paraId="027FDE3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5.99E-06</w:t>
            </w:r>
          </w:p>
        </w:tc>
      </w:tr>
      <w:tr w:rsidR="00E91801" w:rsidRPr="00FE479B" w14:paraId="5A83EBE5" w14:textId="77777777" w:rsidTr="00604314">
        <w:trPr>
          <w:trHeight w:val="170"/>
        </w:trPr>
        <w:tc>
          <w:tcPr>
            <w:tcW w:w="940" w:type="dxa"/>
            <w:shd w:val="clear" w:color="auto" w:fill="auto"/>
            <w:noWrap/>
            <w:vAlign w:val="bottom"/>
          </w:tcPr>
          <w:p w14:paraId="3299A1B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31.1</w:t>
            </w:r>
          </w:p>
        </w:tc>
        <w:tc>
          <w:tcPr>
            <w:tcW w:w="996" w:type="dxa"/>
            <w:shd w:val="clear" w:color="auto" w:fill="auto"/>
            <w:noWrap/>
            <w:vAlign w:val="bottom"/>
          </w:tcPr>
          <w:p w14:paraId="4ADEA59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6.31E-06</w:t>
            </w:r>
          </w:p>
        </w:tc>
      </w:tr>
      <w:tr w:rsidR="00E91801" w:rsidRPr="00FE479B" w14:paraId="6DA37102" w14:textId="77777777" w:rsidTr="00604314">
        <w:trPr>
          <w:trHeight w:val="170"/>
        </w:trPr>
        <w:tc>
          <w:tcPr>
            <w:tcW w:w="940" w:type="dxa"/>
            <w:shd w:val="clear" w:color="auto" w:fill="auto"/>
            <w:noWrap/>
            <w:vAlign w:val="bottom"/>
          </w:tcPr>
          <w:p w14:paraId="11FDA01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33.1</w:t>
            </w:r>
          </w:p>
        </w:tc>
        <w:tc>
          <w:tcPr>
            <w:tcW w:w="996" w:type="dxa"/>
            <w:shd w:val="clear" w:color="auto" w:fill="auto"/>
            <w:noWrap/>
            <w:vAlign w:val="bottom"/>
          </w:tcPr>
          <w:p w14:paraId="49F2408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1.36E-05</w:t>
            </w:r>
          </w:p>
        </w:tc>
      </w:tr>
      <w:tr w:rsidR="00E91801" w:rsidRPr="00FE479B" w14:paraId="355934A6" w14:textId="77777777" w:rsidTr="00604314">
        <w:trPr>
          <w:trHeight w:val="170"/>
        </w:trPr>
        <w:tc>
          <w:tcPr>
            <w:tcW w:w="940" w:type="dxa"/>
            <w:shd w:val="clear" w:color="auto" w:fill="auto"/>
            <w:noWrap/>
            <w:vAlign w:val="bottom"/>
          </w:tcPr>
          <w:p w14:paraId="3233495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34.2</w:t>
            </w:r>
          </w:p>
        </w:tc>
        <w:tc>
          <w:tcPr>
            <w:tcW w:w="996" w:type="dxa"/>
            <w:shd w:val="clear" w:color="auto" w:fill="auto"/>
            <w:noWrap/>
            <w:vAlign w:val="bottom"/>
          </w:tcPr>
          <w:p w14:paraId="74928DDC"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6.81E-06</w:t>
            </w:r>
          </w:p>
        </w:tc>
      </w:tr>
      <w:tr w:rsidR="00E91801" w:rsidRPr="00FE479B" w14:paraId="043BBE8A" w14:textId="77777777" w:rsidTr="00604314">
        <w:trPr>
          <w:trHeight w:val="170"/>
        </w:trPr>
        <w:tc>
          <w:tcPr>
            <w:tcW w:w="940" w:type="dxa"/>
            <w:shd w:val="clear" w:color="auto" w:fill="auto"/>
            <w:noWrap/>
            <w:vAlign w:val="bottom"/>
          </w:tcPr>
          <w:p w14:paraId="3A45845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39.6</w:t>
            </w:r>
          </w:p>
        </w:tc>
        <w:tc>
          <w:tcPr>
            <w:tcW w:w="996" w:type="dxa"/>
            <w:shd w:val="clear" w:color="auto" w:fill="auto"/>
            <w:noWrap/>
            <w:vAlign w:val="bottom"/>
          </w:tcPr>
          <w:p w14:paraId="17F3EF9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5.55E-06</w:t>
            </w:r>
          </w:p>
        </w:tc>
      </w:tr>
      <w:tr w:rsidR="00E91801" w:rsidRPr="00FE479B" w14:paraId="08AEA173" w14:textId="77777777" w:rsidTr="00604314">
        <w:trPr>
          <w:trHeight w:val="170"/>
        </w:trPr>
        <w:tc>
          <w:tcPr>
            <w:tcW w:w="940" w:type="dxa"/>
            <w:shd w:val="clear" w:color="auto" w:fill="auto"/>
            <w:noWrap/>
            <w:vAlign w:val="bottom"/>
          </w:tcPr>
          <w:p w14:paraId="0309749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41.3</w:t>
            </w:r>
          </w:p>
        </w:tc>
        <w:tc>
          <w:tcPr>
            <w:tcW w:w="996" w:type="dxa"/>
            <w:shd w:val="clear" w:color="auto" w:fill="auto"/>
            <w:noWrap/>
            <w:vAlign w:val="bottom"/>
          </w:tcPr>
          <w:p w14:paraId="1CC9E6F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1.17E-05</w:t>
            </w:r>
          </w:p>
        </w:tc>
      </w:tr>
      <w:tr w:rsidR="00E91801" w:rsidRPr="00FE479B" w14:paraId="48BBA3AD" w14:textId="77777777" w:rsidTr="00604314">
        <w:trPr>
          <w:trHeight w:val="170"/>
        </w:trPr>
        <w:tc>
          <w:tcPr>
            <w:tcW w:w="940" w:type="dxa"/>
            <w:shd w:val="clear" w:color="auto" w:fill="auto"/>
            <w:noWrap/>
            <w:vAlign w:val="bottom"/>
          </w:tcPr>
          <w:p w14:paraId="2E746BB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45.4</w:t>
            </w:r>
          </w:p>
        </w:tc>
        <w:tc>
          <w:tcPr>
            <w:tcW w:w="996" w:type="dxa"/>
            <w:shd w:val="clear" w:color="auto" w:fill="auto"/>
            <w:noWrap/>
            <w:vAlign w:val="bottom"/>
          </w:tcPr>
          <w:p w14:paraId="4355AC3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1.36E-05</w:t>
            </w:r>
          </w:p>
        </w:tc>
      </w:tr>
      <w:tr w:rsidR="00E91801" w:rsidRPr="00FE479B" w14:paraId="790614D5" w14:textId="77777777" w:rsidTr="00604314">
        <w:trPr>
          <w:trHeight w:val="170"/>
        </w:trPr>
        <w:tc>
          <w:tcPr>
            <w:tcW w:w="940" w:type="dxa"/>
            <w:shd w:val="clear" w:color="auto" w:fill="auto"/>
            <w:noWrap/>
            <w:vAlign w:val="bottom"/>
          </w:tcPr>
          <w:p w14:paraId="6182EF7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49.3</w:t>
            </w:r>
          </w:p>
        </w:tc>
        <w:tc>
          <w:tcPr>
            <w:tcW w:w="996" w:type="dxa"/>
            <w:shd w:val="clear" w:color="auto" w:fill="auto"/>
            <w:noWrap/>
            <w:vAlign w:val="bottom"/>
          </w:tcPr>
          <w:p w14:paraId="7728F32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5.14E-06</w:t>
            </w:r>
          </w:p>
        </w:tc>
      </w:tr>
      <w:tr w:rsidR="00E91801" w:rsidRPr="00FE479B" w14:paraId="25F1B28E" w14:textId="77777777" w:rsidTr="00604314">
        <w:trPr>
          <w:trHeight w:val="170"/>
        </w:trPr>
        <w:tc>
          <w:tcPr>
            <w:tcW w:w="940" w:type="dxa"/>
            <w:shd w:val="clear" w:color="auto" w:fill="auto"/>
            <w:noWrap/>
            <w:vAlign w:val="bottom"/>
          </w:tcPr>
          <w:p w14:paraId="795A299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53.1</w:t>
            </w:r>
          </w:p>
        </w:tc>
        <w:tc>
          <w:tcPr>
            <w:tcW w:w="996" w:type="dxa"/>
            <w:shd w:val="clear" w:color="auto" w:fill="auto"/>
            <w:noWrap/>
            <w:vAlign w:val="bottom"/>
          </w:tcPr>
          <w:p w14:paraId="12FA433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1.00E-05</w:t>
            </w:r>
          </w:p>
        </w:tc>
      </w:tr>
      <w:tr w:rsidR="00E91801" w:rsidRPr="00FE479B" w14:paraId="0709AD02" w14:textId="77777777" w:rsidTr="00604314">
        <w:trPr>
          <w:trHeight w:val="170"/>
        </w:trPr>
        <w:tc>
          <w:tcPr>
            <w:tcW w:w="940" w:type="dxa"/>
            <w:shd w:val="clear" w:color="auto" w:fill="auto"/>
            <w:noWrap/>
            <w:vAlign w:val="bottom"/>
          </w:tcPr>
          <w:p w14:paraId="445BCB0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54.8</w:t>
            </w:r>
          </w:p>
        </w:tc>
        <w:tc>
          <w:tcPr>
            <w:tcW w:w="996" w:type="dxa"/>
            <w:shd w:val="clear" w:color="auto" w:fill="auto"/>
            <w:noWrap/>
            <w:vAlign w:val="bottom"/>
          </w:tcPr>
          <w:p w14:paraId="108986E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7.94E-06</w:t>
            </w:r>
          </w:p>
        </w:tc>
      </w:tr>
      <w:tr w:rsidR="00E91801" w:rsidRPr="00FE479B" w14:paraId="16D20663" w14:textId="77777777" w:rsidTr="00604314">
        <w:trPr>
          <w:trHeight w:val="170"/>
        </w:trPr>
        <w:tc>
          <w:tcPr>
            <w:tcW w:w="940" w:type="dxa"/>
            <w:shd w:val="clear" w:color="auto" w:fill="auto"/>
            <w:noWrap/>
            <w:vAlign w:val="bottom"/>
          </w:tcPr>
          <w:p w14:paraId="193ECBB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71.4</w:t>
            </w:r>
          </w:p>
        </w:tc>
        <w:tc>
          <w:tcPr>
            <w:tcW w:w="996" w:type="dxa"/>
            <w:shd w:val="clear" w:color="auto" w:fill="auto"/>
            <w:noWrap/>
            <w:vAlign w:val="bottom"/>
          </w:tcPr>
          <w:p w14:paraId="191A08D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1.14E-04</w:t>
            </w:r>
          </w:p>
        </w:tc>
      </w:tr>
      <w:tr w:rsidR="00E91801" w:rsidRPr="00FE479B" w14:paraId="517E2EFC" w14:textId="77777777" w:rsidTr="00604314">
        <w:trPr>
          <w:trHeight w:val="170"/>
        </w:trPr>
        <w:tc>
          <w:tcPr>
            <w:tcW w:w="940" w:type="dxa"/>
            <w:shd w:val="clear" w:color="auto" w:fill="auto"/>
            <w:noWrap/>
            <w:vAlign w:val="bottom"/>
          </w:tcPr>
          <w:p w14:paraId="124BB51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82.7</w:t>
            </w:r>
          </w:p>
        </w:tc>
        <w:tc>
          <w:tcPr>
            <w:tcW w:w="996" w:type="dxa"/>
            <w:shd w:val="clear" w:color="auto" w:fill="auto"/>
            <w:noWrap/>
            <w:vAlign w:val="bottom"/>
          </w:tcPr>
          <w:p w14:paraId="7D701FB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6.47E-05</w:t>
            </w:r>
          </w:p>
        </w:tc>
      </w:tr>
      <w:tr w:rsidR="00E91801" w:rsidRPr="00FE479B" w14:paraId="60247E73" w14:textId="77777777" w:rsidTr="00604314">
        <w:trPr>
          <w:trHeight w:val="170"/>
        </w:trPr>
        <w:tc>
          <w:tcPr>
            <w:tcW w:w="940" w:type="dxa"/>
            <w:shd w:val="clear" w:color="auto" w:fill="auto"/>
            <w:noWrap/>
            <w:vAlign w:val="bottom"/>
          </w:tcPr>
          <w:p w14:paraId="70DD62A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86.4</w:t>
            </w:r>
          </w:p>
        </w:tc>
        <w:tc>
          <w:tcPr>
            <w:tcW w:w="996" w:type="dxa"/>
            <w:shd w:val="clear" w:color="auto" w:fill="auto"/>
            <w:noWrap/>
            <w:vAlign w:val="bottom"/>
          </w:tcPr>
          <w:p w14:paraId="781F344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4.30E-04</w:t>
            </w:r>
          </w:p>
        </w:tc>
      </w:tr>
      <w:tr w:rsidR="00E91801" w:rsidRPr="00FE479B" w14:paraId="5A253704" w14:textId="77777777" w:rsidTr="00604314">
        <w:trPr>
          <w:trHeight w:val="170"/>
        </w:trPr>
        <w:tc>
          <w:tcPr>
            <w:tcW w:w="940" w:type="dxa"/>
            <w:shd w:val="clear" w:color="auto" w:fill="auto"/>
            <w:noWrap/>
            <w:vAlign w:val="bottom"/>
          </w:tcPr>
          <w:p w14:paraId="7313DDB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93.0</w:t>
            </w:r>
          </w:p>
        </w:tc>
        <w:tc>
          <w:tcPr>
            <w:tcW w:w="996" w:type="dxa"/>
            <w:shd w:val="clear" w:color="auto" w:fill="auto"/>
            <w:noWrap/>
            <w:vAlign w:val="bottom"/>
          </w:tcPr>
          <w:p w14:paraId="5C2D8A7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5.70E-04</w:t>
            </w:r>
          </w:p>
        </w:tc>
      </w:tr>
      <w:tr w:rsidR="00E91801" w:rsidRPr="00FE479B" w14:paraId="51324010" w14:textId="77777777" w:rsidTr="00604314">
        <w:trPr>
          <w:trHeight w:val="170"/>
        </w:trPr>
        <w:tc>
          <w:tcPr>
            <w:tcW w:w="940" w:type="dxa"/>
            <w:shd w:val="clear" w:color="auto" w:fill="auto"/>
            <w:noWrap/>
            <w:vAlign w:val="bottom"/>
          </w:tcPr>
          <w:p w14:paraId="60BC7B1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103.1</w:t>
            </w:r>
          </w:p>
        </w:tc>
        <w:tc>
          <w:tcPr>
            <w:tcW w:w="996" w:type="dxa"/>
            <w:shd w:val="clear" w:color="auto" w:fill="auto"/>
            <w:noWrap/>
            <w:vAlign w:val="bottom"/>
          </w:tcPr>
          <w:p w14:paraId="39CB8EC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6.64E-05</w:t>
            </w:r>
          </w:p>
        </w:tc>
      </w:tr>
      <w:tr w:rsidR="00E91801" w:rsidRPr="00FE479B" w14:paraId="2B15D571" w14:textId="77777777" w:rsidTr="00604314">
        <w:trPr>
          <w:trHeight w:val="170"/>
        </w:trPr>
        <w:tc>
          <w:tcPr>
            <w:tcW w:w="940" w:type="dxa"/>
            <w:shd w:val="clear" w:color="auto" w:fill="auto"/>
            <w:noWrap/>
            <w:vAlign w:val="bottom"/>
          </w:tcPr>
          <w:p w14:paraId="0FD08DB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118.1</w:t>
            </w:r>
          </w:p>
        </w:tc>
        <w:tc>
          <w:tcPr>
            <w:tcW w:w="996" w:type="dxa"/>
            <w:shd w:val="clear" w:color="auto" w:fill="auto"/>
            <w:noWrap/>
            <w:vAlign w:val="bottom"/>
          </w:tcPr>
          <w:p w14:paraId="4EDA630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3.16E-05</w:t>
            </w:r>
          </w:p>
        </w:tc>
      </w:tr>
      <w:tr w:rsidR="00E91801" w:rsidRPr="00FE479B" w14:paraId="74BBE918" w14:textId="77777777" w:rsidTr="00604314">
        <w:trPr>
          <w:trHeight w:val="170"/>
        </w:trPr>
        <w:tc>
          <w:tcPr>
            <w:tcW w:w="940" w:type="dxa"/>
            <w:shd w:val="clear" w:color="auto" w:fill="auto"/>
            <w:noWrap/>
            <w:vAlign w:val="bottom"/>
          </w:tcPr>
          <w:p w14:paraId="7FAA17F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134.0</w:t>
            </w:r>
          </w:p>
        </w:tc>
        <w:tc>
          <w:tcPr>
            <w:tcW w:w="996" w:type="dxa"/>
            <w:shd w:val="clear" w:color="auto" w:fill="auto"/>
            <w:noWrap/>
            <w:vAlign w:val="bottom"/>
          </w:tcPr>
          <w:p w14:paraId="3B66E06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9.75E-05</w:t>
            </w:r>
          </w:p>
        </w:tc>
      </w:tr>
      <w:tr w:rsidR="00E91801" w:rsidRPr="00FE479B" w14:paraId="4D79C663" w14:textId="77777777" w:rsidTr="00604314">
        <w:trPr>
          <w:trHeight w:val="170"/>
        </w:trPr>
        <w:tc>
          <w:tcPr>
            <w:tcW w:w="940" w:type="dxa"/>
            <w:shd w:val="clear" w:color="auto" w:fill="auto"/>
            <w:noWrap/>
            <w:vAlign w:val="bottom"/>
          </w:tcPr>
          <w:p w14:paraId="67EA2C7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144.3</w:t>
            </w:r>
          </w:p>
        </w:tc>
        <w:tc>
          <w:tcPr>
            <w:tcW w:w="996" w:type="dxa"/>
            <w:shd w:val="clear" w:color="auto" w:fill="auto"/>
            <w:noWrap/>
            <w:vAlign w:val="bottom"/>
          </w:tcPr>
          <w:p w14:paraId="1DB896B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9.26E-05</w:t>
            </w:r>
          </w:p>
        </w:tc>
      </w:tr>
      <w:tr w:rsidR="00E91801" w:rsidRPr="00FE479B" w14:paraId="41476207" w14:textId="77777777" w:rsidTr="00604314">
        <w:trPr>
          <w:trHeight w:val="170"/>
        </w:trPr>
        <w:tc>
          <w:tcPr>
            <w:tcW w:w="940" w:type="dxa"/>
            <w:shd w:val="clear" w:color="auto" w:fill="auto"/>
            <w:noWrap/>
            <w:vAlign w:val="bottom"/>
          </w:tcPr>
          <w:p w14:paraId="53BCA5B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153.5</w:t>
            </w:r>
          </w:p>
        </w:tc>
        <w:tc>
          <w:tcPr>
            <w:tcW w:w="996" w:type="dxa"/>
            <w:shd w:val="clear" w:color="auto" w:fill="auto"/>
            <w:noWrap/>
            <w:vAlign w:val="bottom"/>
          </w:tcPr>
          <w:p w14:paraId="072F6BC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3.41E-05</w:t>
            </w:r>
          </w:p>
        </w:tc>
      </w:tr>
      <w:tr w:rsidR="00E91801" w:rsidRPr="00FE479B" w14:paraId="713908CC" w14:textId="77777777" w:rsidTr="00604314">
        <w:trPr>
          <w:trHeight w:val="170"/>
        </w:trPr>
        <w:tc>
          <w:tcPr>
            <w:tcW w:w="940" w:type="dxa"/>
            <w:shd w:val="clear" w:color="auto" w:fill="auto"/>
            <w:noWrap/>
            <w:vAlign w:val="bottom"/>
          </w:tcPr>
          <w:p w14:paraId="6A88761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168.8</w:t>
            </w:r>
          </w:p>
        </w:tc>
        <w:tc>
          <w:tcPr>
            <w:tcW w:w="996" w:type="dxa"/>
            <w:shd w:val="clear" w:color="auto" w:fill="auto"/>
            <w:noWrap/>
            <w:vAlign w:val="bottom"/>
          </w:tcPr>
          <w:p w14:paraId="102832F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9.50E-05</w:t>
            </w:r>
          </w:p>
        </w:tc>
      </w:tr>
      <w:tr w:rsidR="00E91801" w:rsidRPr="00FE479B" w14:paraId="21E7D96C" w14:textId="77777777" w:rsidTr="00604314">
        <w:trPr>
          <w:trHeight w:val="170"/>
        </w:trPr>
        <w:tc>
          <w:tcPr>
            <w:tcW w:w="940" w:type="dxa"/>
            <w:shd w:val="clear" w:color="auto" w:fill="auto"/>
            <w:noWrap/>
            <w:vAlign w:val="bottom"/>
          </w:tcPr>
          <w:p w14:paraId="341361BC"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183.7</w:t>
            </w:r>
          </w:p>
        </w:tc>
        <w:tc>
          <w:tcPr>
            <w:tcW w:w="996" w:type="dxa"/>
            <w:shd w:val="clear" w:color="auto" w:fill="auto"/>
            <w:noWrap/>
            <w:vAlign w:val="bottom"/>
          </w:tcPr>
          <w:p w14:paraId="66994B3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1.14E-04</w:t>
            </w:r>
          </w:p>
        </w:tc>
      </w:tr>
      <w:tr w:rsidR="00E91801" w:rsidRPr="00FE479B" w14:paraId="17320F20" w14:textId="77777777" w:rsidTr="00604314">
        <w:trPr>
          <w:trHeight w:val="170"/>
        </w:trPr>
        <w:tc>
          <w:tcPr>
            <w:tcW w:w="940" w:type="dxa"/>
            <w:shd w:val="clear" w:color="auto" w:fill="auto"/>
            <w:noWrap/>
            <w:vAlign w:val="bottom"/>
          </w:tcPr>
          <w:p w14:paraId="568CC68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210.9</w:t>
            </w:r>
          </w:p>
        </w:tc>
        <w:tc>
          <w:tcPr>
            <w:tcW w:w="996" w:type="dxa"/>
            <w:shd w:val="clear" w:color="auto" w:fill="auto"/>
            <w:noWrap/>
            <w:vAlign w:val="bottom"/>
          </w:tcPr>
          <w:p w14:paraId="71A9B92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1.05E-03</w:t>
            </w:r>
          </w:p>
        </w:tc>
      </w:tr>
      <w:tr w:rsidR="00E91801" w:rsidRPr="00FE479B" w14:paraId="559DDA03" w14:textId="77777777" w:rsidTr="00604314">
        <w:trPr>
          <w:trHeight w:val="170"/>
        </w:trPr>
        <w:tc>
          <w:tcPr>
            <w:tcW w:w="940" w:type="dxa"/>
            <w:shd w:val="clear" w:color="auto" w:fill="auto"/>
            <w:noWrap/>
            <w:vAlign w:val="bottom"/>
          </w:tcPr>
          <w:p w14:paraId="767B0A6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241.8</w:t>
            </w:r>
          </w:p>
        </w:tc>
        <w:tc>
          <w:tcPr>
            <w:tcW w:w="996" w:type="dxa"/>
            <w:shd w:val="clear" w:color="auto" w:fill="auto"/>
            <w:noWrap/>
            <w:vAlign w:val="bottom"/>
          </w:tcPr>
          <w:p w14:paraId="6949F73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1.36E-03</w:t>
            </w:r>
          </w:p>
        </w:tc>
      </w:tr>
      <w:tr w:rsidR="00E91801" w:rsidRPr="00FE479B" w14:paraId="26AA7D2B" w14:textId="77777777" w:rsidTr="00604314">
        <w:trPr>
          <w:trHeight w:val="170"/>
        </w:trPr>
        <w:tc>
          <w:tcPr>
            <w:tcW w:w="940" w:type="dxa"/>
            <w:shd w:val="clear" w:color="auto" w:fill="auto"/>
            <w:noWrap/>
            <w:vAlign w:val="bottom"/>
          </w:tcPr>
          <w:p w14:paraId="23C1878C"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292.1</w:t>
            </w:r>
          </w:p>
        </w:tc>
        <w:tc>
          <w:tcPr>
            <w:tcW w:w="996" w:type="dxa"/>
            <w:shd w:val="clear" w:color="auto" w:fill="auto"/>
            <w:noWrap/>
            <w:vAlign w:val="bottom"/>
          </w:tcPr>
          <w:p w14:paraId="5279D342"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1.43E-03</w:t>
            </w:r>
          </w:p>
        </w:tc>
      </w:tr>
      <w:tr w:rsidR="00E91801" w:rsidRPr="00FE479B" w14:paraId="4A694DBB" w14:textId="77777777" w:rsidTr="00604314">
        <w:trPr>
          <w:trHeight w:val="170"/>
        </w:trPr>
        <w:tc>
          <w:tcPr>
            <w:tcW w:w="940" w:type="dxa"/>
            <w:shd w:val="clear" w:color="auto" w:fill="auto"/>
            <w:noWrap/>
            <w:vAlign w:val="bottom"/>
          </w:tcPr>
          <w:p w14:paraId="7590AD9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310.9</w:t>
            </w:r>
          </w:p>
        </w:tc>
        <w:tc>
          <w:tcPr>
            <w:tcW w:w="996" w:type="dxa"/>
            <w:shd w:val="clear" w:color="auto" w:fill="auto"/>
            <w:noWrap/>
            <w:vAlign w:val="bottom"/>
          </w:tcPr>
          <w:p w14:paraId="4A5F707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7.74E-04</w:t>
            </w:r>
          </w:p>
        </w:tc>
      </w:tr>
      <w:tr w:rsidR="00E91801" w:rsidRPr="00FE479B" w14:paraId="18E64343" w14:textId="77777777" w:rsidTr="00604314">
        <w:trPr>
          <w:trHeight w:val="170"/>
        </w:trPr>
        <w:tc>
          <w:tcPr>
            <w:tcW w:w="940" w:type="dxa"/>
            <w:shd w:val="clear" w:color="auto" w:fill="auto"/>
            <w:noWrap/>
            <w:vAlign w:val="bottom"/>
          </w:tcPr>
          <w:p w14:paraId="44D7DEF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345.5</w:t>
            </w:r>
          </w:p>
        </w:tc>
        <w:tc>
          <w:tcPr>
            <w:tcW w:w="996" w:type="dxa"/>
            <w:shd w:val="clear" w:color="auto" w:fill="auto"/>
            <w:noWrap/>
            <w:vAlign w:val="bottom"/>
          </w:tcPr>
          <w:p w14:paraId="28928AD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1.36E-03</w:t>
            </w:r>
          </w:p>
        </w:tc>
      </w:tr>
      <w:tr w:rsidR="00E91801" w:rsidRPr="00FE479B" w14:paraId="321CBD8C" w14:textId="77777777" w:rsidTr="00604314">
        <w:trPr>
          <w:trHeight w:val="170"/>
        </w:trPr>
        <w:tc>
          <w:tcPr>
            <w:tcW w:w="940" w:type="dxa"/>
            <w:shd w:val="clear" w:color="auto" w:fill="auto"/>
            <w:noWrap/>
            <w:vAlign w:val="bottom"/>
          </w:tcPr>
          <w:p w14:paraId="54AF284C"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375.7</w:t>
            </w:r>
          </w:p>
        </w:tc>
        <w:tc>
          <w:tcPr>
            <w:tcW w:w="996" w:type="dxa"/>
            <w:shd w:val="clear" w:color="auto" w:fill="auto"/>
            <w:noWrap/>
            <w:vAlign w:val="bottom"/>
          </w:tcPr>
          <w:p w14:paraId="5EA9C5F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1.47E-03</w:t>
            </w:r>
          </w:p>
        </w:tc>
      </w:tr>
      <w:tr w:rsidR="00E91801" w:rsidRPr="00FE479B" w14:paraId="15A5AA2C" w14:textId="77777777" w:rsidTr="00604314">
        <w:trPr>
          <w:trHeight w:val="170"/>
        </w:trPr>
        <w:tc>
          <w:tcPr>
            <w:tcW w:w="940" w:type="dxa"/>
            <w:shd w:val="clear" w:color="auto" w:fill="auto"/>
            <w:noWrap/>
            <w:vAlign w:val="bottom"/>
          </w:tcPr>
          <w:p w14:paraId="13A0606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391.6</w:t>
            </w:r>
          </w:p>
        </w:tc>
        <w:tc>
          <w:tcPr>
            <w:tcW w:w="996" w:type="dxa"/>
            <w:shd w:val="clear" w:color="auto" w:fill="auto"/>
            <w:noWrap/>
            <w:vAlign w:val="bottom"/>
          </w:tcPr>
          <w:p w14:paraId="0A9F204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6.64E-04</w:t>
            </w:r>
          </w:p>
        </w:tc>
      </w:tr>
      <w:tr w:rsidR="00E91801" w:rsidRPr="00FE479B" w14:paraId="33B9974D" w14:textId="77777777" w:rsidTr="00604314">
        <w:trPr>
          <w:trHeight w:val="170"/>
        </w:trPr>
        <w:tc>
          <w:tcPr>
            <w:tcW w:w="940" w:type="dxa"/>
            <w:shd w:val="clear" w:color="auto" w:fill="auto"/>
            <w:noWrap/>
            <w:vAlign w:val="bottom"/>
          </w:tcPr>
          <w:p w14:paraId="0F7E08D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435.9</w:t>
            </w:r>
          </w:p>
        </w:tc>
        <w:tc>
          <w:tcPr>
            <w:tcW w:w="996" w:type="dxa"/>
            <w:shd w:val="clear" w:color="auto" w:fill="auto"/>
            <w:noWrap/>
            <w:vAlign w:val="bottom"/>
          </w:tcPr>
          <w:p w14:paraId="7125018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8.80E-03</w:t>
            </w:r>
          </w:p>
        </w:tc>
      </w:tr>
      <w:tr w:rsidR="00E91801" w:rsidRPr="00FE479B" w14:paraId="48A74916" w14:textId="77777777" w:rsidTr="00604314">
        <w:trPr>
          <w:trHeight w:val="170"/>
        </w:trPr>
        <w:tc>
          <w:tcPr>
            <w:tcW w:w="940" w:type="dxa"/>
            <w:shd w:val="clear" w:color="auto" w:fill="auto"/>
            <w:noWrap/>
            <w:vAlign w:val="bottom"/>
          </w:tcPr>
          <w:p w14:paraId="71EE426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478.4</w:t>
            </w:r>
          </w:p>
        </w:tc>
        <w:tc>
          <w:tcPr>
            <w:tcW w:w="996" w:type="dxa"/>
            <w:shd w:val="clear" w:color="auto" w:fill="auto"/>
            <w:noWrap/>
            <w:vAlign w:val="bottom"/>
          </w:tcPr>
          <w:p w14:paraId="5C767D0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1.85E-03</w:t>
            </w:r>
          </w:p>
        </w:tc>
      </w:tr>
      <w:tr w:rsidR="00E91801" w:rsidRPr="00FE479B" w14:paraId="6832077B" w14:textId="77777777" w:rsidTr="00604314">
        <w:trPr>
          <w:trHeight w:val="170"/>
        </w:trPr>
        <w:tc>
          <w:tcPr>
            <w:tcW w:w="940" w:type="dxa"/>
            <w:shd w:val="clear" w:color="auto" w:fill="auto"/>
            <w:noWrap/>
            <w:vAlign w:val="bottom"/>
          </w:tcPr>
          <w:p w14:paraId="54ABBF2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515.2</w:t>
            </w:r>
          </w:p>
        </w:tc>
        <w:tc>
          <w:tcPr>
            <w:tcW w:w="996" w:type="dxa"/>
            <w:shd w:val="clear" w:color="auto" w:fill="auto"/>
            <w:noWrap/>
            <w:vAlign w:val="bottom"/>
          </w:tcPr>
          <w:p w14:paraId="5BD07C0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3.69E-03</w:t>
            </w:r>
          </w:p>
        </w:tc>
      </w:tr>
      <w:tr w:rsidR="00E91801" w:rsidRPr="00FE479B" w14:paraId="27C45BD8" w14:textId="77777777" w:rsidTr="00604314">
        <w:trPr>
          <w:trHeight w:val="170"/>
        </w:trPr>
        <w:tc>
          <w:tcPr>
            <w:tcW w:w="940" w:type="dxa"/>
            <w:shd w:val="clear" w:color="auto" w:fill="auto"/>
            <w:noWrap/>
            <w:vAlign w:val="bottom"/>
          </w:tcPr>
          <w:p w14:paraId="6255E0B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536.8</w:t>
            </w:r>
          </w:p>
        </w:tc>
        <w:tc>
          <w:tcPr>
            <w:tcW w:w="996" w:type="dxa"/>
            <w:shd w:val="clear" w:color="auto" w:fill="auto"/>
            <w:noWrap/>
            <w:vAlign w:val="bottom"/>
          </w:tcPr>
          <w:p w14:paraId="139A769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1.54E-03</w:t>
            </w:r>
          </w:p>
        </w:tc>
      </w:tr>
      <w:tr w:rsidR="00E91801" w:rsidRPr="00FE479B" w14:paraId="7F892F97" w14:textId="77777777" w:rsidTr="00604314">
        <w:trPr>
          <w:trHeight w:val="170"/>
        </w:trPr>
        <w:tc>
          <w:tcPr>
            <w:tcW w:w="940" w:type="dxa"/>
            <w:shd w:val="clear" w:color="auto" w:fill="auto"/>
            <w:noWrap/>
            <w:vAlign w:val="bottom"/>
          </w:tcPr>
          <w:p w14:paraId="330430E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602.5</w:t>
            </w:r>
          </w:p>
        </w:tc>
        <w:tc>
          <w:tcPr>
            <w:tcW w:w="996" w:type="dxa"/>
            <w:shd w:val="clear" w:color="auto" w:fill="auto"/>
            <w:noWrap/>
            <w:vAlign w:val="bottom"/>
          </w:tcPr>
          <w:p w14:paraId="42D4FA0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1.76E-03</w:t>
            </w:r>
          </w:p>
        </w:tc>
      </w:tr>
      <w:tr w:rsidR="00E91801" w:rsidRPr="00FE479B" w14:paraId="33F4B7FD" w14:textId="77777777" w:rsidTr="00604314">
        <w:trPr>
          <w:trHeight w:val="170"/>
        </w:trPr>
        <w:tc>
          <w:tcPr>
            <w:tcW w:w="940" w:type="dxa"/>
            <w:shd w:val="clear" w:color="auto" w:fill="auto"/>
            <w:noWrap/>
            <w:vAlign w:val="bottom"/>
          </w:tcPr>
          <w:p w14:paraId="4CF3AB8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676.0</w:t>
            </w:r>
          </w:p>
        </w:tc>
        <w:tc>
          <w:tcPr>
            <w:tcW w:w="996" w:type="dxa"/>
            <w:shd w:val="clear" w:color="auto" w:fill="auto"/>
            <w:noWrap/>
            <w:vAlign w:val="bottom"/>
          </w:tcPr>
          <w:p w14:paraId="3B07C3F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1.11E-03</w:t>
            </w:r>
          </w:p>
        </w:tc>
      </w:tr>
      <w:tr w:rsidR="00E91801" w:rsidRPr="00FE479B" w14:paraId="0D7DB6EE" w14:textId="77777777" w:rsidTr="00604314">
        <w:trPr>
          <w:trHeight w:val="170"/>
        </w:trPr>
        <w:tc>
          <w:tcPr>
            <w:tcW w:w="940" w:type="dxa"/>
            <w:shd w:val="clear" w:color="auto" w:fill="auto"/>
            <w:noWrap/>
            <w:vAlign w:val="bottom"/>
          </w:tcPr>
          <w:p w14:paraId="4E432AA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759.8</w:t>
            </w:r>
          </w:p>
        </w:tc>
        <w:tc>
          <w:tcPr>
            <w:tcW w:w="996" w:type="dxa"/>
            <w:shd w:val="clear" w:color="auto" w:fill="auto"/>
            <w:noWrap/>
            <w:vAlign w:val="bottom"/>
          </w:tcPr>
          <w:p w14:paraId="01C8C01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5.99E-03</w:t>
            </w:r>
          </w:p>
        </w:tc>
      </w:tr>
      <w:tr w:rsidR="00E91801" w:rsidRPr="00FE479B" w14:paraId="52967A20" w14:textId="77777777" w:rsidTr="00604314">
        <w:trPr>
          <w:trHeight w:val="170"/>
        </w:trPr>
        <w:tc>
          <w:tcPr>
            <w:tcW w:w="940" w:type="dxa"/>
            <w:shd w:val="clear" w:color="auto" w:fill="auto"/>
            <w:noWrap/>
            <w:vAlign w:val="bottom"/>
          </w:tcPr>
          <w:p w14:paraId="2ADF7F0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917.0</w:t>
            </w:r>
          </w:p>
        </w:tc>
        <w:tc>
          <w:tcPr>
            <w:tcW w:w="996" w:type="dxa"/>
            <w:shd w:val="clear" w:color="auto" w:fill="auto"/>
            <w:noWrap/>
            <w:vAlign w:val="bottom"/>
          </w:tcPr>
          <w:p w14:paraId="5B18698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2.39E-03</w:t>
            </w:r>
          </w:p>
        </w:tc>
      </w:tr>
      <w:tr w:rsidR="00E91801" w:rsidRPr="00FE479B" w14:paraId="65A8EFB6" w14:textId="77777777" w:rsidTr="00604314">
        <w:trPr>
          <w:trHeight w:val="170"/>
        </w:trPr>
        <w:tc>
          <w:tcPr>
            <w:tcW w:w="940" w:type="dxa"/>
            <w:shd w:val="clear" w:color="auto" w:fill="auto"/>
            <w:noWrap/>
            <w:vAlign w:val="bottom"/>
          </w:tcPr>
          <w:p w14:paraId="71D7FC0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956.7</w:t>
            </w:r>
          </w:p>
        </w:tc>
        <w:tc>
          <w:tcPr>
            <w:tcW w:w="996" w:type="dxa"/>
            <w:shd w:val="clear" w:color="auto" w:fill="auto"/>
            <w:noWrap/>
            <w:vAlign w:val="bottom"/>
          </w:tcPr>
          <w:p w14:paraId="05ECBA0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3.88E-03</w:t>
            </w:r>
          </w:p>
        </w:tc>
      </w:tr>
      <w:tr w:rsidR="00E91801" w:rsidRPr="00FE479B" w14:paraId="0993B3AC" w14:textId="77777777" w:rsidTr="00604314">
        <w:trPr>
          <w:trHeight w:val="170"/>
        </w:trPr>
        <w:tc>
          <w:tcPr>
            <w:tcW w:w="940" w:type="dxa"/>
            <w:shd w:val="clear" w:color="auto" w:fill="auto"/>
            <w:noWrap/>
            <w:vAlign w:val="bottom"/>
          </w:tcPr>
          <w:p w14:paraId="1D01052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976.4</w:t>
            </w:r>
          </w:p>
        </w:tc>
        <w:tc>
          <w:tcPr>
            <w:tcW w:w="996" w:type="dxa"/>
            <w:shd w:val="clear" w:color="auto" w:fill="auto"/>
            <w:noWrap/>
            <w:vAlign w:val="bottom"/>
          </w:tcPr>
          <w:p w14:paraId="4B2FF34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2.00E-03</w:t>
            </w:r>
          </w:p>
        </w:tc>
      </w:tr>
      <w:tr w:rsidR="00E91801" w:rsidRPr="00FE479B" w14:paraId="7A405016" w14:textId="77777777" w:rsidTr="00604314">
        <w:trPr>
          <w:trHeight w:val="170"/>
        </w:trPr>
        <w:tc>
          <w:tcPr>
            <w:tcW w:w="940" w:type="dxa"/>
            <w:shd w:val="clear" w:color="auto" w:fill="auto"/>
            <w:noWrap/>
            <w:vAlign w:val="bottom"/>
          </w:tcPr>
          <w:p w14:paraId="026083A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1216.8</w:t>
            </w:r>
          </w:p>
        </w:tc>
        <w:tc>
          <w:tcPr>
            <w:tcW w:w="996" w:type="dxa"/>
            <w:shd w:val="clear" w:color="auto" w:fill="auto"/>
            <w:noWrap/>
            <w:vAlign w:val="bottom"/>
          </w:tcPr>
          <w:p w14:paraId="4BA7AA62"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1.54E-03</w:t>
            </w:r>
          </w:p>
        </w:tc>
      </w:tr>
      <w:tr w:rsidR="00E91801" w:rsidRPr="00FE479B" w14:paraId="797145AE" w14:textId="77777777" w:rsidTr="00604314">
        <w:trPr>
          <w:trHeight w:val="170"/>
        </w:trPr>
        <w:tc>
          <w:tcPr>
            <w:tcW w:w="940" w:type="dxa"/>
            <w:shd w:val="clear" w:color="auto" w:fill="auto"/>
            <w:noWrap/>
            <w:vAlign w:val="bottom"/>
          </w:tcPr>
          <w:p w14:paraId="104D4EB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1270.2</w:t>
            </w:r>
          </w:p>
        </w:tc>
        <w:tc>
          <w:tcPr>
            <w:tcW w:w="996" w:type="dxa"/>
            <w:shd w:val="clear" w:color="auto" w:fill="auto"/>
            <w:noWrap/>
            <w:vAlign w:val="bottom"/>
          </w:tcPr>
          <w:p w14:paraId="00D15332"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4.52E-03</w:t>
            </w:r>
          </w:p>
        </w:tc>
      </w:tr>
      <w:tr w:rsidR="00E91801" w:rsidRPr="00FE479B" w14:paraId="41225F75" w14:textId="77777777" w:rsidTr="00604314">
        <w:trPr>
          <w:trHeight w:val="170"/>
        </w:trPr>
        <w:tc>
          <w:tcPr>
            <w:tcW w:w="940" w:type="dxa"/>
            <w:shd w:val="clear" w:color="auto" w:fill="auto"/>
            <w:noWrap/>
            <w:vAlign w:val="bottom"/>
          </w:tcPr>
          <w:p w14:paraId="098B1DF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1394.9</w:t>
            </w:r>
          </w:p>
        </w:tc>
        <w:tc>
          <w:tcPr>
            <w:tcW w:w="996" w:type="dxa"/>
            <w:shd w:val="clear" w:color="auto" w:fill="auto"/>
            <w:noWrap/>
            <w:vAlign w:val="bottom"/>
          </w:tcPr>
          <w:p w14:paraId="39099EE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1.90E-03</w:t>
            </w:r>
          </w:p>
        </w:tc>
      </w:tr>
      <w:tr w:rsidR="00E91801" w:rsidRPr="00FE479B" w14:paraId="3CFE6F61" w14:textId="77777777" w:rsidTr="00604314">
        <w:trPr>
          <w:trHeight w:val="170"/>
        </w:trPr>
        <w:tc>
          <w:tcPr>
            <w:tcW w:w="940" w:type="dxa"/>
            <w:shd w:val="clear" w:color="auto" w:fill="auto"/>
            <w:noWrap/>
            <w:vAlign w:val="bottom"/>
          </w:tcPr>
          <w:p w14:paraId="5EB4ED4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1703.2</w:t>
            </w:r>
          </w:p>
        </w:tc>
        <w:tc>
          <w:tcPr>
            <w:tcW w:w="996" w:type="dxa"/>
            <w:shd w:val="clear" w:color="auto" w:fill="auto"/>
            <w:noWrap/>
            <w:vAlign w:val="bottom"/>
          </w:tcPr>
          <w:p w14:paraId="5DFFE4E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2.78E-03</w:t>
            </w:r>
          </w:p>
        </w:tc>
      </w:tr>
      <w:tr w:rsidR="00E91801" w:rsidRPr="00FE479B" w14:paraId="17689B8F" w14:textId="77777777" w:rsidTr="00604314">
        <w:trPr>
          <w:trHeight w:val="170"/>
        </w:trPr>
        <w:tc>
          <w:tcPr>
            <w:tcW w:w="940" w:type="dxa"/>
            <w:shd w:val="clear" w:color="auto" w:fill="auto"/>
            <w:noWrap/>
            <w:vAlign w:val="bottom"/>
          </w:tcPr>
          <w:p w14:paraId="0803ABD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1796.1</w:t>
            </w:r>
          </w:p>
        </w:tc>
        <w:tc>
          <w:tcPr>
            <w:tcW w:w="996" w:type="dxa"/>
            <w:shd w:val="clear" w:color="auto" w:fill="auto"/>
            <w:noWrap/>
            <w:vAlign w:val="bottom"/>
          </w:tcPr>
          <w:p w14:paraId="0FE320A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5.70E-03</w:t>
            </w:r>
          </w:p>
        </w:tc>
      </w:tr>
      <w:tr w:rsidR="00E91801" w:rsidRPr="00FE479B" w14:paraId="19606757" w14:textId="77777777" w:rsidTr="00604314">
        <w:trPr>
          <w:trHeight w:val="170"/>
        </w:trPr>
        <w:tc>
          <w:tcPr>
            <w:tcW w:w="940" w:type="dxa"/>
            <w:shd w:val="clear" w:color="auto" w:fill="auto"/>
            <w:noWrap/>
            <w:vAlign w:val="bottom"/>
          </w:tcPr>
          <w:p w14:paraId="23247E3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2000.0</w:t>
            </w:r>
          </w:p>
        </w:tc>
        <w:tc>
          <w:tcPr>
            <w:tcW w:w="996" w:type="dxa"/>
            <w:shd w:val="clear" w:color="auto" w:fill="auto"/>
            <w:noWrap/>
            <w:vAlign w:val="bottom"/>
          </w:tcPr>
          <w:p w14:paraId="4A0ABF7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3.08E-03</w:t>
            </w:r>
          </w:p>
        </w:tc>
      </w:tr>
      <w:tr w:rsidR="00E91801" w:rsidRPr="00FE479B" w14:paraId="493E2CB3" w14:textId="77777777" w:rsidTr="00604314">
        <w:trPr>
          <w:trHeight w:val="170"/>
        </w:trPr>
        <w:tc>
          <w:tcPr>
            <w:tcW w:w="940" w:type="dxa"/>
            <w:shd w:val="clear" w:color="auto" w:fill="D6E3BC" w:themeFill="accent3" w:themeFillTint="66"/>
            <w:noWrap/>
            <w:vAlign w:val="bottom"/>
          </w:tcPr>
          <w:p w14:paraId="22693B0A" w14:textId="77777777" w:rsidR="00E91801" w:rsidRPr="00FE479B" w:rsidRDefault="00E91801" w:rsidP="00604314">
            <w:pPr>
              <w:spacing w:line="240" w:lineRule="auto"/>
              <w:jc w:val="center"/>
              <w:rPr>
                <w:rFonts w:asciiTheme="majorBidi" w:eastAsia="Batang" w:hAnsiTheme="majorBidi" w:cstheme="majorBidi"/>
                <w:b/>
                <w:bCs/>
                <w:sz w:val="18"/>
                <w:szCs w:val="18"/>
                <w:lang w:eastAsia="ko-KR"/>
              </w:rPr>
            </w:pPr>
            <w:proofErr w:type="spellStart"/>
            <w:r w:rsidRPr="00FE479B">
              <w:rPr>
                <w:rFonts w:asciiTheme="majorBidi" w:eastAsia="Batang" w:hAnsiTheme="majorBidi" w:cstheme="majorBidi"/>
                <w:b/>
                <w:bCs/>
                <w:sz w:val="18"/>
                <w:szCs w:val="18"/>
                <w:lang w:eastAsia="ko-KR"/>
              </w:rPr>
              <w:t>Grms</w:t>
            </w:r>
            <w:proofErr w:type="spellEnd"/>
          </w:p>
        </w:tc>
        <w:tc>
          <w:tcPr>
            <w:tcW w:w="996" w:type="dxa"/>
            <w:shd w:val="clear" w:color="auto" w:fill="D6E3BC" w:themeFill="accent3" w:themeFillTint="66"/>
            <w:noWrap/>
            <w:vAlign w:val="bottom"/>
          </w:tcPr>
          <w:p w14:paraId="3A0ABE95" w14:textId="77777777" w:rsidR="00E91801" w:rsidRPr="00FE479B" w:rsidRDefault="00E91801" w:rsidP="00604314">
            <w:pPr>
              <w:spacing w:line="240" w:lineRule="auto"/>
              <w:jc w:val="center"/>
              <w:rPr>
                <w:rFonts w:asciiTheme="majorBidi" w:eastAsia="Batang" w:hAnsiTheme="majorBidi" w:cstheme="majorBidi"/>
                <w:b/>
                <w:bCs/>
                <w:sz w:val="18"/>
                <w:szCs w:val="18"/>
                <w:lang w:eastAsia="ko-KR"/>
              </w:rPr>
            </w:pPr>
            <w:r w:rsidRPr="00FE479B">
              <w:rPr>
                <w:rFonts w:asciiTheme="majorBidi" w:eastAsia="Batang" w:hAnsiTheme="majorBidi" w:cstheme="majorBidi"/>
                <w:b/>
                <w:bCs/>
                <w:sz w:val="18"/>
                <w:szCs w:val="18"/>
                <w:lang w:eastAsia="ko-KR"/>
              </w:rPr>
              <w:t>2.2</w:t>
            </w:r>
          </w:p>
        </w:tc>
      </w:tr>
    </w:tbl>
    <w:p w14:paraId="7145AF4F" w14:textId="77777777" w:rsidR="00E91801" w:rsidRDefault="00E91801" w:rsidP="00E91801">
      <w:pPr>
        <w:jc w:val="center"/>
        <w:rPr>
          <w:rFonts w:asciiTheme="majorBidi" w:hAnsiTheme="majorBidi" w:cstheme="majorBidi"/>
          <w:b/>
          <w:bCs/>
          <w:u w:val="single"/>
        </w:rPr>
      </w:pPr>
    </w:p>
    <w:p w14:paraId="19635333" w14:textId="30401668" w:rsidR="00E91801" w:rsidRDefault="00E91801" w:rsidP="00E91801">
      <w:pPr>
        <w:jc w:val="center"/>
        <w:rPr>
          <w:rFonts w:asciiTheme="majorBidi" w:hAnsiTheme="majorBidi" w:cstheme="majorBidi"/>
          <w:b/>
          <w:bCs/>
          <w:u w:val="single"/>
        </w:rPr>
      </w:pPr>
      <w:r>
        <w:rPr>
          <w:noProof/>
          <w:lang w:eastAsia="ko-KR"/>
        </w:rPr>
        <w:drawing>
          <wp:anchor distT="0" distB="0" distL="114300" distR="114300" simplePos="0" relativeHeight="251682816" behindDoc="0" locked="0" layoutInCell="1" allowOverlap="1" wp14:anchorId="67180167" wp14:editId="493F1FBD">
            <wp:simplePos x="0" y="0"/>
            <wp:positionH relativeFrom="column">
              <wp:posOffset>1442085</wp:posOffset>
            </wp:positionH>
            <wp:positionV relativeFrom="paragraph">
              <wp:posOffset>157480</wp:posOffset>
            </wp:positionV>
            <wp:extent cx="5087620" cy="2814955"/>
            <wp:effectExtent l="19050" t="19050" r="17780" b="2349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cstate="print">
                      <a:extLst>
                        <a:ext uri="{28A0092B-C50C-407E-A947-70E740481C1C}">
                          <a14:useLocalDpi xmlns:a14="http://schemas.microsoft.com/office/drawing/2010/main" val="0"/>
                        </a:ext>
                      </a:extLst>
                    </a:blip>
                    <a:srcRect l="6470" r="7286"/>
                    <a:stretch/>
                  </pic:blipFill>
                  <pic:spPr bwMode="auto">
                    <a:xfrm>
                      <a:off x="0" y="0"/>
                      <a:ext cx="5087620" cy="281495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7B9BC7" w14:textId="1D9D2278" w:rsidR="00E91801" w:rsidRDefault="00E91801" w:rsidP="00E91801">
      <w:pPr>
        <w:jc w:val="center"/>
        <w:rPr>
          <w:rFonts w:asciiTheme="majorBidi" w:hAnsiTheme="majorBidi" w:cstheme="majorBidi"/>
          <w:b/>
          <w:bCs/>
          <w:u w:val="single"/>
        </w:rPr>
      </w:pPr>
    </w:p>
    <w:p w14:paraId="2B13E960" w14:textId="77777777" w:rsidR="00E91801" w:rsidRDefault="00E91801" w:rsidP="00E91801">
      <w:pPr>
        <w:jc w:val="center"/>
        <w:rPr>
          <w:rFonts w:asciiTheme="majorBidi" w:hAnsiTheme="majorBidi" w:cstheme="majorBidi"/>
          <w:b/>
          <w:bCs/>
          <w:u w:val="single"/>
        </w:rPr>
      </w:pPr>
    </w:p>
    <w:p w14:paraId="35ECD7AD" w14:textId="77777777" w:rsidR="00E91801" w:rsidRDefault="00E91801" w:rsidP="00E91801">
      <w:pPr>
        <w:jc w:val="center"/>
        <w:rPr>
          <w:rFonts w:asciiTheme="majorBidi" w:hAnsiTheme="majorBidi" w:cstheme="majorBidi"/>
          <w:b/>
          <w:bCs/>
          <w:u w:val="single"/>
        </w:rPr>
      </w:pPr>
    </w:p>
    <w:p w14:paraId="5A1ACC7B" w14:textId="77777777" w:rsidR="00E91801" w:rsidRDefault="00E91801" w:rsidP="00E91801">
      <w:pPr>
        <w:jc w:val="center"/>
        <w:rPr>
          <w:rFonts w:asciiTheme="majorBidi" w:hAnsiTheme="majorBidi" w:cstheme="majorBidi"/>
          <w:b/>
          <w:bCs/>
          <w:u w:val="single"/>
        </w:rPr>
      </w:pPr>
    </w:p>
    <w:p w14:paraId="51237335" w14:textId="77777777" w:rsidR="00E91801" w:rsidRDefault="00E91801" w:rsidP="00E91801">
      <w:pPr>
        <w:jc w:val="center"/>
        <w:rPr>
          <w:rFonts w:asciiTheme="majorBidi" w:hAnsiTheme="majorBidi" w:cstheme="majorBidi"/>
          <w:b/>
          <w:bCs/>
          <w:u w:val="single"/>
        </w:rPr>
      </w:pPr>
    </w:p>
    <w:p w14:paraId="5807A101" w14:textId="77777777" w:rsidR="00E91801" w:rsidRDefault="00E91801" w:rsidP="00E91801">
      <w:pPr>
        <w:jc w:val="center"/>
        <w:rPr>
          <w:rFonts w:asciiTheme="majorBidi" w:hAnsiTheme="majorBidi" w:cstheme="majorBidi"/>
          <w:b/>
          <w:bCs/>
          <w:u w:val="single"/>
        </w:rPr>
      </w:pPr>
    </w:p>
    <w:p w14:paraId="37B87AA8" w14:textId="77777777" w:rsidR="00E91801" w:rsidRDefault="00E91801" w:rsidP="00E91801">
      <w:pPr>
        <w:jc w:val="center"/>
        <w:rPr>
          <w:rFonts w:asciiTheme="majorBidi" w:hAnsiTheme="majorBidi" w:cstheme="majorBidi"/>
          <w:b/>
          <w:bCs/>
          <w:u w:val="single"/>
        </w:rPr>
      </w:pPr>
    </w:p>
    <w:p w14:paraId="3B4649F6" w14:textId="77777777" w:rsidR="00E91801" w:rsidRDefault="00E91801" w:rsidP="00E91801">
      <w:pPr>
        <w:jc w:val="center"/>
        <w:rPr>
          <w:rFonts w:asciiTheme="majorBidi" w:hAnsiTheme="majorBidi" w:cstheme="majorBidi"/>
          <w:b/>
          <w:bCs/>
          <w:u w:val="single"/>
        </w:rPr>
      </w:pPr>
    </w:p>
    <w:p w14:paraId="12902E6C" w14:textId="77777777" w:rsidR="00E91801" w:rsidRDefault="00E91801" w:rsidP="00E91801">
      <w:pPr>
        <w:jc w:val="center"/>
        <w:rPr>
          <w:rFonts w:asciiTheme="majorBidi" w:hAnsiTheme="majorBidi" w:cstheme="majorBidi"/>
          <w:b/>
          <w:bCs/>
          <w:u w:val="single"/>
        </w:rPr>
      </w:pPr>
    </w:p>
    <w:p w14:paraId="4051A6B9" w14:textId="77777777" w:rsidR="00E91801" w:rsidRDefault="00E91801" w:rsidP="00E91801">
      <w:pPr>
        <w:jc w:val="center"/>
        <w:rPr>
          <w:rFonts w:asciiTheme="majorBidi" w:hAnsiTheme="majorBidi" w:cstheme="majorBidi"/>
          <w:b/>
          <w:bCs/>
          <w:u w:val="single"/>
        </w:rPr>
      </w:pPr>
    </w:p>
    <w:p w14:paraId="1775D79C" w14:textId="77777777" w:rsidR="00E91801" w:rsidRDefault="00E91801" w:rsidP="00E91801">
      <w:pPr>
        <w:jc w:val="center"/>
        <w:rPr>
          <w:rFonts w:asciiTheme="majorBidi" w:hAnsiTheme="majorBidi" w:cstheme="majorBidi"/>
          <w:b/>
          <w:bCs/>
          <w:u w:val="single"/>
        </w:rPr>
      </w:pPr>
    </w:p>
    <w:p w14:paraId="1EDD2B54" w14:textId="77777777" w:rsidR="00E91801" w:rsidRDefault="00E91801" w:rsidP="00E91801">
      <w:pPr>
        <w:jc w:val="center"/>
        <w:rPr>
          <w:rFonts w:asciiTheme="majorBidi" w:hAnsiTheme="majorBidi" w:cstheme="majorBidi"/>
          <w:b/>
          <w:bCs/>
          <w:u w:val="single"/>
        </w:rPr>
      </w:pPr>
    </w:p>
    <w:p w14:paraId="25D3FD13" w14:textId="77777777" w:rsidR="00E91801" w:rsidRPr="008A2940" w:rsidRDefault="00E91801" w:rsidP="00E91801">
      <w:pPr>
        <w:jc w:val="center"/>
        <w:rPr>
          <w:rFonts w:asciiTheme="majorBidi" w:hAnsiTheme="majorBidi" w:cstheme="majorBidi"/>
          <w:u w:val="single"/>
        </w:rPr>
      </w:pPr>
      <w:r w:rsidRPr="00B873A0">
        <w:rPr>
          <w:rFonts w:asciiTheme="majorBidi" w:hAnsiTheme="majorBidi" w:cstheme="majorBidi"/>
          <w:b/>
          <w:bCs/>
          <w:u w:val="single"/>
        </w:rPr>
        <w:lastRenderedPageBreak/>
        <w:br w:type="textWrapping" w:clear="all"/>
      </w:r>
      <w:r>
        <w:rPr>
          <w:rFonts w:asciiTheme="majorBidi" w:hAnsiTheme="majorBidi" w:cstheme="majorBidi"/>
        </w:rPr>
        <w:t xml:space="preserve">                          </w:t>
      </w:r>
      <w:r w:rsidRPr="008A2940">
        <w:rPr>
          <w:rFonts w:asciiTheme="majorBidi" w:hAnsiTheme="majorBidi" w:cstheme="majorBidi"/>
          <w:u w:val="single"/>
        </w:rPr>
        <w:t>Y Axis</w:t>
      </w:r>
    </w:p>
    <w:tbl>
      <w:tblPr>
        <w:tblpPr w:leftFromText="180" w:rightFromText="180" w:vertAnchor="text" w:tblpY="1"/>
        <w:tblOverlap w:val="never"/>
        <w:tblW w:w="1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6"/>
        <w:gridCol w:w="896"/>
      </w:tblGrid>
      <w:tr w:rsidR="00E91801" w:rsidRPr="00FE479B" w14:paraId="06952EE8" w14:textId="77777777" w:rsidTr="00604314">
        <w:trPr>
          <w:trHeight w:val="170"/>
        </w:trPr>
        <w:tc>
          <w:tcPr>
            <w:tcW w:w="876" w:type="dxa"/>
            <w:shd w:val="clear" w:color="auto" w:fill="D9D9D9" w:themeFill="background1" w:themeFillShade="D9"/>
            <w:noWrap/>
            <w:vAlign w:val="center"/>
          </w:tcPr>
          <w:p w14:paraId="50A08749" w14:textId="77777777" w:rsidR="00E91801" w:rsidRPr="00FE479B" w:rsidRDefault="00E91801" w:rsidP="00604314">
            <w:pPr>
              <w:spacing w:line="240" w:lineRule="auto"/>
              <w:jc w:val="center"/>
              <w:rPr>
                <w:rFonts w:asciiTheme="majorBidi" w:eastAsia="Batang" w:hAnsiTheme="majorBidi" w:cstheme="majorBidi"/>
                <w:b/>
                <w:bCs/>
                <w:sz w:val="18"/>
                <w:szCs w:val="18"/>
                <w:lang w:eastAsia="ko-KR"/>
              </w:rPr>
            </w:pPr>
            <w:r w:rsidRPr="00FE479B">
              <w:rPr>
                <w:rFonts w:asciiTheme="majorBidi" w:eastAsia="Batang" w:hAnsiTheme="majorBidi" w:cstheme="majorBidi"/>
                <w:b/>
                <w:bCs/>
                <w:sz w:val="18"/>
                <w:szCs w:val="18"/>
                <w:lang w:eastAsia="ko-KR"/>
              </w:rPr>
              <w:t>Freq.</w:t>
            </w:r>
          </w:p>
        </w:tc>
        <w:tc>
          <w:tcPr>
            <w:tcW w:w="896" w:type="dxa"/>
            <w:shd w:val="clear" w:color="auto" w:fill="D9D9D9" w:themeFill="background1" w:themeFillShade="D9"/>
            <w:noWrap/>
            <w:vAlign w:val="center"/>
          </w:tcPr>
          <w:p w14:paraId="3972DD01" w14:textId="77777777" w:rsidR="00E91801" w:rsidRPr="00FE479B" w:rsidRDefault="00E91801" w:rsidP="00604314">
            <w:pPr>
              <w:spacing w:line="240" w:lineRule="auto"/>
              <w:jc w:val="center"/>
              <w:rPr>
                <w:rFonts w:asciiTheme="majorBidi" w:eastAsia="Batang" w:hAnsiTheme="majorBidi" w:cstheme="majorBidi"/>
                <w:b/>
                <w:bCs/>
                <w:sz w:val="18"/>
                <w:szCs w:val="18"/>
                <w:lang w:eastAsia="ko-KR"/>
              </w:rPr>
            </w:pPr>
            <w:r w:rsidRPr="00FE479B">
              <w:rPr>
                <w:rFonts w:asciiTheme="majorBidi" w:eastAsia="Batang" w:hAnsiTheme="majorBidi" w:cstheme="majorBidi"/>
                <w:b/>
                <w:bCs/>
                <w:sz w:val="18"/>
                <w:szCs w:val="18"/>
                <w:lang w:eastAsia="ko-KR"/>
              </w:rPr>
              <w:t>PSD</w:t>
            </w:r>
          </w:p>
        </w:tc>
      </w:tr>
      <w:tr w:rsidR="00E91801" w:rsidRPr="00FE479B" w14:paraId="58825272" w14:textId="77777777" w:rsidTr="00604314">
        <w:trPr>
          <w:trHeight w:val="170"/>
        </w:trPr>
        <w:tc>
          <w:tcPr>
            <w:tcW w:w="876" w:type="dxa"/>
            <w:shd w:val="clear" w:color="auto" w:fill="auto"/>
            <w:noWrap/>
            <w:vAlign w:val="center"/>
          </w:tcPr>
          <w:p w14:paraId="24352EF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5.0</w:t>
            </w:r>
          </w:p>
        </w:tc>
        <w:tc>
          <w:tcPr>
            <w:tcW w:w="896" w:type="dxa"/>
            <w:shd w:val="clear" w:color="auto" w:fill="auto"/>
            <w:noWrap/>
            <w:vAlign w:val="center"/>
          </w:tcPr>
          <w:p w14:paraId="27573B1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1.36E-05</w:t>
            </w:r>
          </w:p>
        </w:tc>
      </w:tr>
      <w:tr w:rsidR="00E91801" w:rsidRPr="00FE479B" w14:paraId="5271F81C" w14:textId="77777777" w:rsidTr="00604314">
        <w:trPr>
          <w:trHeight w:val="170"/>
        </w:trPr>
        <w:tc>
          <w:tcPr>
            <w:tcW w:w="876" w:type="dxa"/>
            <w:shd w:val="clear" w:color="auto" w:fill="auto"/>
            <w:noWrap/>
            <w:vAlign w:val="center"/>
          </w:tcPr>
          <w:p w14:paraId="1AA1B3A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6.0</w:t>
            </w:r>
          </w:p>
        </w:tc>
        <w:tc>
          <w:tcPr>
            <w:tcW w:w="896" w:type="dxa"/>
            <w:shd w:val="clear" w:color="auto" w:fill="auto"/>
            <w:noWrap/>
            <w:vAlign w:val="center"/>
          </w:tcPr>
          <w:p w14:paraId="48752DFC"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1.03E-05</w:t>
            </w:r>
          </w:p>
        </w:tc>
      </w:tr>
      <w:tr w:rsidR="00E91801" w:rsidRPr="00FE479B" w14:paraId="7E589832" w14:textId="77777777" w:rsidTr="00604314">
        <w:trPr>
          <w:trHeight w:val="170"/>
        </w:trPr>
        <w:tc>
          <w:tcPr>
            <w:tcW w:w="876" w:type="dxa"/>
            <w:shd w:val="clear" w:color="auto" w:fill="auto"/>
            <w:noWrap/>
            <w:vAlign w:val="center"/>
          </w:tcPr>
          <w:p w14:paraId="794822A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7.0</w:t>
            </w:r>
          </w:p>
        </w:tc>
        <w:tc>
          <w:tcPr>
            <w:tcW w:w="896" w:type="dxa"/>
            <w:shd w:val="clear" w:color="auto" w:fill="auto"/>
            <w:noWrap/>
            <w:vAlign w:val="center"/>
          </w:tcPr>
          <w:p w14:paraId="5F669B1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6.47E-05</w:t>
            </w:r>
          </w:p>
        </w:tc>
      </w:tr>
      <w:tr w:rsidR="00E91801" w:rsidRPr="00FE479B" w14:paraId="45768B35" w14:textId="77777777" w:rsidTr="00604314">
        <w:trPr>
          <w:trHeight w:val="170"/>
        </w:trPr>
        <w:tc>
          <w:tcPr>
            <w:tcW w:w="876" w:type="dxa"/>
            <w:shd w:val="clear" w:color="auto" w:fill="auto"/>
            <w:noWrap/>
            <w:vAlign w:val="center"/>
          </w:tcPr>
          <w:p w14:paraId="27D3A40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8.0</w:t>
            </w:r>
          </w:p>
        </w:tc>
        <w:tc>
          <w:tcPr>
            <w:tcW w:w="896" w:type="dxa"/>
            <w:shd w:val="clear" w:color="auto" w:fill="auto"/>
            <w:noWrap/>
            <w:vAlign w:val="center"/>
          </w:tcPr>
          <w:p w14:paraId="7D47C5A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9.03E-05</w:t>
            </w:r>
          </w:p>
        </w:tc>
      </w:tr>
      <w:tr w:rsidR="00E91801" w:rsidRPr="00FE479B" w14:paraId="281D4C9F" w14:textId="77777777" w:rsidTr="00604314">
        <w:trPr>
          <w:trHeight w:val="170"/>
        </w:trPr>
        <w:tc>
          <w:tcPr>
            <w:tcW w:w="876" w:type="dxa"/>
            <w:shd w:val="clear" w:color="auto" w:fill="auto"/>
            <w:noWrap/>
            <w:vAlign w:val="center"/>
          </w:tcPr>
          <w:p w14:paraId="6FC74DB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9.0</w:t>
            </w:r>
          </w:p>
        </w:tc>
        <w:tc>
          <w:tcPr>
            <w:tcW w:w="896" w:type="dxa"/>
            <w:shd w:val="clear" w:color="auto" w:fill="auto"/>
            <w:noWrap/>
            <w:vAlign w:val="center"/>
          </w:tcPr>
          <w:p w14:paraId="4BFC462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6.99E-05</w:t>
            </w:r>
          </w:p>
        </w:tc>
      </w:tr>
      <w:tr w:rsidR="00E91801" w:rsidRPr="00FE479B" w14:paraId="415A5923" w14:textId="77777777" w:rsidTr="00604314">
        <w:trPr>
          <w:trHeight w:val="170"/>
        </w:trPr>
        <w:tc>
          <w:tcPr>
            <w:tcW w:w="876" w:type="dxa"/>
            <w:shd w:val="clear" w:color="auto" w:fill="auto"/>
            <w:noWrap/>
            <w:vAlign w:val="center"/>
          </w:tcPr>
          <w:p w14:paraId="0711378C"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10.0</w:t>
            </w:r>
          </w:p>
        </w:tc>
        <w:tc>
          <w:tcPr>
            <w:tcW w:w="896" w:type="dxa"/>
            <w:shd w:val="clear" w:color="auto" w:fill="auto"/>
            <w:noWrap/>
            <w:vAlign w:val="center"/>
          </w:tcPr>
          <w:p w14:paraId="3A8CA9C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1.51E-04</w:t>
            </w:r>
          </w:p>
        </w:tc>
      </w:tr>
      <w:tr w:rsidR="00E91801" w:rsidRPr="00FE479B" w14:paraId="12D13420" w14:textId="77777777" w:rsidTr="00604314">
        <w:trPr>
          <w:trHeight w:val="170"/>
        </w:trPr>
        <w:tc>
          <w:tcPr>
            <w:tcW w:w="876" w:type="dxa"/>
            <w:shd w:val="clear" w:color="auto" w:fill="auto"/>
            <w:noWrap/>
            <w:vAlign w:val="center"/>
          </w:tcPr>
          <w:p w14:paraId="421A7AB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11.0</w:t>
            </w:r>
          </w:p>
        </w:tc>
        <w:tc>
          <w:tcPr>
            <w:tcW w:w="896" w:type="dxa"/>
            <w:shd w:val="clear" w:color="auto" w:fill="auto"/>
            <w:noWrap/>
            <w:vAlign w:val="center"/>
          </w:tcPr>
          <w:p w14:paraId="0CE39B8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2.05E-04</w:t>
            </w:r>
          </w:p>
        </w:tc>
      </w:tr>
      <w:tr w:rsidR="00E91801" w:rsidRPr="00FE479B" w14:paraId="4319A913" w14:textId="77777777" w:rsidTr="00604314">
        <w:trPr>
          <w:trHeight w:val="170"/>
        </w:trPr>
        <w:tc>
          <w:tcPr>
            <w:tcW w:w="876" w:type="dxa"/>
            <w:shd w:val="clear" w:color="auto" w:fill="auto"/>
            <w:noWrap/>
            <w:vAlign w:val="center"/>
          </w:tcPr>
          <w:p w14:paraId="7EC9730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13.1</w:t>
            </w:r>
          </w:p>
        </w:tc>
        <w:tc>
          <w:tcPr>
            <w:tcW w:w="896" w:type="dxa"/>
            <w:shd w:val="clear" w:color="auto" w:fill="auto"/>
            <w:noWrap/>
            <w:vAlign w:val="center"/>
          </w:tcPr>
          <w:p w14:paraId="114FF29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3.41E-06</w:t>
            </w:r>
          </w:p>
        </w:tc>
      </w:tr>
      <w:tr w:rsidR="00E91801" w:rsidRPr="00FE479B" w14:paraId="58A1C759" w14:textId="77777777" w:rsidTr="00604314">
        <w:trPr>
          <w:trHeight w:val="170"/>
        </w:trPr>
        <w:tc>
          <w:tcPr>
            <w:tcW w:w="876" w:type="dxa"/>
            <w:shd w:val="clear" w:color="auto" w:fill="auto"/>
            <w:noWrap/>
            <w:vAlign w:val="center"/>
          </w:tcPr>
          <w:p w14:paraId="4A78162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15.2</w:t>
            </w:r>
          </w:p>
        </w:tc>
        <w:tc>
          <w:tcPr>
            <w:tcW w:w="896" w:type="dxa"/>
            <w:shd w:val="clear" w:color="auto" w:fill="auto"/>
            <w:noWrap/>
            <w:vAlign w:val="center"/>
          </w:tcPr>
          <w:p w14:paraId="7BF7486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4.30E-06</w:t>
            </w:r>
          </w:p>
        </w:tc>
      </w:tr>
      <w:tr w:rsidR="00E91801" w:rsidRPr="00FE479B" w14:paraId="70B9FADD" w14:textId="77777777" w:rsidTr="00604314">
        <w:trPr>
          <w:trHeight w:val="170"/>
        </w:trPr>
        <w:tc>
          <w:tcPr>
            <w:tcW w:w="876" w:type="dxa"/>
            <w:shd w:val="clear" w:color="auto" w:fill="auto"/>
            <w:noWrap/>
            <w:vAlign w:val="center"/>
          </w:tcPr>
          <w:p w14:paraId="51698E0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15.9</w:t>
            </w:r>
          </w:p>
        </w:tc>
        <w:tc>
          <w:tcPr>
            <w:tcW w:w="896" w:type="dxa"/>
            <w:shd w:val="clear" w:color="auto" w:fill="auto"/>
            <w:noWrap/>
            <w:vAlign w:val="center"/>
          </w:tcPr>
          <w:p w14:paraId="597B781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3.41E-06</w:t>
            </w:r>
          </w:p>
        </w:tc>
      </w:tr>
      <w:tr w:rsidR="00E91801" w:rsidRPr="00FE479B" w14:paraId="5B092929" w14:textId="77777777" w:rsidTr="00604314">
        <w:trPr>
          <w:trHeight w:val="170"/>
        </w:trPr>
        <w:tc>
          <w:tcPr>
            <w:tcW w:w="876" w:type="dxa"/>
            <w:shd w:val="clear" w:color="auto" w:fill="auto"/>
            <w:noWrap/>
            <w:vAlign w:val="center"/>
          </w:tcPr>
          <w:p w14:paraId="29D9F68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16.9</w:t>
            </w:r>
          </w:p>
        </w:tc>
        <w:tc>
          <w:tcPr>
            <w:tcW w:w="896" w:type="dxa"/>
            <w:shd w:val="clear" w:color="auto" w:fill="auto"/>
            <w:noWrap/>
            <w:vAlign w:val="center"/>
          </w:tcPr>
          <w:p w14:paraId="29D4929C"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7.74E-06</w:t>
            </w:r>
          </w:p>
        </w:tc>
      </w:tr>
      <w:tr w:rsidR="00E91801" w:rsidRPr="00FE479B" w14:paraId="430C9026" w14:textId="77777777" w:rsidTr="00604314">
        <w:trPr>
          <w:trHeight w:val="170"/>
        </w:trPr>
        <w:tc>
          <w:tcPr>
            <w:tcW w:w="876" w:type="dxa"/>
            <w:shd w:val="clear" w:color="auto" w:fill="auto"/>
            <w:noWrap/>
            <w:vAlign w:val="center"/>
          </w:tcPr>
          <w:p w14:paraId="097CF67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20.4</w:t>
            </w:r>
          </w:p>
        </w:tc>
        <w:tc>
          <w:tcPr>
            <w:tcW w:w="896" w:type="dxa"/>
            <w:shd w:val="clear" w:color="auto" w:fill="auto"/>
            <w:noWrap/>
            <w:vAlign w:val="center"/>
          </w:tcPr>
          <w:p w14:paraId="1A0814A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4.08E-06</w:t>
            </w:r>
          </w:p>
        </w:tc>
      </w:tr>
      <w:tr w:rsidR="00E91801" w:rsidRPr="00FE479B" w14:paraId="16DE30AA" w14:textId="77777777" w:rsidTr="00604314">
        <w:trPr>
          <w:trHeight w:val="170"/>
        </w:trPr>
        <w:tc>
          <w:tcPr>
            <w:tcW w:w="876" w:type="dxa"/>
            <w:shd w:val="clear" w:color="auto" w:fill="auto"/>
            <w:noWrap/>
            <w:vAlign w:val="center"/>
          </w:tcPr>
          <w:p w14:paraId="5402E0F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25.1</w:t>
            </w:r>
          </w:p>
        </w:tc>
        <w:tc>
          <w:tcPr>
            <w:tcW w:w="896" w:type="dxa"/>
            <w:shd w:val="clear" w:color="auto" w:fill="auto"/>
            <w:noWrap/>
            <w:vAlign w:val="center"/>
          </w:tcPr>
          <w:p w14:paraId="0D7D316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1.63E-05</w:t>
            </w:r>
          </w:p>
        </w:tc>
      </w:tr>
      <w:tr w:rsidR="00E91801" w:rsidRPr="00FE479B" w14:paraId="00D1071F" w14:textId="77777777" w:rsidTr="00604314">
        <w:trPr>
          <w:trHeight w:val="170"/>
        </w:trPr>
        <w:tc>
          <w:tcPr>
            <w:tcW w:w="876" w:type="dxa"/>
            <w:shd w:val="clear" w:color="auto" w:fill="auto"/>
            <w:noWrap/>
            <w:vAlign w:val="center"/>
          </w:tcPr>
          <w:p w14:paraId="64FDAC3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26.2</w:t>
            </w:r>
          </w:p>
        </w:tc>
        <w:tc>
          <w:tcPr>
            <w:tcW w:w="896" w:type="dxa"/>
            <w:shd w:val="clear" w:color="auto" w:fill="auto"/>
            <w:noWrap/>
            <w:vAlign w:val="center"/>
          </w:tcPr>
          <w:p w14:paraId="72C4BE9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1.20E-05</w:t>
            </w:r>
          </w:p>
        </w:tc>
      </w:tr>
      <w:tr w:rsidR="00E91801" w:rsidRPr="00FE479B" w14:paraId="34915045" w14:textId="77777777" w:rsidTr="00604314">
        <w:trPr>
          <w:trHeight w:val="170"/>
        </w:trPr>
        <w:tc>
          <w:tcPr>
            <w:tcW w:w="876" w:type="dxa"/>
            <w:shd w:val="clear" w:color="auto" w:fill="auto"/>
            <w:noWrap/>
            <w:vAlign w:val="center"/>
          </w:tcPr>
          <w:p w14:paraId="6E0AD66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28.2</w:t>
            </w:r>
          </w:p>
        </w:tc>
        <w:tc>
          <w:tcPr>
            <w:tcW w:w="896" w:type="dxa"/>
            <w:shd w:val="clear" w:color="auto" w:fill="auto"/>
            <w:noWrap/>
            <w:vAlign w:val="center"/>
          </w:tcPr>
          <w:p w14:paraId="30CFF25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1.54E-05</w:t>
            </w:r>
          </w:p>
        </w:tc>
      </w:tr>
      <w:tr w:rsidR="00E91801" w:rsidRPr="00FE479B" w14:paraId="28F350DC" w14:textId="77777777" w:rsidTr="00604314">
        <w:trPr>
          <w:trHeight w:val="170"/>
        </w:trPr>
        <w:tc>
          <w:tcPr>
            <w:tcW w:w="876" w:type="dxa"/>
            <w:shd w:val="clear" w:color="auto" w:fill="auto"/>
            <w:noWrap/>
            <w:vAlign w:val="center"/>
          </w:tcPr>
          <w:p w14:paraId="45C13E4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34.8</w:t>
            </w:r>
          </w:p>
        </w:tc>
        <w:tc>
          <w:tcPr>
            <w:tcW w:w="896" w:type="dxa"/>
            <w:shd w:val="clear" w:color="auto" w:fill="auto"/>
            <w:noWrap/>
            <w:vAlign w:val="center"/>
          </w:tcPr>
          <w:p w14:paraId="217F3A7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1.67E-04</w:t>
            </w:r>
          </w:p>
        </w:tc>
      </w:tr>
      <w:tr w:rsidR="00E91801" w:rsidRPr="00FE479B" w14:paraId="7CA4460F" w14:textId="77777777" w:rsidTr="00604314">
        <w:trPr>
          <w:trHeight w:val="170"/>
        </w:trPr>
        <w:tc>
          <w:tcPr>
            <w:tcW w:w="876" w:type="dxa"/>
            <w:shd w:val="clear" w:color="auto" w:fill="auto"/>
            <w:noWrap/>
            <w:vAlign w:val="center"/>
          </w:tcPr>
          <w:p w14:paraId="1971C90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37.0</w:t>
            </w:r>
          </w:p>
        </w:tc>
        <w:tc>
          <w:tcPr>
            <w:tcW w:w="896" w:type="dxa"/>
            <w:shd w:val="clear" w:color="auto" w:fill="auto"/>
            <w:noWrap/>
            <w:vAlign w:val="center"/>
          </w:tcPr>
          <w:p w14:paraId="3D3A323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1.20E-04</w:t>
            </w:r>
          </w:p>
        </w:tc>
      </w:tr>
      <w:tr w:rsidR="00E91801" w:rsidRPr="00FE479B" w14:paraId="2F52AB26" w14:textId="77777777" w:rsidTr="00604314">
        <w:trPr>
          <w:trHeight w:val="170"/>
        </w:trPr>
        <w:tc>
          <w:tcPr>
            <w:tcW w:w="876" w:type="dxa"/>
            <w:shd w:val="clear" w:color="auto" w:fill="auto"/>
            <w:noWrap/>
            <w:vAlign w:val="center"/>
          </w:tcPr>
          <w:p w14:paraId="4520997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40.7</w:t>
            </w:r>
          </w:p>
        </w:tc>
        <w:tc>
          <w:tcPr>
            <w:tcW w:w="896" w:type="dxa"/>
            <w:shd w:val="clear" w:color="auto" w:fill="auto"/>
            <w:noWrap/>
            <w:vAlign w:val="center"/>
          </w:tcPr>
          <w:p w14:paraId="0EAD744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6.15E-04</w:t>
            </w:r>
          </w:p>
        </w:tc>
      </w:tr>
      <w:tr w:rsidR="00E91801" w:rsidRPr="00FE479B" w14:paraId="4472BD84" w14:textId="77777777" w:rsidTr="00604314">
        <w:trPr>
          <w:trHeight w:val="170"/>
        </w:trPr>
        <w:tc>
          <w:tcPr>
            <w:tcW w:w="876" w:type="dxa"/>
            <w:shd w:val="clear" w:color="auto" w:fill="auto"/>
            <w:noWrap/>
            <w:vAlign w:val="center"/>
          </w:tcPr>
          <w:p w14:paraId="117CA51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42.9</w:t>
            </w:r>
          </w:p>
        </w:tc>
        <w:tc>
          <w:tcPr>
            <w:tcW w:w="896" w:type="dxa"/>
            <w:shd w:val="clear" w:color="auto" w:fill="auto"/>
            <w:noWrap/>
            <w:vAlign w:val="center"/>
          </w:tcPr>
          <w:p w14:paraId="75D6972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6.99E-04</w:t>
            </w:r>
          </w:p>
        </w:tc>
      </w:tr>
      <w:tr w:rsidR="00E91801" w:rsidRPr="00FE479B" w14:paraId="7CF42E92" w14:textId="77777777" w:rsidTr="00604314">
        <w:trPr>
          <w:trHeight w:val="170"/>
        </w:trPr>
        <w:tc>
          <w:tcPr>
            <w:tcW w:w="876" w:type="dxa"/>
            <w:shd w:val="clear" w:color="auto" w:fill="auto"/>
            <w:noWrap/>
            <w:vAlign w:val="center"/>
          </w:tcPr>
          <w:p w14:paraId="00DD49E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45.6</w:t>
            </w:r>
          </w:p>
        </w:tc>
        <w:tc>
          <w:tcPr>
            <w:tcW w:w="896" w:type="dxa"/>
            <w:shd w:val="clear" w:color="auto" w:fill="auto"/>
            <w:noWrap/>
            <w:vAlign w:val="center"/>
          </w:tcPr>
          <w:p w14:paraId="4468A0F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5.55E-04</w:t>
            </w:r>
          </w:p>
        </w:tc>
      </w:tr>
      <w:tr w:rsidR="00E91801" w:rsidRPr="00FE479B" w14:paraId="116E4D35" w14:textId="77777777" w:rsidTr="00604314">
        <w:trPr>
          <w:trHeight w:val="170"/>
        </w:trPr>
        <w:tc>
          <w:tcPr>
            <w:tcW w:w="876" w:type="dxa"/>
            <w:shd w:val="clear" w:color="auto" w:fill="auto"/>
            <w:noWrap/>
            <w:vAlign w:val="center"/>
          </w:tcPr>
          <w:p w14:paraId="3EAB929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48.1</w:t>
            </w:r>
          </w:p>
        </w:tc>
        <w:tc>
          <w:tcPr>
            <w:tcW w:w="896" w:type="dxa"/>
            <w:shd w:val="clear" w:color="auto" w:fill="auto"/>
            <w:noWrap/>
            <w:vAlign w:val="center"/>
          </w:tcPr>
          <w:p w14:paraId="5723BF4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1.80E-04</w:t>
            </w:r>
          </w:p>
        </w:tc>
      </w:tr>
      <w:tr w:rsidR="00E91801" w:rsidRPr="00FE479B" w14:paraId="6D492492" w14:textId="77777777" w:rsidTr="00604314">
        <w:trPr>
          <w:trHeight w:val="170"/>
        </w:trPr>
        <w:tc>
          <w:tcPr>
            <w:tcW w:w="876" w:type="dxa"/>
            <w:shd w:val="clear" w:color="auto" w:fill="auto"/>
            <w:noWrap/>
            <w:vAlign w:val="center"/>
          </w:tcPr>
          <w:p w14:paraId="4F949D2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53.4</w:t>
            </w:r>
          </w:p>
        </w:tc>
        <w:tc>
          <w:tcPr>
            <w:tcW w:w="896" w:type="dxa"/>
            <w:shd w:val="clear" w:color="auto" w:fill="auto"/>
            <w:noWrap/>
            <w:vAlign w:val="center"/>
          </w:tcPr>
          <w:p w14:paraId="135CE1A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1.85E-04</w:t>
            </w:r>
          </w:p>
        </w:tc>
      </w:tr>
      <w:tr w:rsidR="00E91801" w:rsidRPr="00FE479B" w14:paraId="1AAF37E0" w14:textId="77777777" w:rsidTr="00604314">
        <w:trPr>
          <w:trHeight w:val="170"/>
        </w:trPr>
        <w:tc>
          <w:tcPr>
            <w:tcW w:w="876" w:type="dxa"/>
            <w:shd w:val="clear" w:color="auto" w:fill="auto"/>
            <w:noWrap/>
            <w:vAlign w:val="center"/>
          </w:tcPr>
          <w:p w14:paraId="2A0CE6A2"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65.8</w:t>
            </w:r>
          </w:p>
        </w:tc>
        <w:tc>
          <w:tcPr>
            <w:tcW w:w="896" w:type="dxa"/>
            <w:shd w:val="clear" w:color="auto" w:fill="auto"/>
            <w:noWrap/>
            <w:vAlign w:val="center"/>
          </w:tcPr>
          <w:p w14:paraId="4BF8966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4.89E-05</w:t>
            </w:r>
          </w:p>
        </w:tc>
      </w:tr>
      <w:tr w:rsidR="00E91801" w:rsidRPr="00FE479B" w14:paraId="17B390A6" w14:textId="77777777" w:rsidTr="00604314">
        <w:trPr>
          <w:trHeight w:val="170"/>
        </w:trPr>
        <w:tc>
          <w:tcPr>
            <w:tcW w:w="876" w:type="dxa"/>
            <w:shd w:val="clear" w:color="auto" w:fill="auto"/>
            <w:noWrap/>
            <w:vAlign w:val="center"/>
          </w:tcPr>
          <w:p w14:paraId="4EFF5E4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73.1</w:t>
            </w:r>
          </w:p>
        </w:tc>
        <w:tc>
          <w:tcPr>
            <w:tcW w:w="896" w:type="dxa"/>
            <w:shd w:val="clear" w:color="auto" w:fill="auto"/>
            <w:noWrap/>
            <w:vAlign w:val="center"/>
          </w:tcPr>
          <w:p w14:paraId="35D06B5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6.99E-05</w:t>
            </w:r>
          </w:p>
        </w:tc>
      </w:tr>
      <w:tr w:rsidR="00E91801" w:rsidRPr="00FE479B" w14:paraId="04E845D8" w14:textId="77777777" w:rsidTr="00604314">
        <w:trPr>
          <w:trHeight w:val="170"/>
        </w:trPr>
        <w:tc>
          <w:tcPr>
            <w:tcW w:w="876" w:type="dxa"/>
            <w:shd w:val="clear" w:color="auto" w:fill="auto"/>
            <w:noWrap/>
            <w:vAlign w:val="center"/>
          </w:tcPr>
          <w:p w14:paraId="5EC0FD2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77.9</w:t>
            </w:r>
          </w:p>
        </w:tc>
        <w:tc>
          <w:tcPr>
            <w:tcW w:w="896" w:type="dxa"/>
            <w:shd w:val="clear" w:color="auto" w:fill="auto"/>
            <w:noWrap/>
            <w:vAlign w:val="center"/>
          </w:tcPr>
          <w:p w14:paraId="2CBDB57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5.70E-05</w:t>
            </w:r>
          </w:p>
        </w:tc>
      </w:tr>
      <w:tr w:rsidR="00E91801" w:rsidRPr="00FE479B" w14:paraId="36904E72" w14:textId="77777777" w:rsidTr="00604314">
        <w:trPr>
          <w:trHeight w:val="170"/>
        </w:trPr>
        <w:tc>
          <w:tcPr>
            <w:tcW w:w="876" w:type="dxa"/>
            <w:shd w:val="clear" w:color="auto" w:fill="auto"/>
            <w:noWrap/>
            <w:vAlign w:val="center"/>
          </w:tcPr>
          <w:p w14:paraId="5DCC233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83.8</w:t>
            </w:r>
          </w:p>
        </w:tc>
        <w:tc>
          <w:tcPr>
            <w:tcW w:w="896" w:type="dxa"/>
            <w:shd w:val="clear" w:color="auto" w:fill="auto"/>
            <w:noWrap/>
            <w:vAlign w:val="center"/>
          </w:tcPr>
          <w:p w14:paraId="7B70EF1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1.63E-04</w:t>
            </w:r>
          </w:p>
        </w:tc>
      </w:tr>
      <w:tr w:rsidR="00E91801" w:rsidRPr="00FE479B" w14:paraId="5F5D7C8F" w14:textId="77777777" w:rsidTr="00604314">
        <w:trPr>
          <w:trHeight w:val="170"/>
        </w:trPr>
        <w:tc>
          <w:tcPr>
            <w:tcW w:w="876" w:type="dxa"/>
            <w:shd w:val="clear" w:color="auto" w:fill="auto"/>
            <w:noWrap/>
            <w:vAlign w:val="center"/>
          </w:tcPr>
          <w:p w14:paraId="591E3B3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88.3</w:t>
            </w:r>
          </w:p>
        </w:tc>
        <w:tc>
          <w:tcPr>
            <w:tcW w:w="896" w:type="dxa"/>
            <w:shd w:val="clear" w:color="auto" w:fill="auto"/>
            <w:noWrap/>
            <w:vAlign w:val="center"/>
          </w:tcPr>
          <w:p w14:paraId="77D2719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7.74E-05</w:t>
            </w:r>
          </w:p>
        </w:tc>
      </w:tr>
      <w:tr w:rsidR="00E91801" w:rsidRPr="00FE479B" w14:paraId="352B329C" w14:textId="77777777" w:rsidTr="00604314">
        <w:trPr>
          <w:trHeight w:val="170"/>
        </w:trPr>
        <w:tc>
          <w:tcPr>
            <w:tcW w:w="876" w:type="dxa"/>
            <w:shd w:val="clear" w:color="auto" w:fill="auto"/>
            <w:noWrap/>
            <w:vAlign w:val="center"/>
          </w:tcPr>
          <w:p w14:paraId="208062C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100.1</w:t>
            </w:r>
          </w:p>
        </w:tc>
        <w:tc>
          <w:tcPr>
            <w:tcW w:w="896" w:type="dxa"/>
            <w:shd w:val="clear" w:color="auto" w:fill="auto"/>
            <w:noWrap/>
            <w:vAlign w:val="center"/>
          </w:tcPr>
          <w:p w14:paraId="785A243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1.47E-03</w:t>
            </w:r>
          </w:p>
        </w:tc>
      </w:tr>
      <w:tr w:rsidR="00E91801" w:rsidRPr="00FE479B" w14:paraId="6D288E30" w14:textId="77777777" w:rsidTr="00604314">
        <w:trPr>
          <w:trHeight w:val="170"/>
        </w:trPr>
        <w:tc>
          <w:tcPr>
            <w:tcW w:w="876" w:type="dxa"/>
            <w:shd w:val="clear" w:color="auto" w:fill="auto"/>
            <w:noWrap/>
            <w:vAlign w:val="center"/>
          </w:tcPr>
          <w:p w14:paraId="5541572C"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108.8</w:t>
            </w:r>
          </w:p>
        </w:tc>
        <w:tc>
          <w:tcPr>
            <w:tcW w:w="896" w:type="dxa"/>
            <w:shd w:val="clear" w:color="auto" w:fill="auto"/>
            <w:noWrap/>
            <w:vAlign w:val="center"/>
          </w:tcPr>
          <w:p w14:paraId="46BA1E4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1.76E-03</w:t>
            </w:r>
          </w:p>
        </w:tc>
      </w:tr>
      <w:tr w:rsidR="00E91801" w:rsidRPr="00FE479B" w14:paraId="0DAB70AE" w14:textId="77777777" w:rsidTr="00604314">
        <w:trPr>
          <w:trHeight w:val="170"/>
        </w:trPr>
        <w:tc>
          <w:tcPr>
            <w:tcW w:w="876" w:type="dxa"/>
            <w:shd w:val="clear" w:color="auto" w:fill="auto"/>
            <w:noWrap/>
            <w:vAlign w:val="center"/>
          </w:tcPr>
          <w:p w14:paraId="47E3C61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128.7</w:t>
            </w:r>
          </w:p>
        </w:tc>
        <w:tc>
          <w:tcPr>
            <w:tcW w:w="896" w:type="dxa"/>
            <w:shd w:val="clear" w:color="auto" w:fill="auto"/>
            <w:noWrap/>
            <w:vAlign w:val="center"/>
          </w:tcPr>
          <w:p w14:paraId="0832531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2.39E-04</w:t>
            </w:r>
          </w:p>
        </w:tc>
      </w:tr>
      <w:tr w:rsidR="00E91801" w:rsidRPr="00FE479B" w14:paraId="242E698A" w14:textId="77777777" w:rsidTr="00604314">
        <w:trPr>
          <w:trHeight w:val="170"/>
        </w:trPr>
        <w:tc>
          <w:tcPr>
            <w:tcW w:w="876" w:type="dxa"/>
            <w:shd w:val="clear" w:color="auto" w:fill="auto"/>
            <w:noWrap/>
            <w:vAlign w:val="center"/>
          </w:tcPr>
          <w:p w14:paraId="050E815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137.0</w:t>
            </w:r>
          </w:p>
        </w:tc>
        <w:tc>
          <w:tcPr>
            <w:tcW w:w="896" w:type="dxa"/>
            <w:shd w:val="clear" w:color="auto" w:fill="auto"/>
            <w:noWrap/>
            <w:vAlign w:val="center"/>
          </w:tcPr>
          <w:p w14:paraId="18843D3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2.27E-04</w:t>
            </w:r>
          </w:p>
        </w:tc>
      </w:tr>
      <w:tr w:rsidR="00E91801" w:rsidRPr="00FE479B" w14:paraId="2F4232A8" w14:textId="77777777" w:rsidTr="00604314">
        <w:trPr>
          <w:trHeight w:val="170"/>
        </w:trPr>
        <w:tc>
          <w:tcPr>
            <w:tcW w:w="876" w:type="dxa"/>
            <w:shd w:val="clear" w:color="auto" w:fill="auto"/>
            <w:noWrap/>
            <w:vAlign w:val="center"/>
          </w:tcPr>
          <w:p w14:paraId="239389D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139.9</w:t>
            </w:r>
          </w:p>
        </w:tc>
        <w:tc>
          <w:tcPr>
            <w:tcW w:w="896" w:type="dxa"/>
            <w:shd w:val="clear" w:color="auto" w:fill="auto"/>
            <w:noWrap/>
            <w:vAlign w:val="center"/>
          </w:tcPr>
          <w:p w14:paraId="6E1B7AC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3.33E-04</w:t>
            </w:r>
          </w:p>
        </w:tc>
      </w:tr>
      <w:tr w:rsidR="00E91801" w:rsidRPr="00FE479B" w14:paraId="66FF6067" w14:textId="77777777" w:rsidTr="00604314">
        <w:trPr>
          <w:trHeight w:val="170"/>
        </w:trPr>
        <w:tc>
          <w:tcPr>
            <w:tcW w:w="876" w:type="dxa"/>
            <w:shd w:val="clear" w:color="auto" w:fill="auto"/>
            <w:noWrap/>
            <w:vAlign w:val="center"/>
          </w:tcPr>
          <w:p w14:paraId="199E355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152.2</w:t>
            </w:r>
          </w:p>
        </w:tc>
        <w:tc>
          <w:tcPr>
            <w:tcW w:w="896" w:type="dxa"/>
            <w:shd w:val="clear" w:color="auto" w:fill="auto"/>
            <w:noWrap/>
            <w:vAlign w:val="center"/>
          </w:tcPr>
          <w:p w14:paraId="657224EC"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1.85E-04</w:t>
            </w:r>
          </w:p>
        </w:tc>
      </w:tr>
      <w:tr w:rsidR="00E91801" w:rsidRPr="00FE479B" w14:paraId="0F3CA5EB" w14:textId="77777777" w:rsidTr="00604314">
        <w:trPr>
          <w:trHeight w:val="170"/>
        </w:trPr>
        <w:tc>
          <w:tcPr>
            <w:tcW w:w="876" w:type="dxa"/>
            <w:shd w:val="clear" w:color="auto" w:fill="auto"/>
            <w:noWrap/>
            <w:vAlign w:val="center"/>
          </w:tcPr>
          <w:p w14:paraId="6E22341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163.7</w:t>
            </w:r>
          </w:p>
        </w:tc>
        <w:tc>
          <w:tcPr>
            <w:tcW w:w="896" w:type="dxa"/>
            <w:shd w:val="clear" w:color="auto" w:fill="auto"/>
            <w:noWrap/>
            <w:vAlign w:val="center"/>
          </w:tcPr>
          <w:p w14:paraId="313667E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3.00E-04</w:t>
            </w:r>
          </w:p>
        </w:tc>
      </w:tr>
      <w:tr w:rsidR="00E91801" w:rsidRPr="00FE479B" w14:paraId="3B5CD4BE" w14:textId="77777777" w:rsidTr="00604314">
        <w:trPr>
          <w:trHeight w:val="170"/>
        </w:trPr>
        <w:tc>
          <w:tcPr>
            <w:tcW w:w="876" w:type="dxa"/>
            <w:shd w:val="clear" w:color="auto" w:fill="auto"/>
            <w:noWrap/>
            <w:vAlign w:val="center"/>
          </w:tcPr>
          <w:p w14:paraId="24B5E72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174.4</w:t>
            </w:r>
          </w:p>
        </w:tc>
        <w:tc>
          <w:tcPr>
            <w:tcW w:w="896" w:type="dxa"/>
            <w:shd w:val="clear" w:color="auto" w:fill="auto"/>
            <w:noWrap/>
            <w:vAlign w:val="center"/>
          </w:tcPr>
          <w:p w14:paraId="7171F1F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2.51E-04</w:t>
            </w:r>
          </w:p>
        </w:tc>
      </w:tr>
      <w:tr w:rsidR="00E91801" w:rsidRPr="00FE479B" w14:paraId="21FB4FEC" w14:textId="77777777" w:rsidTr="00604314">
        <w:trPr>
          <w:trHeight w:val="170"/>
        </w:trPr>
        <w:tc>
          <w:tcPr>
            <w:tcW w:w="876" w:type="dxa"/>
            <w:shd w:val="clear" w:color="auto" w:fill="auto"/>
            <w:noWrap/>
            <w:vAlign w:val="center"/>
          </w:tcPr>
          <w:p w14:paraId="735A5D7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210.5</w:t>
            </w:r>
          </w:p>
        </w:tc>
        <w:tc>
          <w:tcPr>
            <w:tcW w:w="896" w:type="dxa"/>
            <w:shd w:val="clear" w:color="auto" w:fill="auto"/>
            <w:noWrap/>
            <w:vAlign w:val="center"/>
          </w:tcPr>
          <w:p w14:paraId="6CC0229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5.01E-03</w:t>
            </w:r>
          </w:p>
        </w:tc>
      </w:tr>
      <w:tr w:rsidR="00E91801" w:rsidRPr="00FE479B" w14:paraId="7F04B5A9" w14:textId="77777777" w:rsidTr="00604314">
        <w:trPr>
          <w:trHeight w:val="170"/>
        </w:trPr>
        <w:tc>
          <w:tcPr>
            <w:tcW w:w="876" w:type="dxa"/>
            <w:shd w:val="clear" w:color="auto" w:fill="auto"/>
            <w:noWrap/>
            <w:vAlign w:val="center"/>
          </w:tcPr>
          <w:p w14:paraId="4135E79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219.5</w:t>
            </w:r>
          </w:p>
        </w:tc>
        <w:tc>
          <w:tcPr>
            <w:tcW w:w="896" w:type="dxa"/>
            <w:shd w:val="clear" w:color="auto" w:fill="auto"/>
            <w:noWrap/>
            <w:vAlign w:val="center"/>
          </w:tcPr>
          <w:p w14:paraId="4C01E03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1.23E-03</w:t>
            </w:r>
          </w:p>
        </w:tc>
      </w:tr>
      <w:tr w:rsidR="00E91801" w:rsidRPr="00FE479B" w14:paraId="47799EE9" w14:textId="77777777" w:rsidTr="00604314">
        <w:trPr>
          <w:trHeight w:val="170"/>
        </w:trPr>
        <w:tc>
          <w:tcPr>
            <w:tcW w:w="876" w:type="dxa"/>
            <w:shd w:val="clear" w:color="auto" w:fill="auto"/>
            <w:noWrap/>
            <w:vAlign w:val="center"/>
          </w:tcPr>
          <w:p w14:paraId="72BA205C"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236.2</w:t>
            </w:r>
          </w:p>
        </w:tc>
        <w:tc>
          <w:tcPr>
            <w:tcW w:w="896" w:type="dxa"/>
            <w:shd w:val="clear" w:color="auto" w:fill="auto"/>
            <w:noWrap/>
            <w:vAlign w:val="center"/>
          </w:tcPr>
          <w:p w14:paraId="69784EF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1.43E-03</w:t>
            </w:r>
          </w:p>
        </w:tc>
      </w:tr>
      <w:tr w:rsidR="00E91801" w:rsidRPr="00FE479B" w14:paraId="7DC2BB29" w14:textId="77777777" w:rsidTr="00604314">
        <w:trPr>
          <w:trHeight w:val="170"/>
        </w:trPr>
        <w:tc>
          <w:tcPr>
            <w:tcW w:w="876" w:type="dxa"/>
            <w:shd w:val="clear" w:color="auto" w:fill="auto"/>
            <w:noWrap/>
            <w:vAlign w:val="center"/>
          </w:tcPr>
          <w:p w14:paraId="1FD23A4C"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254.2</w:t>
            </w:r>
          </w:p>
        </w:tc>
        <w:tc>
          <w:tcPr>
            <w:tcW w:w="896" w:type="dxa"/>
            <w:shd w:val="clear" w:color="auto" w:fill="auto"/>
            <w:noWrap/>
            <w:vAlign w:val="center"/>
          </w:tcPr>
          <w:p w14:paraId="5F132D6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3.41E-03</w:t>
            </w:r>
          </w:p>
        </w:tc>
      </w:tr>
      <w:tr w:rsidR="00E91801" w:rsidRPr="00FE479B" w14:paraId="32B45EEF" w14:textId="77777777" w:rsidTr="00604314">
        <w:trPr>
          <w:trHeight w:val="170"/>
        </w:trPr>
        <w:tc>
          <w:tcPr>
            <w:tcW w:w="876" w:type="dxa"/>
            <w:shd w:val="clear" w:color="auto" w:fill="auto"/>
            <w:noWrap/>
            <w:vAlign w:val="center"/>
          </w:tcPr>
          <w:p w14:paraId="32930AC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265.1</w:t>
            </w:r>
          </w:p>
        </w:tc>
        <w:tc>
          <w:tcPr>
            <w:tcW w:w="896" w:type="dxa"/>
            <w:shd w:val="clear" w:color="auto" w:fill="auto"/>
            <w:noWrap/>
            <w:vAlign w:val="center"/>
          </w:tcPr>
          <w:p w14:paraId="4E1264D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1.85E-03</w:t>
            </w:r>
          </w:p>
        </w:tc>
      </w:tr>
      <w:tr w:rsidR="00E91801" w:rsidRPr="00FE479B" w14:paraId="295E5B1F" w14:textId="77777777" w:rsidTr="00604314">
        <w:trPr>
          <w:trHeight w:val="170"/>
        </w:trPr>
        <w:tc>
          <w:tcPr>
            <w:tcW w:w="876" w:type="dxa"/>
            <w:shd w:val="clear" w:color="auto" w:fill="auto"/>
            <w:noWrap/>
            <w:vAlign w:val="center"/>
          </w:tcPr>
          <w:p w14:paraId="4CAAB8D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282.3</w:t>
            </w:r>
          </w:p>
        </w:tc>
        <w:tc>
          <w:tcPr>
            <w:tcW w:w="896" w:type="dxa"/>
            <w:shd w:val="clear" w:color="auto" w:fill="auto"/>
            <w:noWrap/>
            <w:vAlign w:val="center"/>
          </w:tcPr>
          <w:p w14:paraId="4C81C48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2.58E-03</w:t>
            </w:r>
          </w:p>
        </w:tc>
      </w:tr>
      <w:tr w:rsidR="00E91801" w:rsidRPr="00FE479B" w14:paraId="5740DE23" w14:textId="77777777" w:rsidTr="00604314">
        <w:trPr>
          <w:trHeight w:val="170"/>
        </w:trPr>
        <w:tc>
          <w:tcPr>
            <w:tcW w:w="876" w:type="dxa"/>
            <w:shd w:val="clear" w:color="auto" w:fill="auto"/>
            <w:noWrap/>
            <w:vAlign w:val="center"/>
          </w:tcPr>
          <w:p w14:paraId="23DA7E7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300.6</w:t>
            </w:r>
          </w:p>
        </w:tc>
        <w:tc>
          <w:tcPr>
            <w:tcW w:w="896" w:type="dxa"/>
            <w:shd w:val="clear" w:color="auto" w:fill="auto"/>
            <w:noWrap/>
            <w:vAlign w:val="center"/>
          </w:tcPr>
          <w:p w14:paraId="1031882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1.08E-03</w:t>
            </w:r>
          </w:p>
        </w:tc>
      </w:tr>
      <w:tr w:rsidR="00E91801" w:rsidRPr="00FE479B" w14:paraId="233BFBC8" w14:textId="77777777" w:rsidTr="00604314">
        <w:trPr>
          <w:trHeight w:val="170"/>
        </w:trPr>
        <w:tc>
          <w:tcPr>
            <w:tcW w:w="876" w:type="dxa"/>
            <w:shd w:val="clear" w:color="auto" w:fill="auto"/>
            <w:noWrap/>
            <w:vAlign w:val="center"/>
          </w:tcPr>
          <w:p w14:paraId="6E96D7B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323.4</w:t>
            </w:r>
          </w:p>
        </w:tc>
        <w:tc>
          <w:tcPr>
            <w:tcW w:w="896" w:type="dxa"/>
            <w:shd w:val="clear" w:color="auto" w:fill="auto"/>
            <w:noWrap/>
            <w:vAlign w:val="center"/>
          </w:tcPr>
          <w:p w14:paraId="2BDEF3C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1.26E-03</w:t>
            </w:r>
          </w:p>
        </w:tc>
      </w:tr>
      <w:tr w:rsidR="00E91801" w:rsidRPr="00FE479B" w14:paraId="122F1770" w14:textId="77777777" w:rsidTr="00604314">
        <w:trPr>
          <w:trHeight w:val="170"/>
        </w:trPr>
        <w:tc>
          <w:tcPr>
            <w:tcW w:w="876" w:type="dxa"/>
            <w:shd w:val="clear" w:color="auto" w:fill="auto"/>
            <w:noWrap/>
            <w:vAlign w:val="center"/>
          </w:tcPr>
          <w:p w14:paraId="4F36E83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359.1</w:t>
            </w:r>
          </w:p>
        </w:tc>
        <w:tc>
          <w:tcPr>
            <w:tcW w:w="896" w:type="dxa"/>
            <w:shd w:val="clear" w:color="auto" w:fill="auto"/>
            <w:noWrap/>
            <w:vAlign w:val="center"/>
          </w:tcPr>
          <w:p w14:paraId="0878826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5.01E-03</w:t>
            </w:r>
          </w:p>
        </w:tc>
      </w:tr>
      <w:tr w:rsidR="00E91801" w:rsidRPr="00FE479B" w14:paraId="0D15881D" w14:textId="77777777" w:rsidTr="00604314">
        <w:trPr>
          <w:trHeight w:val="170"/>
        </w:trPr>
        <w:tc>
          <w:tcPr>
            <w:tcW w:w="876" w:type="dxa"/>
            <w:shd w:val="clear" w:color="auto" w:fill="auto"/>
            <w:noWrap/>
            <w:vAlign w:val="center"/>
          </w:tcPr>
          <w:p w14:paraId="33A2E6C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390.5</w:t>
            </w:r>
          </w:p>
        </w:tc>
        <w:tc>
          <w:tcPr>
            <w:tcW w:w="896" w:type="dxa"/>
            <w:shd w:val="clear" w:color="auto" w:fill="auto"/>
            <w:noWrap/>
            <w:vAlign w:val="center"/>
          </w:tcPr>
          <w:p w14:paraId="0B7B1D0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2.85E-03</w:t>
            </w:r>
          </w:p>
        </w:tc>
      </w:tr>
      <w:tr w:rsidR="00E91801" w:rsidRPr="00FE479B" w14:paraId="7CC25B6C" w14:textId="77777777" w:rsidTr="00604314">
        <w:trPr>
          <w:trHeight w:val="170"/>
        </w:trPr>
        <w:tc>
          <w:tcPr>
            <w:tcW w:w="876" w:type="dxa"/>
            <w:shd w:val="clear" w:color="auto" w:fill="auto"/>
            <w:noWrap/>
            <w:vAlign w:val="center"/>
          </w:tcPr>
          <w:p w14:paraId="0E13699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420.2</w:t>
            </w:r>
          </w:p>
        </w:tc>
        <w:tc>
          <w:tcPr>
            <w:tcW w:w="896" w:type="dxa"/>
            <w:shd w:val="clear" w:color="auto" w:fill="auto"/>
            <w:noWrap/>
            <w:vAlign w:val="center"/>
          </w:tcPr>
          <w:p w14:paraId="19C6DAB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9.03E-03</w:t>
            </w:r>
          </w:p>
        </w:tc>
      </w:tr>
      <w:tr w:rsidR="00E91801" w:rsidRPr="00FE479B" w14:paraId="7C171BA7" w14:textId="77777777" w:rsidTr="00604314">
        <w:trPr>
          <w:trHeight w:val="170"/>
        </w:trPr>
        <w:tc>
          <w:tcPr>
            <w:tcW w:w="876" w:type="dxa"/>
            <w:shd w:val="clear" w:color="auto" w:fill="auto"/>
            <w:noWrap/>
            <w:vAlign w:val="center"/>
          </w:tcPr>
          <w:p w14:paraId="473A4B7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447.4</w:t>
            </w:r>
          </w:p>
        </w:tc>
        <w:tc>
          <w:tcPr>
            <w:tcW w:w="896" w:type="dxa"/>
            <w:shd w:val="clear" w:color="auto" w:fill="auto"/>
            <w:noWrap/>
            <w:vAlign w:val="center"/>
          </w:tcPr>
          <w:p w14:paraId="226E49E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1.17E-02</w:t>
            </w:r>
          </w:p>
        </w:tc>
      </w:tr>
      <w:tr w:rsidR="00E91801" w:rsidRPr="00FE479B" w14:paraId="306733A7" w14:textId="77777777" w:rsidTr="00604314">
        <w:trPr>
          <w:trHeight w:val="170"/>
        </w:trPr>
        <w:tc>
          <w:tcPr>
            <w:tcW w:w="876" w:type="dxa"/>
            <w:shd w:val="clear" w:color="auto" w:fill="auto"/>
            <w:noWrap/>
            <w:vAlign w:val="center"/>
          </w:tcPr>
          <w:p w14:paraId="1D8CE0F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507.4</w:t>
            </w:r>
          </w:p>
        </w:tc>
        <w:tc>
          <w:tcPr>
            <w:tcW w:w="896" w:type="dxa"/>
            <w:shd w:val="clear" w:color="auto" w:fill="auto"/>
            <w:noWrap/>
            <w:vAlign w:val="center"/>
          </w:tcPr>
          <w:p w14:paraId="409F0A9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1.29E-02</w:t>
            </w:r>
          </w:p>
        </w:tc>
      </w:tr>
      <w:tr w:rsidR="00E91801" w:rsidRPr="00FE479B" w14:paraId="041F3DFB" w14:textId="77777777" w:rsidTr="00604314">
        <w:trPr>
          <w:trHeight w:val="170"/>
        </w:trPr>
        <w:tc>
          <w:tcPr>
            <w:tcW w:w="876" w:type="dxa"/>
            <w:shd w:val="clear" w:color="auto" w:fill="auto"/>
            <w:noWrap/>
            <w:vAlign w:val="center"/>
          </w:tcPr>
          <w:p w14:paraId="023568DC"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575.3</w:t>
            </w:r>
          </w:p>
        </w:tc>
        <w:tc>
          <w:tcPr>
            <w:tcW w:w="896" w:type="dxa"/>
            <w:shd w:val="clear" w:color="auto" w:fill="auto"/>
            <w:noWrap/>
            <w:vAlign w:val="center"/>
          </w:tcPr>
          <w:p w14:paraId="56047592"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4.30E-03</w:t>
            </w:r>
          </w:p>
        </w:tc>
      </w:tr>
      <w:tr w:rsidR="00E91801" w:rsidRPr="00FE479B" w14:paraId="52CDF11B" w14:textId="77777777" w:rsidTr="00604314">
        <w:trPr>
          <w:trHeight w:val="170"/>
        </w:trPr>
        <w:tc>
          <w:tcPr>
            <w:tcW w:w="876" w:type="dxa"/>
            <w:shd w:val="clear" w:color="auto" w:fill="auto"/>
            <w:noWrap/>
            <w:vAlign w:val="center"/>
          </w:tcPr>
          <w:p w14:paraId="3D998BC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666.1</w:t>
            </w:r>
          </w:p>
        </w:tc>
        <w:tc>
          <w:tcPr>
            <w:tcW w:w="896" w:type="dxa"/>
            <w:shd w:val="clear" w:color="auto" w:fill="auto"/>
            <w:noWrap/>
            <w:vAlign w:val="center"/>
          </w:tcPr>
          <w:p w14:paraId="4694BAC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2.85E-02</w:t>
            </w:r>
          </w:p>
        </w:tc>
      </w:tr>
      <w:tr w:rsidR="00E91801" w:rsidRPr="00FE479B" w14:paraId="2452F1D3" w14:textId="77777777" w:rsidTr="00604314">
        <w:trPr>
          <w:trHeight w:val="170"/>
        </w:trPr>
        <w:tc>
          <w:tcPr>
            <w:tcW w:w="876" w:type="dxa"/>
            <w:shd w:val="clear" w:color="auto" w:fill="auto"/>
            <w:noWrap/>
            <w:vAlign w:val="center"/>
          </w:tcPr>
          <w:p w14:paraId="41A774F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795.9</w:t>
            </w:r>
          </w:p>
        </w:tc>
        <w:tc>
          <w:tcPr>
            <w:tcW w:w="896" w:type="dxa"/>
            <w:shd w:val="clear" w:color="auto" w:fill="auto"/>
            <w:noWrap/>
            <w:vAlign w:val="center"/>
          </w:tcPr>
          <w:p w14:paraId="503F37F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1.54E-02</w:t>
            </w:r>
          </w:p>
        </w:tc>
      </w:tr>
      <w:tr w:rsidR="00E91801" w:rsidRPr="00FE479B" w14:paraId="74C91AC8" w14:textId="77777777" w:rsidTr="00604314">
        <w:trPr>
          <w:trHeight w:val="170"/>
        </w:trPr>
        <w:tc>
          <w:tcPr>
            <w:tcW w:w="876" w:type="dxa"/>
            <w:shd w:val="clear" w:color="auto" w:fill="auto"/>
            <w:noWrap/>
            <w:vAlign w:val="center"/>
          </w:tcPr>
          <w:p w14:paraId="1D13DF2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847.5</w:t>
            </w:r>
          </w:p>
        </w:tc>
        <w:tc>
          <w:tcPr>
            <w:tcW w:w="896" w:type="dxa"/>
            <w:shd w:val="clear" w:color="auto" w:fill="auto"/>
            <w:noWrap/>
            <w:vAlign w:val="center"/>
          </w:tcPr>
          <w:p w14:paraId="1E63C6A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1.20E-02</w:t>
            </w:r>
          </w:p>
        </w:tc>
      </w:tr>
      <w:tr w:rsidR="00E91801" w:rsidRPr="00FE479B" w14:paraId="6A0BC28E" w14:textId="77777777" w:rsidTr="00604314">
        <w:trPr>
          <w:trHeight w:val="170"/>
        </w:trPr>
        <w:tc>
          <w:tcPr>
            <w:tcW w:w="876" w:type="dxa"/>
            <w:shd w:val="clear" w:color="auto" w:fill="auto"/>
            <w:noWrap/>
            <w:vAlign w:val="center"/>
          </w:tcPr>
          <w:p w14:paraId="62155F3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893.0</w:t>
            </w:r>
          </w:p>
        </w:tc>
        <w:tc>
          <w:tcPr>
            <w:tcW w:w="896" w:type="dxa"/>
            <w:shd w:val="clear" w:color="auto" w:fill="auto"/>
            <w:noWrap/>
            <w:vAlign w:val="center"/>
          </w:tcPr>
          <w:p w14:paraId="68F3BFA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5.84E-03</w:t>
            </w:r>
          </w:p>
        </w:tc>
      </w:tr>
      <w:tr w:rsidR="00E91801" w:rsidRPr="00FE479B" w14:paraId="0D46F02E" w14:textId="77777777" w:rsidTr="00604314">
        <w:trPr>
          <w:trHeight w:val="170"/>
        </w:trPr>
        <w:tc>
          <w:tcPr>
            <w:tcW w:w="876" w:type="dxa"/>
            <w:shd w:val="clear" w:color="auto" w:fill="auto"/>
            <w:noWrap/>
            <w:vAlign w:val="center"/>
          </w:tcPr>
          <w:p w14:paraId="6033A27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941.0</w:t>
            </w:r>
          </w:p>
        </w:tc>
        <w:tc>
          <w:tcPr>
            <w:tcW w:w="896" w:type="dxa"/>
            <w:shd w:val="clear" w:color="auto" w:fill="auto"/>
            <w:noWrap/>
            <w:vAlign w:val="center"/>
          </w:tcPr>
          <w:p w14:paraId="37ECAA1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2.10E-02</w:t>
            </w:r>
          </w:p>
        </w:tc>
      </w:tr>
      <w:tr w:rsidR="00E91801" w:rsidRPr="00FE479B" w14:paraId="39E97632" w14:textId="77777777" w:rsidTr="00604314">
        <w:trPr>
          <w:trHeight w:val="170"/>
        </w:trPr>
        <w:tc>
          <w:tcPr>
            <w:tcW w:w="876" w:type="dxa"/>
            <w:shd w:val="clear" w:color="auto" w:fill="auto"/>
            <w:noWrap/>
            <w:vAlign w:val="center"/>
          </w:tcPr>
          <w:p w14:paraId="7578DFC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1089.6</w:t>
            </w:r>
          </w:p>
        </w:tc>
        <w:tc>
          <w:tcPr>
            <w:tcW w:w="896" w:type="dxa"/>
            <w:shd w:val="clear" w:color="auto" w:fill="auto"/>
            <w:noWrap/>
            <w:vAlign w:val="center"/>
          </w:tcPr>
          <w:p w14:paraId="392E225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2.15E-02</w:t>
            </w:r>
          </w:p>
        </w:tc>
      </w:tr>
      <w:tr w:rsidR="00E91801" w:rsidRPr="00FE479B" w14:paraId="2AF12D2D" w14:textId="77777777" w:rsidTr="00604314">
        <w:trPr>
          <w:trHeight w:val="170"/>
        </w:trPr>
        <w:tc>
          <w:tcPr>
            <w:tcW w:w="876" w:type="dxa"/>
            <w:shd w:val="clear" w:color="auto" w:fill="auto"/>
            <w:noWrap/>
            <w:vAlign w:val="center"/>
          </w:tcPr>
          <w:p w14:paraId="4C68344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1197.3</w:t>
            </w:r>
          </w:p>
        </w:tc>
        <w:tc>
          <w:tcPr>
            <w:tcW w:w="896" w:type="dxa"/>
            <w:shd w:val="clear" w:color="auto" w:fill="auto"/>
            <w:noWrap/>
            <w:vAlign w:val="center"/>
          </w:tcPr>
          <w:p w14:paraId="54AA7902"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7.74E-03</w:t>
            </w:r>
          </w:p>
        </w:tc>
      </w:tr>
      <w:tr w:rsidR="00E91801" w:rsidRPr="00FE479B" w14:paraId="15FCAD16" w14:textId="77777777" w:rsidTr="00604314">
        <w:trPr>
          <w:trHeight w:val="170"/>
        </w:trPr>
        <w:tc>
          <w:tcPr>
            <w:tcW w:w="876" w:type="dxa"/>
            <w:shd w:val="clear" w:color="auto" w:fill="auto"/>
            <w:noWrap/>
            <w:vAlign w:val="center"/>
          </w:tcPr>
          <w:p w14:paraId="015EDCF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1248.5</w:t>
            </w:r>
          </w:p>
        </w:tc>
        <w:tc>
          <w:tcPr>
            <w:tcW w:w="896" w:type="dxa"/>
            <w:shd w:val="clear" w:color="auto" w:fill="auto"/>
            <w:noWrap/>
            <w:vAlign w:val="center"/>
          </w:tcPr>
          <w:p w14:paraId="2F4F730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2.15E-02</w:t>
            </w:r>
          </w:p>
        </w:tc>
      </w:tr>
      <w:tr w:rsidR="00E91801" w:rsidRPr="00FE479B" w14:paraId="3D5E6BEC" w14:textId="77777777" w:rsidTr="00604314">
        <w:trPr>
          <w:trHeight w:val="170"/>
        </w:trPr>
        <w:tc>
          <w:tcPr>
            <w:tcW w:w="876" w:type="dxa"/>
            <w:shd w:val="clear" w:color="auto" w:fill="auto"/>
            <w:noWrap/>
            <w:vAlign w:val="center"/>
          </w:tcPr>
          <w:p w14:paraId="1988E64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1460.8</w:t>
            </w:r>
          </w:p>
        </w:tc>
        <w:tc>
          <w:tcPr>
            <w:tcW w:w="896" w:type="dxa"/>
            <w:shd w:val="clear" w:color="auto" w:fill="auto"/>
            <w:noWrap/>
            <w:vAlign w:val="center"/>
          </w:tcPr>
          <w:p w14:paraId="33F79D6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1.29E-03</w:t>
            </w:r>
          </w:p>
        </w:tc>
      </w:tr>
      <w:tr w:rsidR="00E91801" w:rsidRPr="00FE479B" w14:paraId="47492446" w14:textId="77777777" w:rsidTr="00604314">
        <w:trPr>
          <w:trHeight w:val="170"/>
        </w:trPr>
        <w:tc>
          <w:tcPr>
            <w:tcW w:w="876" w:type="dxa"/>
            <w:shd w:val="clear" w:color="auto" w:fill="auto"/>
            <w:noWrap/>
            <w:vAlign w:val="center"/>
          </w:tcPr>
          <w:p w14:paraId="6A5F035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1673.9</w:t>
            </w:r>
          </w:p>
        </w:tc>
        <w:tc>
          <w:tcPr>
            <w:tcW w:w="896" w:type="dxa"/>
            <w:shd w:val="clear" w:color="auto" w:fill="auto"/>
            <w:noWrap/>
            <w:vAlign w:val="center"/>
          </w:tcPr>
          <w:p w14:paraId="5A10884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1.20E-03</w:t>
            </w:r>
          </w:p>
        </w:tc>
      </w:tr>
      <w:tr w:rsidR="00E91801" w:rsidRPr="00FE479B" w14:paraId="4FBC3147" w14:textId="77777777" w:rsidTr="00604314">
        <w:trPr>
          <w:trHeight w:val="170"/>
        </w:trPr>
        <w:tc>
          <w:tcPr>
            <w:tcW w:w="876" w:type="dxa"/>
            <w:shd w:val="clear" w:color="auto" w:fill="auto"/>
            <w:noWrap/>
            <w:vAlign w:val="center"/>
          </w:tcPr>
          <w:p w14:paraId="5C015D6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1898.0</w:t>
            </w:r>
          </w:p>
        </w:tc>
        <w:tc>
          <w:tcPr>
            <w:tcW w:w="896" w:type="dxa"/>
            <w:shd w:val="clear" w:color="auto" w:fill="auto"/>
            <w:noWrap/>
            <w:vAlign w:val="center"/>
          </w:tcPr>
          <w:p w14:paraId="3B693FA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2.64E-04</w:t>
            </w:r>
          </w:p>
        </w:tc>
      </w:tr>
      <w:tr w:rsidR="00E91801" w:rsidRPr="00FE479B" w14:paraId="31729632" w14:textId="77777777" w:rsidTr="00604314">
        <w:trPr>
          <w:trHeight w:val="170"/>
        </w:trPr>
        <w:tc>
          <w:tcPr>
            <w:tcW w:w="876" w:type="dxa"/>
            <w:shd w:val="clear" w:color="auto" w:fill="auto"/>
            <w:noWrap/>
            <w:vAlign w:val="center"/>
          </w:tcPr>
          <w:p w14:paraId="01BB467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2000</w:t>
            </w:r>
          </w:p>
        </w:tc>
        <w:tc>
          <w:tcPr>
            <w:tcW w:w="896" w:type="dxa"/>
            <w:shd w:val="clear" w:color="auto" w:fill="auto"/>
            <w:noWrap/>
            <w:vAlign w:val="center"/>
          </w:tcPr>
          <w:p w14:paraId="088A01C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0.0005995</w:t>
            </w:r>
          </w:p>
        </w:tc>
      </w:tr>
      <w:tr w:rsidR="00E91801" w:rsidRPr="00FE479B" w14:paraId="38F4ED67" w14:textId="77777777" w:rsidTr="00604314">
        <w:trPr>
          <w:trHeight w:val="170"/>
        </w:trPr>
        <w:tc>
          <w:tcPr>
            <w:tcW w:w="876" w:type="dxa"/>
            <w:shd w:val="clear" w:color="auto" w:fill="D6E3BC" w:themeFill="accent3" w:themeFillTint="66"/>
            <w:noWrap/>
            <w:vAlign w:val="center"/>
          </w:tcPr>
          <w:p w14:paraId="13F8CC68" w14:textId="77777777" w:rsidR="00E91801" w:rsidRPr="00FE479B" w:rsidRDefault="00E91801" w:rsidP="00604314">
            <w:pPr>
              <w:spacing w:line="240" w:lineRule="auto"/>
              <w:jc w:val="center"/>
              <w:rPr>
                <w:rFonts w:asciiTheme="majorBidi" w:eastAsia="Batang" w:hAnsiTheme="majorBidi" w:cstheme="majorBidi"/>
                <w:b/>
                <w:bCs/>
                <w:sz w:val="18"/>
                <w:szCs w:val="18"/>
                <w:lang w:eastAsia="ko-KR"/>
              </w:rPr>
            </w:pPr>
            <w:proofErr w:type="spellStart"/>
            <w:r w:rsidRPr="00FE479B">
              <w:rPr>
                <w:rFonts w:asciiTheme="majorBidi" w:eastAsia="Batang" w:hAnsiTheme="majorBidi" w:cstheme="majorBidi"/>
                <w:b/>
                <w:bCs/>
                <w:sz w:val="18"/>
                <w:szCs w:val="18"/>
                <w:lang w:eastAsia="ko-KR"/>
              </w:rPr>
              <w:t>Grms</w:t>
            </w:r>
            <w:proofErr w:type="spellEnd"/>
          </w:p>
        </w:tc>
        <w:tc>
          <w:tcPr>
            <w:tcW w:w="896" w:type="dxa"/>
            <w:shd w:val="clear" w:color="auto" w:fill="D6E3BC" w:themeFill="accent3" w:themeFillTint="66"/>
            <w:noWrap/>
            <w:vAlign w:val="center"/>
          </w:tcPr>
          <w:p w14:paraId="4AC66A9D" w14:textId="77777777" w:rsidR="00E91801" w:rsidRPr="00FE479B" w:rsidRDefault="00E91801" w:rsidP="00604314">
            <w:pPr>
              <w:spacing w:line="240" w:lineRule="auto"/>
              <w:jc w:val="center"/>
              <w:rPr>
                <w:rFonts w:asciiTheme="majorBidi" w:eastAsia="Batang" w:hAnsiTheme="majorBidi" w:cstheme="majorBidi"/>
                <w:b/>
                <w:bCs/>
                <w:sz w:val="18"/>
                <w:szCs w:val="18"/>
                <w:lang w:eastAsia="ko-KR"/>
              </w:rPr>
            </w:pPr>
            <w:r>
              <w:rPr>
                <w:rFonts w:asciiTheme="majorBidi" w:eastAsia="Batang" w:hAnsiTheme="majorBidi" w:cstheme="majorBidi"/>
                <w:b/>
                <w:bCs/>
                <w:sz w:val="18"/>
                <w:szCs w:val="18"/>
                <w:lang w:eastAsia="ko-KR"/>
              </w:rPr>
              <w:t>3.9</w:t>
            </w:r>
          </w:p>
        </w:tc>
      </w:tr>
    </w:tbl>
    <w:p w14:paraId="27445AD7" w14:textId="77777777" w:rsidR="00E91801" w:rsidRDefault="00E91801" w:rsidP="00E91801">
      <w:pPr>
        <w:jc w:val="left"/>
        <w:rPr>
          <w:rFonts w:asciiTheme="majorBidi" w:hAnsiTheme="majorBidi" w:cstheme="majorBidi"/>
          <w:b/>
          <w:bCs/>
          <w:u w:val="single"/>
        </w:rPr>
      </w:pPr>
      <w:r>
        <w:rPr>
          <w:noProof/>
          <w:lang w:eastAsia="ko-KR"/>
        </w:rPr>
        <w:drawing>
          <wp:anchor distT="0" distB="0" distL="114300" distR="114300" simplePos="0" relativeHeight="251683840" behindDoc="0" locked="0" layoutInCell="1" allowOverlap="1" wp14:anchorId="121394C7" wp14:editId="7F06F000">
            <wp:simplePos x="0" y="0"/>
            <wp:positionH relativeFrom="column">
              <wp:posOffset>1325245</wp:posOffset>
            </wp:positionH>
            <wp:positionV relativeFrom="paragraph">
              <wp:posOffset>74295</wp:posOffset>
            </wp:positionV>
            <wp:extent cx="5056505" cy="2814955"/>
            <wp:effectExtent l="19050" t="19050" r="10795" b="2349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cstate="print">
                      <a:extLst>
                        <a:ext uri="{28A0092B-C50C-407E-A947-70E740481C1C}">
                          <a14:useLocalDpi xmlns:a14="http://schemas.microsoft.com/office/drawing/2010/main" val="0"/>
                        </a:ext>
                      </a:extLst>
                    </a:blip>
                    <a:srcRect l="6873" r="7421"/>
                    <a:stretch/>
                  </pic:blipFill>
                  <pic:spPr bwMode="auto">
                    <a:xfrm>
                      <a:off x="0" y="0"/>
                      <a:ext cx="5056505" cy="281495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5DBC75" w14:textId="77777777" w:rsidR="00E91801" w:rsidRDefault="00E91801" w:rsidP="00E91801">
      <w:pPr>
        <w:jc w:val="left"/>
        <w:rPr>
          <w:rFonts w:asciiTheme="majorBidi" w:hAnsiTheme="majorBidi" w:cstheme="majorBidi"/>
          <w:b/>
          <w:bCs/>
          <w:u w:val="single"/>
        </w:rPr>
      </w:pPr>
    </w:p>
    <w:p w14:paraId="1B137985" w14:textId="77777777" w:rsidR="00E91801" w:rsidRDefault="00E91801" w:rsidP="00E91801">
      <w:pPr>
        <w:jc w:val="left"/>
        <w:rPr>
          <w:rFonts w:asciiTheme="majorBidi" w:hAnsiTheme="majorBidi" w:cstheme="majorBidi"/>
          <w:b/>
          <w:bCs/>
          <w:u w:val="single"/>
        </w:rPr>
      </w:pPr>
    </w:p>
    <w:p w14:paraId="5529B2D0" w14:textId="77777777" w:rsidR="00E91801" w:rsidRDefault="00E91801" w:rsidP="00E91801">
      <w:pPr>
        <w:jc w:val="left"/>
        <w:rPr>
          <w:rFonts w:asciiTheme="majorBidi" w:hAnsiTheme="majorBidi" w:cstheme="majorBidi"/>
          <w:b/>
          <w:bCs/>
          <w:u w:val="single"/>
        </w:rPr>
      </w:pPr>
    </w:p>
    <w:p w14:paraId="3BBDCB0D" w14:textId="77777777" w:rsidR="00E91801" w:rsidRDefault="00E91801" w:rsidP="00E91801">
      <w:pPr>
        <w:jc w:val="left"/>
        <w:rPr>
          <w:rFonts w:asciiTheme="majorBidi" w:hAnsiTheme="majorBidi" w:cstheme="majorBidi"/>
          <w:b/>
          <w:bCs/>
          <w:u w:val="single"/>
        </w:rPr>
      </w:pPr>
    </w:p>
    <w:p w14:paraId="7B23845E" w14:textId="77777777" w:rsidR="00E91801" w:rsidRDefault="00E91801" w:rsidP="00E91801">
      <w:pPr>
        <w:jc w:val="left"/>
        <w:rPr>
          <w:rFonts w:asciiTheme="majorBidi" w:hAnsiTheme="majorBidi" w:cstheme="majorBidi"/>
          <w:b/>
          <w:bCs/>
          <w:u w:val="single"/>
        </w:rPr>
      </w:pPr>
    </w:p>
    <w:p w14:paraId="1C99F167" w14:textId="77777777" w:rsidR="00E91801" w:rsidRDefault="00E91801" w:rsidP="00E91801">
      <w:pPr>
        <w:jc w:val="left"/>
        <w:rPr>
          <w:rFonts w:asciiTheme="majorBidi" w:hAnsiTheme="majorBidi" w:cstheme="majorBidi"/>
          <w:b/>
          <w:bCs/>
          <w:u w:val="single"/>
        </w:rPr>
      </w:pPr>
    </w:p>
    <w:p w14:paraId="58CEBB95" w14:textId="77777777" w:rsidR="00E91801" w:rsidRDefault="00E91801" w:rsidP="00E91801">
      <w:pPr>
        <w:jc w:val="left"/>
        <w:rPr>
          <w:rFonts w:asciiTheme="majorBidi" w:hAnsiTheme="majorBidi" w:cstheme="majorBidi"/>
          <w:b/>
          <w:bCs/>
          <w:u w:val="single"/>
        </w:rPr>
      </w:pPr>
    </w:p>
    <w:p w14:paraId="0DFF21B1" w14:textId="77777777" w:rsidR="00E91801" w:rsidRDefault="00E91801" w:rsidP="00E91801">
      <w:pPr>
        <w:jc w:val="left"/>
        <w:rPr>
          <w:rFonts w:asciiTheme="majorBidi" w:hAnsiTheme="majorBidi" w:cstheme="majorBidi"/>
          <w:b/>
          <w:bCs/>
          <w:u w:val="single"/>
        </w:rPr>
      </w:pPr>
    </w:p>
    <w:p w14:paraId="0FBC3F9F" w14:textId="77777777" w:rsidR="00E91801" w:rsidRDefault="00E91801" w:rsidP="00E91801">
      <w:pPr>
        <w:jc w:val="left"/>
        <w:rPr>
          <w:rFonts w:asciiTheme="majorBidi" w:hAnsiTheme="majorBidi" w:cstheme="majorBidi"/>
          <w:b/>
          <w:bCs/>
          <w:u w:val="single"/>
        </w:rPr>
      </w:pPr>
    </w:p>
    <w:p w14:paraId="43E172B4" w14:textId="77777777" w:rsidR="00E91801" w:rsidRDefault="00E91801" w:rsidP="00E91801">
      <w:pPr>
        <w:jc w:val="left"/>
        <w:rPr>
          <w:rFonts w:asciiTheme="majorBidi" w:hAnsiTheme="majorBidi" w:cstheme="majorBidi"/>
          <w:b/>
          <w:bCs/>
          <w:u w:val="single"/>
        </w:rPr>
      </w:pPr>
    </w:p>
    <w:p w14:paraId="3AFA4938" w14:textId="77777777" w:rsidR="00E91801" w:rsidRDefault="00E91801" w:rsidP="00E91801">
      <w:pPr>
        <w:jc w:val="center"/>
        <w:rPr>
          <w:rFonts w:asciiTheme="majorBidi" w:hAnsiTheme="majorBidi" w:cstheme="majorBidi"/>
        </w:rPr>
      </w:pPr>
      <w:r w:rsidRPr="008A2940">
        <w:rPr>
          <w:rFonts w:asciiTheme="majorBidi" w:hAnsiTheme="majorBidi" w:cstheme="majorBidi"/>
          <w:b/>
          <w:bCs/>
          <w:u w:val="single"/>
        </w:rPr>
        <w:lastRenderedPageBreak/>
        <w:br w:type="textWrapping" w:clear="all"/>
      </w:r>
      <w:r>
        <w:rPr>
          <w:rFonts w:asciiTheme="majorBidi" w:hAnsiTheme="majorBidi" w:cstheme="majorBidi"/>
        </w:rPr>
        <w:t xml:space="preserve">                                 </w:t>
      </w:r>
    </w:p>
    <w:p w14:paraId="2ED7BD6A" w14:textId="77777777" w:rsidR="00E91801" w:rsidRPr="008A2940" w:rsidRDefault="00E91801" w:rsidP="00E91801">
      <w:pPr>
        <w:jc w:val="center"/>
        <w:rPr>
          <w:rFonts w:asciiTheme="majorBidi" w:hAnsiTheme="majorBidi" w:cstheme="majorBidi"/>
          <w:u w:val="single"/>
        </w:rPr>
      </w:pPr>
      <w:r w:rsidRPr="008A2940">
        <w:rPr>
          <w:rFonts w:asciiTheme="majorBidi" w:hAnsiTheme="majorBidi" w:cstheme="majorBidi"/>
          <w:u w:val="single"/>
        </w:rPr>
        <w:t>Z Axis</w:t>
      </w:r>
    </w:p>
    <w:tbl>
      <w:tblPr>
        <w:tblpPr w:leftFromText="180" w:rightFromText="180" w:vertAnchor="text" w:tblpY="1"/>
        <w:tblOverlap w:val="never"/>
        <w:tblW w:w="1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6"/>
        <w:gridCol w:w="876"/>
      </w:tblGrid>
      <w:tr w:rsidR="00E91801" w:rsidRPr="00FE479B" w14:paraId="66A9A3E7" w14:textId="77777777" w:rsidTr="00604314">
        <w:trPr>
          <w:trHeight w:val="170"/>
        </w:trPr>
        <w:tc>
          <w:tcPr>
            <w:tcW w:w="876" w:type="dxa"/>
            <w:shd w:val="clear" w:color="auto" w:fill="D9D9D9" w:themeFill="background1" w:themeFillShade="D9"/>
            <w:noWrap/>
            <w:vAlign w:val="bottom"/>
          </w:tcPr>
          <w:p w14:paraId="258A5DB5" w14:textId="77777777" w:rsidR="00E91801" w:rsidRPr="00FE479B" w:rsidRDefault="00E91801" w:rsidP="00604314">
            <w:pPr>
              <w:spacing w:line="240" w:lineRule="auto"/>
              <w:jc w:val="center"/>
              <w:rPr>
                <w:rFonts w:asciiTheme="majorBidi" w:eastAsia="Batang" w:hAnsiTheme="majorBidi" w:cstheme="majorBidi"/>
                <w:b/>
                <w:bCs/>
                <w:sz w:val="18"/>
                <w:szCs w:val="18"/>
                <w:lang w:eastAsia="ko-KR"/>
              </w:rPr>
            </w:pPr>
            <w:r w:rsidRPr="00FE479B">
              <w:rPr>
                <w:rFonts w:asciiTheme="majorBidi" w:eastAsia="Batang" w:hAnsiTheme="majorBidi" w:cstheme="majorBidi"/>
                <w:b/>
                <w:bCs/>
                <w:sz w:val="18"/>
                <w:szCs w:val="18"/>
                <w:lang w:eastAsia="ko-KR"/>
              </w:rPr>
              <w:t>Freq.</w:t>
            </w:r>
          </w:p>
        </w:tc>
        <w:tc>
          <w:tcPr>
            <w:tcW w:w="876" w:type="dxa"/>
            <w:shd w:val="clear" w:color="auto" w:fill="D9D9D9" w:themeFill="background1" w:themeFillShade="D9"/>
            <w:noWrap/>
            <w:vAlign w:val="bottom"/>
          </w:tcPr>
          <w:p w14:paraId="4839A632" w14:textId="77777777" w:rsidR="00E91801" w:rsidRPr="00FE479B" w:rsidRDefault="00E91801" w:rsidP="00604314">
            <w:pPr>
              <w:spacing w:line="240" w:lineRule="auto"/>
              <w:jc w:val="center"/>
              <w:rPr>
                <w:rFonts w:asciiTheme="majorBidi" w:eastAsia="Batang" w:hAnsiTheme="majorBidi" w:cstheme="majorBidi"/>
                <w:b/>
                <w:bCs/>
                <w:sz w:val="18"/>
                <w:szCs w:val="18"/>
                <w:lang w:eastAsia="ko-KR"/>
              </w:rPr>
            </w:pPr>
            <w:r w:rsidRPr="00FE479B">
              <w:rPr>
                <w:rFonts w:asciiTheme="majorBidi" w:eastAsia="Batang" w:hAnsiTheme="majorBidi" w:cstheme="majorBidi"/>
                <w:b/>
                <w:bCs/>
                <w:sz w:val="18"/>
                <w:szCs w:val="18"/>
                <w:lang w:eastAsia="ko-KR"/>
              </w:rPr>
              <w:t>PSD</w:t>
            </w:r>
          </w:p>
        </w:tc>
      </w:tr>
      <w:tr w:rsidR="00E91801" w:rsidRPr="00FE479B" w14:paraId="63A87BF1" w14:textId="77777777" w:rsidTr="00604314">
        <w:trPr>
          <w:trHeight w:val="170"/>
        </w:trPr>
        <w:tc>
          <w:tcPr>
            <w:tcW w:w="876" w:type="dxa"/>
            <w:shd w:val="clear" w:color="auto" w:fill="auto"/>
            <w:noWrap/>
            <w:vAlign w:val="center"/>
          </w:tcPr>
          <w:p w14:paraId="1501C9A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5.0</w:t>
            </w:r>
          </w:p>
        </w:tc>
        <w:tc>
          <w:tcPr>
            <w:tcW w:w="876" w:type="dxa"/>
            <w:shd w:val="clear" w:color="auto" w:fill="auto"/>
            <w:noWrap/>
            <w:vAlign w:val="center"/>
          </w:tcPr>
          <w:p w14:paraId="00A20BB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1.36E-05</w:t>
            </w:r>
          </w:p>
        </w:tc>
      </w:tr>
      <w:tr w:rsidR="00E91801" w:rsidRPr="00FE479B" w14:paraId="1F3CD63C" w14:textId="77777777" w:rsidTr="00604314">
        <w:trPr>
          <w:trHeight w:val="170"/>
        </w:trPr>
        <w:tc>
          <w:tcPr>
            <w:tcW w:w="876" w:type="dxa"/>
            <w:shd w:val="clear" w:color="auto" w:fill="auto"/>
            <w:noWrap/>
            <w:vAlign w:val="center"/>
          </w:tcPr>
          <w:p w14:paraId="51A7AE2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6.0</w:t>
            </w:r>
          </w:p>
        </w:tc>
        <w:tc>
          <w:tcPr>
            <w:tcW w:w="876" w:type="dxa"/>
            <w:shd w:val="clear" w:color="auto" w:fill="auto"/>
            <w:noWrap/>
            <w:vAlign w:val="center"/>
          </w:tcPr>
          <w:p w14:paraId="28D21A0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1.51E-05</w:t>
            </w:r>
          </w:p>
        </w:tc>
      </w:tr>
      <w:tr w:rsidR="00E91801" w:rsidRPr="00FE479B" w14:paraId="6F66554E" w14:textId="77777777" w:rsidTr="00604314">
        <w:trPr>
          <w:trHeight w:val="170"/>
        </w:trPr>
        <w:tc>
          <w:tcPr>
            <w:tcW w:w="876" w:type="dxa"/>
            <w:shd w:val="clear" w:color="auto" w:fill="auto"/>
            <w:noWrap/>
            <w:vAlign w:val="center"/>
          </w:tcPr>
          <w:p w14:paraId="7BF379E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7.0</w:t>
            </w:r>
          </w:p>
        </w:tc>
        <w:tc>
          <w:tcPr>
            <w:tcW w:w="876" w:type="dxa"/>
            <w:shd w:val="clear" w:color="auto" w:fill="auto"/>
            <w:noWrap/>
            <w:vAlign w:val="center"/>
          </w:tcPr>
          <w:p w14:paraId="4698CFB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1.08E-04</w:t>
            </w:r>
          </w:p>
        </w:tc>
      </w:tr>
      <w:tr w:rsidR="00E91801" w:rsidRPr="00FE479B" w14:paraId="73C43D43" w14:textId="77777777" w:rsidTr="00604314">
        <w:trPr>
          <w:trHeight w:val="170"/>
        </w:trPr>
        <w:tc>
          <w:tcPr>
            <w:tcW w:w="876" w:type="dxa"/>
            <w:shd w:val="clear" w:color="auto" w:fill="auto"/>
            <w:noWrap/>
            <w:vAlign w:val="center"/>
          </w:tcPr>
          <w:p w14:paraId="43E394C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8.0</w:t>
            </w:r>
          </w:p>
        </w:tc>
        <w:tc>
          <w:tcPr>
            <w:tcW w:w="876" w:type="dxa"/>
            <w:shd w:val="clear" w:color="auto" w:fill="auto"/>
            <w:noWrap/>
            <w:vAlign w:val="center"/>
          </w:tcPr>
          <w:p w14:paraId="0CCEC76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9.75E-05</w:t>
            </w:r>
          </w:p>
        </w:tc>
      </w:tr>
      <w:tr w:rsidR="00E91801" w:rsidRPr="00FE479B" w14:paraId="0228D55A" w14:textId="77777777" w:rsidTr="00604314">
        <w:trPr>
          <w:trHeight w:val="170"/>
        </w:trPr>
        <w:tc>
          <w:tcPr>
            <w:tcW w:w="876" w:type="dxa"/>
            <w:shd w:val="clear" w:color="auto" w:fill="auto"/>
            <w:noWrap/>
            <w:vAlign w:val="center"/>
          </w:tcPr>
          <w:p w14:paraId="4A6F2FCC"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8.9</w:t>
            </w:r>
          </w:p>
        </w:tc>
        <w:tc>
          <w:tcPr>
            <w:tcW w:w="876" w:type="dxa"/>
            <w:shd w:val="clear" w:color="auto" w:fill="auto"/>
            <w:noWrap/>
            <w:vAlign w:val="center"/>
          </w:tcPr>
          <w:p w14:paraId="268973B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6.31E-05</w:t>
            </w:r>
          </w:p>
        </w:tc>
      </w:tr>
      <w:tr w:rsidR="00E91801" w:rsidRPr="00FE479B" w14:paraId="264A9DD1" w14:textId="77777777" w:rsidTr="00604314">
        <w:trPr>
          <w:trHeight w:val="170"/>
        </w:trPr>
        <w:tc>
          <w:tcPr>
            <w:tcW w:w="876" w:type="dxa"/>
            <w:shd w:val="clear" w:color="auto" w:fill="auto"/>
            <w:noWrap/>
            <w:vAlign w:val="center"/>
          </w:tcPr>
          <w:p w14:paraId="738D951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10.1</w:t>
            </w:r>
          </w:p>
        </w:tc>
        <w:tc>
          <w:tcPr>
            <w:tcW w:w="876" w:type="dxa"/>
            <w:shd w:val="clear" w:color="auto" w:fill="auto"/>
            <w:noWrap/>
            <w:vAlign w:val="center"/>
          </w:tcPr>
          <w:p w14:paraId="199C8FF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2.39E-04</w:t>
            </w:r>
          </w:p>
        </w:tc>
      </w:tr>
      <w:tr w:rsidR="00E91801" w:rsidRPr="00FE479B" w14:paraId="5285C053" w14:textId="77777777" w:rsidTr="00604314">
        <w:trPr>
          <w:trHeight w:val="170"/>
        </w:trPr>
        <w:tc>
          <w:tcPr>
            <w:tcW w:w="876" w:type="dxa"/>
            <w:shd w:val="clear" w:color="auto" w:fill="auto"/>
            <w:noWrap/>
            <w:vAlign w:val="center"/>
          </w:tcPr>
          <w:p w14:paraId="1795142C"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11.0</w:t>
            </w:r>
          </w:p>
        </w:tc>
        <w:tc>
          <w:tcPr>
            <w:tcW w:w="876" w:type="dxa"/>
            <w:shd w:val="clear" w:color="auto" w:fill="auto"/>
            <w:noWrap/>
            <w:vAlign w:val="center"/>
          </w:tcPr>
          <w:p w14:paraId="4D33AD22"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2.33E-04</w:t>
            </w:r>
          </w:p>
        </w:tc>
      </w:tr>
      <w:tr w:rsidR="00E91801" w:rsidRPr="00FE479B" w14:paraId="60B20E28" w14:textId="77777777" w:rsidTr="00604314">
        <w:trPr>
          <w:trHeight w:val="170"/>
        </w:trPr>
        <w:tc>
          <w:tcPr>
            <w:tcW w:w="876" w:type="dxa"/>
            <w:shd w:val="clear" w:color="auto" w:fill="auto"/>
            <w:noWrap/>
            <w:vAlign w:val="center"/>
          </w:tcPr>
          <w:p w14:paraId="70301B3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13.0</w:t>
            </w:r>
          </w:p>
        </w:tc>
        <w:tc>
          <w:tcPr>
            <w:tcW w:w="876" w:type="dxa"/>
            <w:shd w:val="clear" w:color="auto" w:fill="auto"/>
            <w:noWrap/>
            <w:vAlign w:val="center"/>
          </w:tcPr>
          <w:p w14:paraId="0091493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3.24E-06</w:t>
            </w:r>
          </w:p>
        </w:tc>
      </w:tr>
      <w:tr w:rsidR="00E91801" w:rsidRPr="00FE479B" w14:paraId="5767A5D9" w14:textId="77777777" w:rsidTr="00604314">
        <w:trPr>
          <w:trHeight w:val="170"/>
        </w:trPr>
        <w:tc>
          <w:tcPr>
            <w:tcW w:w="876" w:type="dxa"/>
            <w:shd w:val="clear" w:color="auto" w:fill="auto"/>
            <w:noWrap/>
            <w:vAlign w:val="center"/>
          </w:tcPr>
          <w:p w14:paraId="29D5EC3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14.0</w:t>
            </w:r>
          </w:p>
        </w:tc>
        <w:tc>
          <w:tcPr>
            <w:tcW w:w="876" w:type="dxa"/>
            <w:shd w:val="clear" w:color="auto" w:fill="auto"/>
            <w:noWrap/>
            <w:vAlign w:val="center"/>
          </w:tcPr>
          <w:p w14:paraId="0ED3336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2.71E-06</w:t>
            </w:r>
          </w:p>
        </w:tc>
      </w:tr>
      <w:tr w:rsidR="00E91801" w:rsidRPr="00FE479B" w14:paraId="19948A20" w14:textId="77777777" w:rsidTr="00604314">
        <w:trPr>
          <w:trHeight w:val="170"/>
        </w:trPr>
        <w:tc>
          <w:tcPr>
            <w:tcW w:w="876" w:type="dxa"/>
            <w:shd w:val="clear" w:color="auto" w:fill="auto"/>
            <w:noWrap/>
            <w:vAlign w:val="center"/>
          </w:tcPr>
          <w:p w14:paraId="3E524ED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16.5</w:t>
            </w:r>
          </w:p>
        </w:tc>
        <w:tc>
          <w:tcPr>
            <w:tcW w:w="876" w:type="dxa"/>
            <w:shd w:val="clear" w:color="auto" w:fill="auto"/>
            <w:noWrap/>
            <w:vAlign w:val="center"/>
          </w:tcPr>
          <w:p w14:paraId="76A7AC9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1.85E-05</w:t>
            </w:r>
          </w:p>
        </w:tc>
      </w:tr>
      <w:tr w:rsidR="00E91801" w:rsidRPr="00FE479B" w14:paraId="1521FB34" w14:textId="77777777" w:rsidTr="00604314">
        <w:trPr>
          <w:trHeight w:val="170"/>
        </w:trPr>
        <w:tc>
          <w:tcPr>
            <w:tcW w:w="876" w:type="dxa"/>
            <w:shd w:val="clear" w:color="auto" w:fill="auto"/>
            <w:noWrap/>
            <w:vAlign w:val="center"/>
          </w:tcPr>
          <w:p w14:paraId="7283B7E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18.0</w:t>
            </w:r>
          </w:p>
        </w:tc>
        <w:tc>
          <w:tcPr>
            <w:tcW w:w="876" w:type="dxa"/>
            <w:shd w:val="clear" w:color="auto" w:fill="auto"/>
            <w:noWrap/>
            <w:vAlign w:val="center"/>
          </w:tcPr>
          <w:p w14:paraId="42320CC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1.80E-05</w:t>
            </w:r>
          </w:p>
        </w:tc>
      </w:tr>
      <w:tr w:rsidR="00E91801" w:rsidRPr="00FE479B" w14:paraId="253B460A" w14:textId="77777777" w:rsidTr="00604314">
        <w:trPr>
          <w:trHeight w:val="170"/>
        </w:trPr>
        <w:tc>
          <w:tcPr>
            <w:tcW w:w="876" w:type="dxa"/>
            <w:shd w:val="clear" w:color="auto" w:fill="auto"/>
            <w:noWrap/>
            <w:vAlign w:val="center"/>
          </w:tcPr>
          <w:p w14:paraId="53AEAE7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19.1</w:t>
            </w:r>
          </w:p>
        </w:tc>
        <w:tc>
          <w:tcPr>
            <w:tcW w:w="876" w:type="dxa"/>
            <w:shd w:val="clear" w:color="auto" w:fill="auto"/>
            <w:noWrap/>
            <w:vAlign w:val="center"/>
          </w:tcPr>
          <w:p w14:paraId="6F68DEE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1.23E-05</w:t>
            </w:r>
          </w:p>
        </w:tc>
      </w:tr>
      <w:tr w:rsidR="00E91801" w:rsidRPr="00FE479B" w14:paraId="0F4568C7" w14:textId="77777777" w:rsidTr="00604314">
        <w:trPr>
          <w:trHeight w:val="170"/>
        </w:trPr>
        <w:tc>
          <w:tcPr>
            <w:tcW w:w="876" w:type="dxa"/>
            <w:shd w:val="clear" w:color="auto" w:fill="auto"/>
            <w:noWrap/>
            <w:vAlign w:val="center"/>
          </w:tcPr>
          <w:p w14:paraId="6DFAC17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21.9</w:t>
            </w:r>
          </w:p>
        </w:tc>
        <w:tc>
          <w:tcPr>
            <w:tcW w:w="876" w:type="dxa"/>
            <w:shd w:val="clear" w:color="auto" w:fill="auto"/>
            <w:noWrap/>
            <w:vAlign w:val="center"/>
          </w:tcPr>
          <w:p w14:paraId="47DD48F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6.15E-05</w:t>
            </w:r>
          </w:p>
        </w:tc>
      </w:tr>
      <w:tr w:rsidR="00E91801" w:rsidRPr="00FE479B" w14:paraId="0CE533FE" w14:textId="77777777" w:rsidTr="00604314">
        <w:trPr>
          <w:trHeight w:val="170"/>
        </w:trPr>
        <w:tc>
          <w:tcPr>
            <w:tcW w:w="876" w:type="dxa"/>
            <w:shd w:val="clear" w:color="auto" w:fill="auto"/>
            <w:noWrap/>
            <w:vAlign w:val="center"/>
          </w:tcPr>
          <w:p w14:paraId="74D1587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23.8</w:t>
            </w:r>
          </w:p>
        </w:tc>
        <w:tc>
          <w:tcPr>
            <w:tcW w:w="876" w:type="dxa"/>
            <w:shd w:val="clear" w:color="auto" w:fill="auto"/>
            <w:noWrap/>
            <w:vAlign w:val="center"/>
          </w:tcPr>
          <w:p w14:paraId="1E3C5DB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4.19E-05</w:t>
            </w:r>
          </w:p>
        </w:tc>
      </w:tr>
      <w:tr w:rsidR="00E91801" w:rsidRPr="00FE479B" w14:paraId="0D8F5036" w14:textId="77777777" w:rsidTr="00604314">
        <w:trPr>
          <w:trHeight w:val="170"/>
        </w:trPr>
        <w:tc>
          <w:tcPr>
            <w:tcW w:w="876" w:type="dxa"/>
            <w:shd w:val="clear" w:color="auto" w:fill="auto"/>
            <w:noWrap/>
            <w:vAlign w:val="center"/>
          </w:tcPr>
          <w:p w14:paraId="5008555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25.9</w:t>
            </w:r>
          </w:p>
        </w:tc>
        <w:tc>
          <w:tcPr>
            <w:tcW w:w="876" w:type="dxa"/>
            <w:shd w:val="clear" w:color="auto" w:fill="auto"/>
            <w:noWrap/>
            <w:vAlign w:val="center"/>
          </w:tcPr>
          <w:p w14:paraId="6ABDC72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4.89E-05</w:t>
            </w:r>
          </w:p>
        </w:tc>
      </w:tr>
      <w:tr w:rsidR="00E91801" w:rsidRPr="00FE479B" w14:paraId="7AC1028F" w14:textId="77777777" w:rsidTr="00604314">
        <w:trPr>
          <w:trHeight w:val="170"/>
        </w:trPr>
        <w:tc>
          <w:tcPr>
            <w:tcW w:w="876" w:type="dxa"/>
            <w:shd w:val="clear" w:color="auto" w:fill="auto"/>
            <w:noWrap/>
            <w:vAlign w:val="center"/>
          </w:tcPr>
          <w:p w14:paraId="4E04DDF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27.6</w:t>
            </w:r>
          </w:p>
        </w:tc>
        <w:tc>
          <w:tcPr>
            <w:tcW w:w="876" w:type="dxa"/>
            <w:shd w:val="clear" w:color="auto" w:fill="auto"/>
            <w:noWrap/>
            <w:vAlign w:val="center"/>
          </w:tcPr>
          <w:p w14:paraId="2BC3347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1.29E-04</w:t>
            </w:r>
          </w:p>
        </w:tc>
      </w:tr>
      <w:tr w:rsidR="00E91801" w:rsidRPr="00FE479B" w14:paraId="6A441868" w14:textId="77777777" w:rsidTr="00604314">
        <w:trPr>
          <w:trHeight w:val="170"/>
        </w:trPr>
        <w:tc>
          <w:tcPr>
            <w:tcW w:w="876" w:type="dxa"/>
            <w:shd w:val="clear" w:color="auto" w:fill="auto"/>
            <w:noWrap/>
            <w:vAlign w:val="center"/>
          </w:tcPr>
          <w:p w14:paraId="598C2AC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32.6</w:t>
            </w:r>
          </w:p>
        </w:tc>
        <w:tc>
          <w:tcPr>
            <w:tcW w:w="876" w:type="dxa"/>
            <w:shd w:val="clear" w:color="auto" w:fill="auto"/>
            <w:noWrap/>
            <w:vAlign w:val="center"/>
          </w:tcPr>
          <w:p w14:paraId="7151CD7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1.63E-04</w:t>
            </w:r>
          </w:p>
        </w:tc>
      </w:tr>
      <w:tr w:rsidR="00E91801" w:rsidRPr="00FE479B" w14:paraId="32E56D5B" w14:textId="77777777" w:rsidTr="00604314">
        <w:trPr>
          <w:trHeight w:val="170"/>
        </w:trPr>
        <w:tc>
          <w:tcPr>
            <w:tcW w:w="876" w:type="dxa"/>
            <w:shd w:val="clear" w:color="auto" w:fill="auto"/>
            <w:noWrap/>
            <w:vAlign w:val="center"/>
          </w:tcPr>
          <w:p w14:paraId="5169476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34.8</w:t>
            </w:r>
          </w:p>
        </w:tc>
        <w:tc>
          <w:tcPr>
            <w:tcW w:w="876" w:type="dxa"/>
            <w:shd w:val="clear" w:color="auto" w:fill="auto"/>
            <w:noWrap/>
            <w:vAlign w:val="center"/>
          </w:tcPr>
          <w:p w14:paraId="4EE4999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3.98E-05</w:t>
            </w:r>
          </w:p>
        </w:tc>
      </w:tr>
      <w:tr w:rsidR="00E91801" w:rsidRPr="00FE479B" w14:paraId="2B3F3789" w14:textId="77777777" w:rsidTr="00604314">
        <w:trPr>
          <w:trHeight w:val="170"/>
        </w:trPr>
        <w:tc>
          <w:tcPr>
            <w:tcW w:w="876" w:type="dxa"/>
            <w:shd w:val="clear" w:color="auto" w:fill="auto"/>
            <w:noWrap/>
            <w:vAlign w:val="center"/>
          </w:tcPr>
          <w:p w14:paraId="26A10FA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38.2</w:t>
            </w:r>
          </w:p>
        </w:tc>
        <w:tc>
          <w:tcPr>
            <w:tcW w:w="876" w:type="dxa"/>
            <w:shd w:val="clear" w:color="auto" w:fill="auto"/>
            <w:noWrap/>
            <w:vAlign w:val="center"/>
          </w:tcPr>
          <w:p w14:paraId="0BE354F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4.64E-05</w:t>
            </w:r>
          </w:p>
        </w:tc>
      </w:tr>
      <w:tr w:rsidR="00E91801" w:rsidRPr="00FE479B" w14:paraId="3BBE71B3" w14:textId="77777777" w:rsidTr="00604314">
        <w:trPr>
          <w:trHeight w:val="170"/>
        </w:trPr>
        <w:tc>
          <w:tcPr>
            <w:tcW w:w="876" w:type="dxa"/>
            <w:shd w:val="clear" w:color="auto" w:fill="auto"/>
            <w:noWrap/>
            <w:vAlign w:val="center"/>
          </w:tcPr>
          <w:p w14:paraId="3342584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39.8</w:t>
            </w:r>
          </w:p>
        </w:tc>
        <w:tc>
          <w:tcPr>
            <w:tcW w:w="876" w:type="dxa"/>
            <w:shd w:val="clear" w:color="auto" w:fill="auto"/>
            <w:noWrap/>
            <w:vAlign w:val="center"/>
          </w:tcPr>
          <w:p w14:paraId="1340E5D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3.59E-05</w:t>
            </w:r>
          </w:p>
        </w:tc>
      </w:tr>
      <w:tr w:rsidR="00E91801" w:rsidRPr="00FE479B" w14:paraId="34AB18DB" w14:textId="77777777" w:rsidTr="00604314">
        <w:trPr>
          <w:trHeight w:val="170"/>
        </w:trPr>
        <w:tc>
          <w:tcPr>
            <w:tcW w:w="876" w:type="dxa"/>
            <w:shd w:val="clear" w:color="auto" w:fill="auto"/>
            <w:noWrap/>
            <w:vAlign w:val="center"/>
          </w:tcPr>
          <w:p w14:paraId="141CBEE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42.0</w:t>
            </w:r>
          </w:p>
        </w:tc>
        <w:tc>
          <w:tcPr>
            <w:tcW w:w="876" w:type="dxa"/>
            <w:shd w:val="clear" w:color="auto" w:fill="auto"/>
            <w:noWrap/>
            <w:vAlign w:val="center"/>
          </w:tcPr>
          <w:p w14:paraId="2DD3E2A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1.63E-04</w:t>
            </w:r>
          </w:p>
        </w:tc>
      </w:tr>
      <w:tr w:rsidR="00E91801" w:rsidRPr="00FE479B" w14:paraId="3A1A9243" w14:textId="77777777" w:rsidTr="00604314">
        <w:trPr>
          <w:trHeight w:val="170"/>
        </w:trPr>
        <w:tc>
          <w:tcPr>
            <w:tcW w:w="876" w:type="dxa"/>
            <w:shd w:val="clear" w:color="auto" w:fill="auto"/>
            <w:noWrap/>
            <w:vAlign w:val="center"/>
          </w:tcPr>
          <w:p w14:paraId="22E54A8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44.2</w:t>
            </w:r>
          </w:p>
        </w:tc>
        <w:tc>
          <w:tcPr>
            <w:tcW w:w="876" w:type="dxa"/>
            <w:shd w:val="clear" w:color="auto" w:fill="auto"/>
            <w:noWrap/>
            <w:vAlign w:val="center"/>
          </w:tcPr>
          <w:p w14:paraId="5168BCA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2.00E-05</w:t>
            </w:r>
          </w:p>
        </w:tc>
      </w:tr>
      <w:tr w:rsidR="00E91801" w:rsidRPr="00FE479B" w14:paraId="316D1D7F" w14:textId="77777777" w:rsidTr="00604314">
        <w:trPr>
          <w:trHeight w:val="170"/>
        </w:trPr>
        <w:tc>
          <w:tcPr>
            <w:tcW w:w="876" w:type="dxa"/>
            <w:shd w:val="clear" w:color="auto" w:fill="auto"/>
            <w:noWrap/>
            <w:vAlign w:val="center"/>
          </w:tcPr>
          <w:p w14:paraId="2869D94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49.1</w:t>
            </w:r>
          </w:p>
        </w:tc>
        <w:tc>
          <w:tcPr>
            <w:tcW w:w="876" w:type="dxa"/>
            <w:shd w:val="clear" w:color="auto" w:fill="auto"/>
            <w:noWrap/>
            <w:vAlign w:val="center"/>
          </w:tcPr>
          <w:p w14:paraId="7FC1307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9.75E-06</w:t>
            </w:r>
          </w:p>
        </w:tc>
      </w:tr>
      <w:tr w:rsidR="00E91801" w:rsidRPr="00FE479B" w14:paraId="18B5267A" w14:textId="77777777" w:rsidTr="00604314">
        <w:trPr>
          <w:trHeight w:val="170"/>
        </w:trPr>
        <w:tc>
          <w:tcPr>
            <w:tcW w:w="876" w:type="dxa"/>
            <w:shd w:val="clear" w:color="auto" w:fill="auto"/>
            <w:noWrap/>
            <w:vAlign w:val="center"/>
          </w:tcPr>
          <w:p w14:paraId="42116A1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52.3</w:t>
            </w:r>
          </w:p>
        </w:tc>
        <w:tc>
          <w:tcPr>
            <w:tcW w:w="876" w:type="dxa"/>
            <w:shd w:val="clear" w:color="auto" w:fill="auto"/>
            <w:noWrap/>
            <w:vAlign w:val="center"/>
          </w:tcPr>
          <w:p w14:paraId="311F4C0C"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4.08E-05</w:t>
            </w:r>
          </w:p>
        </w:tc>
      </w:tr>
      <w:tr w:rsidR="00E91801" w:rsidRPr="00FE479B" w14:paraId="1D2C73A6" w14:textId="77777777" w:rsidTr="00604314">
        <w:trPr>
          <w:trHeight w:val="170"/>
        </w:trPr>
        <w:tc>
          <w:tcPr>
            <w:tcW w:w="876" w:type="dxa"/>
            <w:shd w:val="clear" w:color="auto" w:fill="auto"/>
            <w:noWrap/>
            <w:vAlign w:val="center"/>
          </w:tcPr>
          <w:p w14:paraId="7891E00C"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54.5</w:t>
            </w:r>
          </w:p>
        </w:tc>
        <w:tc>
          <w:tcPr>
            <w:tcW w:w="876" w:type="dxa"/>
            <w:shd w:val="clear" w:color="auto" w:fill="auto"/>
            <w:noWrap/>
            <w:vAlign w:val="center"/>
          </w:tcPr>
          <w:p w14:paraId="0F4D226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3.00E-05</w:t>
            </w:r>
          </w:p>
        </w:tc>
      </w:tr>
      <w:tr w:rsidR="00E91801" w:rsidRPr="00FE479B" w14:paraId="031D8649" w14:textId="77777777" w:rsidTr="00604314">
        <w:trPr>
          <w:trHeight w:val="170"/>
        </w:trPr>
        <w:tc>
          <w:tcPr>
            <w:tcW w:w="876" w:type="dxa"/>
            <w:shd w:val="clear" w:color="auto" w:fill="auto"/>
            <w:noWrap/>
            <w:vAlign w:val="center"/>
          </w:tcPr>
          <w:p w14:paraId="4D5D78A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59.9</w:t>
            </w:r>
          </w:p>
        </w:tc>
        <w:tc>
          <w:tcPr>
            <w:tcW w:w="876" w:type="dxa"/>
            <w:shd w:val="clear" w:color="auto" w:fill="auto"/>
            <w:noWrap/>
            <w:vAlign w:val="center"/>
          </w:tcPr>
          <w:p w14:paraId="15EB68B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7.74E-05</w:t>
            </w:r>
          </w:p>
        </w:tc>
      </w:tr>
      <w:tr w:rsidR="00E91801" w:rsidRPr="00FE479B" w14:paraId="5EC63ED5" w14:textId="77777777" w:rsidTr="00604314">
        <w:trPr>
          <w:trHeight w:val="170"/>
        </w:trPr>
        <w:tc>
          <w:tcPr>
            <w:tcW w:w="876" w:type="dxa"/>
            <w:shd w:val="clear" w:color="auto" w:fill="auto"/>
            <w:noWrap/>
            <w:vAlign w:val="center"/>
          </w:tcPr>
          <w:p w14:paraId="1EB5426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69.4</w:t>
            </w:r>
          </w:p>
        </w:tc>
        <w:tc>
          <w:tcPr>
            <w:tcW w:w="876" w:type="dxa"/>
            <w:shd w:val="clear" w:color="auto" w:fill="auto"/>
            <w:noWrap/>
            <w:vAlign w:val="center"/>
          </w:tcPr>
          <w:p w14:paraId="2AC1903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1.03E-04</w:t>
            </w:r>
          </w:p>
        </w:tc>
      </w:tr>
      <w:tr w:rsidR="00E91801" w:rsidRPr="00FE479B" w14:paraId="0F2FF3F1" w14:textId="77777777" w:rsidTr="00604314">
        <w:trPr>
          <w:trHeight w:val="170"/>
        </w:trPr>
        <w:tc>
          <w:tcPr>
            <w:tcW w:w="876" w:type="dxa"/>
            <w:shd w:val="clear" w:color="auto" w:fill="auto"/>
            <w:noWrap/>
            <w:vAlign w:val="center"/>
          </w:tcPr>
          <w:p w14:paraId="76655BB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71.6</w:t>
            </w:r>
          </w:p>
        </w:tc>
        <w:tc>
          <w:tcPr>
            <w:tcW w:w="876" w:type="dxa"/>
            <w:shd w:val="clear" w:color="auto" w:fill="auto"/>
            <w:noWrap/>
            <w:vAlign w:val="center"/>
          </w:tcPr>
          <w:p w14:paraId="297BD89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1.85E-04</w:t>
            </w:r>
          </w:p>
        </w:tc>
      </w:tr>
      <w:tr w:rsidR="00E91801" w:rsidRPr="00FE479B" w14:paraId="72E9D7AB" w14:textId="77777777" w:rsidTr="00604314">
        <w:trPr>
          <w:trHeight w:val="170"/>
        </w:trPr>
        <w:tc>
          <w:tcPr>
            <w:tcW w:w="876" w:type="dxa"/>
            <w:shd w:val="clear" w:color="auto" w:fill="auto"/>
            <w:noWrap/>
            <w:vAlign w:val="center"/>
          </w:tcPr>
          <w:p w14:paraId="3DAE200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80.3</w:t>
            </w:r>
          </w:p>
        </w:tc>
        <w:tc>
          <w:tcPr>
            <w:tcW w:w="876" w:type="dxa"/>
            <w:shd w:val="clear" w:color="auto" w:fill="auto"/>
            <w:noWrap/>
            <w:vAlign w:val="center"/>
          </w:tcPr>
          <w:p w14:paraId="5C10286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1.43E-04</w:t>
            </w:r>
          </w:p>
        </w:tc>
      </w:tr>
      <w:tr w:rsidR="00E91801" w:rsidRPr="00FE479B" w14:paraId="2FB02E59" w14:textId="77777777" w:rsidTr="00604314">
        <w:trPr>
          <w:trHeight w:val="170"/>
        </w:trPr>
        <w:tc>
          <w:tcPr>
            <w:tcW w:w="876" w:type="dxa"/>
            <w:shd w:val="clear" w:color="auto" w:fill="auto"/>
            <w:noWrap/>
            <w:vAlign w:val="center"/>
          </w:tcPr>
          <w:p w14:paraId="1003B17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86.5</w:t>
            </w:r>
          </w:p>
        </w:tc>
        <w:tc>
          <w:tcPr>
            <w:tcW w:w="876" w:type="dxa"/>
            <w:shd w:val="clear" w:color="auto" w:fill="auto"/>
            <w:noWrap/>
            <w:vAlign w:val="center"/>
          </w:tcPr>
          <w:p w14:paraId="78BAC1F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3.00E-03</w:t>
            </w:r>
          </w:p>
        </w:tc>
      </w:tr>
      <w:tr w:rsidR="00E91801" w:rsidRPr="00FE479B" w14:paraId="623E8058" w14:textId="77777777" w:rsidTr="00604314">
        <w:trPr>
          <w:trHeight w:val="170"/>
        </w:trPr>
        <w:tc>
          <w:tcPr>
            <w:tcW w:w="876" w:type="dxa"/>
            <w:shd w:val="clear" w:color="auto" w:fill="auto"/>
            <w:noWrap/>
            <w:vAlign w:val="center"/>
          </w:tcPr>
          <w:p w14:paraId="14EECB8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93.0</w:t>
            </w:r>
          </w:p>
        </w:tc>
        <w:tc>
          <w:tcPr>
            <w:tcW w:w="876" w:type="dxa"/>
            <w:shd w:val="clear" w:color="auto" w:fill="auto"/>
            <w:noWrap/>
            <w:vAlign w:val="center"/>
          </w:tcPr>
          <w:p w14:paraId="2801A5B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5.01E-03</w:t>
            </w:r>
          </w:p>
        </w:tc>
      </w:tr>
      <w:tr w:rsidR="00E91801" w:rsidRPr="00FE479B" w14:paraId="1F42510C" w14:textId="77777777" w:rsidTr="00604314">
        <w:trPr>
          <w:trHeight w:val="170"/>
        </w:trPr>
        <w:tc>
          <w:tcPr>
            <w:tcW w:w="876" w:type="dxa"/>
            <w:shd w:val="clear" w:color="auto" w:fill="auto"/>
            <w:noWrap/>
            <w:vAlign w:val="center"/>
          </w:tcPr>
          <w:p w14:paraId="12CE924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101.2</w:t>
            </w:r>
          </w:p>
        </w:tc>
        <w:tc>
          <w:tcPr>
            <w:tcW w:w="876" w:type="dxa"/>
            <w:shd w:val="clear" w:color="auto" w:fill="auto"/>
            <w:noWrap/>
            <w:vAlign w:val="center"/>
          </w:tcPr>
          <w:p w14:paraId="19CE6D4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1.85E-03</w:t>
            </w:r>
          </w:p>
        </w:tc>
      </w:tr>
      <w:tr w:rsidR="00E91801" w:rsidRPr="00FE479B" w14:paraId="229B1612" w14:textId="77777777" w:rsidTr="00604314">
        <w:trPr>
          <w:trHeight w:val="170"/>
        </w:trPr>
        <w:tc>
          <w:tcPr>
            <w:tcW w:w="876" w:type="dxa"/>
            <w:shd w:val="clear" w:color="auto" w:fill="auto"/>
            <w:noWrap/>
            <w:vAlign w:val="center"/>
          </w:tcPr>
          <w:p w14:paraId="4E2C0B8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111.2</w:t>
            </w:r>
          </w:p>
        </w:tc>
        <w:tc>
          <w:tcPr>
            <w:tcW w:w="876" w:type="dxa"/>
            <w:shd w:val="clear" w:color="auto" w:fill="auto"/>
            <w:noWrap/>
            <w:vAlign w:val="center"/>
          </w:tcPr>
          <w:p w14:paraId="0AC42A6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1.33E-04</w:t>
            </w:r>
          </w:p>
        </w:tc>
      </w:tr>
      <w:tr w:rsidR="00E91801" w:rsidRPr="00FE479B" w14:paraId="412E86C3" w14:textId="77777777" w:rsidTr="00604314">
        <w:trPr>
          <w:trHeight w:val="170"/>
        </w:trPr>
        <w:tc>
          <w:tcPr>
            <w:tcW w:w="876" w:type="dxa"/>
            <w:shd w:val="clear" w:color="auto" w:fill="auto"/>
            <w:noWrap/>
            <w:vAlign w:val="center"/>
          </w:tcPr>
          <w:p w14:paraId="32AA7EE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131.4</w:t>
            </w:r>
          </w:p>
        </w:tc>
        <w:tc>
          <w:tcPr>
            <w:tcW w:w="876" w:type="dxa"/>
            <w:shd w:val="clear" w:color="auto" w:fill="auto"/>
            <w:noWrap/>
            <w:vAlign w:val="center"/>
          </w:tcPr>
          <w:p w14:paraId="51D3B0B2"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3.78E-04</w:t>
            </w:r>
          </w:p>
        </w:tc>
      </w:tr>
      <w:tr w:rsidR="00E91801" w:rsidRPr="00FE479B" w14:paraId="6CAD501E" w14:textId="77777777" w:rsidTr="00604314">
        <w:trPr>
          <w:trHeight w:val="170"/>
        </w:trPr>
        <w:tc>
          <w:tcPr>
            <w:tcW w:w="876" w:type="dxa"/>
            <w:shd w:val="clear" w:color="auto" w:fill="auto"/>
            <w:noWrap/>
            <w:vAlign w:val="center"/>
          </w:tcPr>
          <w:p w14:paraId="30F4C87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150.6</w:t>
            </w:r>
          </w:p>
        </w:tc>
        <w:tc>
          <w:tcPr>
            <w:tcW w:w="876" w:type="dxa"/>
            <w:shd w:val="clear" w:color="auto" w:fill="auto"/>
            <w:noWrap/>
            <w:vAlign w:val="center"/>
          </w:tcPr>
          <w:p w14:paraId="39BB976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1.00E-04</w:t>
            </w:r>
          </w:p>
        </w:tc>
      </w:tr>
      <w:tr w:rsidR="00E91801" w:rsidRPr="00FE479B" w14:paraId="7B414C5B" w14:textId="77777777" w:rsidTr="00604314">
        <w:trPr>
          <w:trHeight w:val="170"/>
        </w:trPr>
        <w:tc>
          <w:tcPr>
            <w:tcW w:w="876" w:type="dxa"/>
            <w:shd w:val="clear" w:color="auto" w:fill="auto"/>
            <w:noWrap/>
            <w:vAlign w:val="center"/>
          </w:tcPr>
          <w:p w14:paraId="4FE7841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191.6</w:t>
            </w:r>
          </w:p>
        </w:tc>
        <w:tc>
          <w:tcPr>
            <w:tcW w:w="876" w:type="dxa"/>
            <w:shd w:val="clear" w:color="auto" w:fill="auto"/>
            <w:noWrap/>
            <w:vAlign w:val="center"/>
          </w:tcPr>
          <w:p w14:paraId="7FC31D2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2.39E-04</w:t>
            </w:r>
          </w:p>
        </w:tc>
      </w:tr>
      <w:tr w:rsidR="00E91801" w:rsidRPr="00FE479B" w14:paraId="0B55D07C" w14:textId="77777777" w:rsidTr="00604314">
        <w:trPr>
          <w:trHeight w:val="170"/>
        </w:trPr>
        <w:tc>
          <w:tcPr>
            <w:tcW w:w="876" w:type="dxa"/>
            <w:shd w:val="clear" w:color="auto" w:fill="auto"/>
            <w:noWrap/>
            <w:vAlign w:val="center"/>
          </w:tcPr>
          <w:p w14:paraId="131B497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212.7</w:t>
            </w:r>
          </w:p>
        </w:tc>
        <w:tc>
          <w:tcPr>
            <w:tcW w:w="876" w:type="dxa"/>
            <w:shd w:val="clear" w:color="auto" w:fill="auto"/>
            <w:noWrap/>
            <w:vAlign w:val="center"/>
          </w:tcPr>
          <w:p w14:paraId="18DDAD8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1.33E-03</w:t>
            </w:r>
          </w:p>
        </w:tc>
      </w:tr>
      <w:tr w:rsidR="00E91801" w:rsidRPr="00FE479B" w14:paraId="0F891CAE" w14:textId="77777777" w:rsidTr="00604314">
        <w:trPr>
          <w:trHeight w:val="170"/>
        </w:trPr>
        <w:tc>
          <w:tcPr>
            <w:tcW w:w="876" w:type="dxa"/>
            <w:shd w:val="clear" w:color="auto" w:fill="auto"/>
            <w:noWrap/>
            <w:vAlign w:val="center"/>
          </w:tcPr>
          <w:p w14:paraId="762BD55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226.5</w:t>
            </w:r>
          </w:p>
        </w:tc>
        <w:tc>
          <w:tcPr>
            <w:tcW w:w="876" w:type="dxa"/>
            <w:shd w:val="clear" w:color="auto" w:fill="auto"/>
            <w:noWrap/>
            <w:vAlign w:val="center"/>
          </w:tcPr>
          <w:p w14:paraId="0AA5A3C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7.36E-04</w:t>
            </w:r>
          </w:p>
        </w:tc>
      </w:tr>
      <w:tr w:rsidR="00E91801" w:rsidRPr="00FE479B" w14:paraId="4742D6FD" w14:textId="77777777" w:rsidTr="00604314">
        <w:trPr>
          <w:trHeight w:val="170"/>
        </w:trPr>
        <w:tc>
          <w:tcPr>
            <w:tcW w:w="876" w:type="dxa"/>
            <w:shd w:val="clear" w:color="auto" w:fill="auto"/>
            <w:noWrap/>
            <w:vAlign w:val="center"/>
          </w:tcPr>
          <w:p w14:paraId="1A1DFDB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254.2</w:t>
            </w:r>
          </w:p>
        </w:tc>
        <w:tc>
          <w:tcPr>
            <w:tcW w:w="876" w:type="dxa"/>
            <w:shd w:val="clear" w:color="auto" w:fill="auto"/>
            <w:noWrap/>
            <w:vAlign w:val="center"/>
          </w:tcPr>
          <w:p w14:paraId="0B9AA89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5.41E-03</w:t>
            </w:r>
          </w:p>
        </w:tc>
      </w:tr>
      <w:tr w:rsidR="00E91801" w:rsidRPr="00FE479B" w14:paraId="3FA74D30" w14:textId="77777777" w:rsidTr="00604314">
        <w:trPr>
          <w:trHeight w:val="170"/>
        </w:trPr>
        <w:tc>
          <w:tcPr>
            <w:tcW w:w="876" w:type="dxa"/>
            <w:shd w:val="clear" w:color="auto" w:fill="auto"/>
            <w:noWrap/>
            <w:vAlign w:val="center"/>
          </w:tcPr>
          <w:p w14:paraId="6A3E86D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270.7</w:t>
            </w:r>
          </w:p>
        </w:tc>
        <w:tc>
          <w:tcPr>
            <w:tcW w:w="876" w:type="dxa"/>
            <w:shd w:val="clear" w:color="auto" w:fill="auto"/>
            <w:noWrap/>
            <w:vAlign w:val="center"/>
          </w:tcPr>
          <w:p w14:paraId="7BC7EBA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8.15E-04</w:t>
            </w:r>
          </w:p>
        </w:tc>
      </w:tr>
      <w:tr w:rsidR="00E91801" w:rsidRPr="00FE479B" w14:paraId="3A734349" w14:textId="77777777" w:rsidTr="00604314">
        <w:trPr>
          <w:trHeight w:val="170"/>
        </w:trPr>
        <w:tc>
          <w:tcPr>
            <w:tcW w:w="876" w:type="dxa"/>
            <w:shd w:val="clear" w:color="auto" w:fill="auto"/>
            <w:noWrap/>
            <w:vAlign w:val="center"/>
          </w:tcPr>
          <w:p w14:paraId="1049123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359.1</w:t>
            </w:r>
          </w:p>
        </w:tc>
        <w:tc>
          <w:tcPr>
            <w:tcW w:w="876" w:type="dxa"/>
            <w:shd w:val="clear" w:color="auto" w:fill="auto"/>
            <w:noWrap/>
            <w:vAlign w:val="center"/>
          </w:tcPr>
          <w:p w14:paraId="5E4C916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7.55E-04</w:t>
            </w:r>
          </w:p>
        </w:tc>
      </w:tr>
      <w:tr w:rsidR="00E91801" w:rsidRPr="00FE479B" w14:paraId="19A7AB69" w14:textId="77777777" w:rsidTr="00604314">
        <w:trPr>
          <w:trHeight w:val="170"/>
        </w:trPr>
        <w:tc>
          <w:tcPr>
            <w:tcW w:w="876" w:type="dxa"/>
            <w:shd w:val="clear" w:color="auto" w:fill="auto"/>
            <w:noWrap/>
            <w:vAlign w:val="center"/>
          </w:tcPr>
          <w:p w14:paraId="72E90EB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394.6</w:t>
            </w:r>
          </w:p>
        </w:tc>
        <w:tc>
          <w:tcPr>
            <w:tcW w:w="876" w:type="dxa"/>
            <w:shd w:val="clear" w:color="auto" w:fill="auto"/>
            <w:noWrap/>
            <w:vAlign w:val="center"/>
          </w:tcPr>
          <w:p w14:paraId="71E5D84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3.16E-03</w:t>
            </w:r>
          </w:p>
        </w:tc>
      </w:tr>
      <w:tr w:rsidR="00E91801" w:rsidRPr="00FE479B" w14:paraId="02530D92" w14:textId="77777777" w:rsidTr="00604314">
        <w:trPr>
          <w:trHeight w:val="170"/>
        </w:trPr>
        <w:tc>
          <w:tcPr>
            <w:tcW w:w="876" w:type="dxa"/>
            <w:shd w:val="clear" w:color="auto" w:fill="auto"/>
            <w:noWrap/>
            <w:vAlign w:val="center"/>
          </w:tcPr>
          <w:p w14:paraId="50679FD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452.2</w:t>
            </w:r>
          </w:p>
        </w:tc>
        <w:tc>
          <w:tcPr>
            <w:tcW w:w="876" w:type="dxa"/>
            <w:shd w:val="clear" w:color="auto" w:fill="auto"/>
            <w:noWrap/>
            <w:vAlign w:val="center"/>
          </w:tcPr>
          <w:p w14:paraId="326C5DB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2.15E-03</w:t>
            </w:r>
          </w:p>
        </w:tc>
      </w:tr>
      <w:tr w:rsidR="00E91801" w:rsidRPr="00FE479B" w14:paraId="34E9F5B0" w14:textId="77777777" w:rsidTr="00604314">
        <w:trPr>
          <w:trHeight w:val="170"/>
        </w:trPr>
        <w:tc>
          <w:tcPr>
            <w:tcW w:w="876" w:type="dxa"/>
            <w:shd w:val="clear" w:color="auto" w:fill="auto"/>
            <w:noWrap/>
            <w:vAlign w:val="center"/>
          </w:tcPr>
          <w:p w14:paraId="473C4B5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476.5</w:t>
            </w:r>
          </w:p>
        </w:tc>
        <w:tc>
          <w:tcPr>
            <w:tcW w:w="876" w:type="dxa"/>
            <w:shd w:val="clear" w:color="auto" w:fill="auto"/>
            <w:noWrap/>
            <w:vAlign w:val="center"/>
          </w:tcPr>
          <w:p w14:paraId="6F23366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1.63E-03</w:t>
            </w:r>
          </w:p>
        </w:tc>
      </w:tr>
      <w:tr w:rsidR="00E91801" w:rsidRPr="00FE479B" w14:paraId="7C09AC0F" w14:textId="77777777" w:rsidTr="00604314">
        <w:trPr>
          <w:trHeight w:val="170"/>
        </w:trPr>
        <w:tc>
          <w:tcPr>
            <w:tcW w:w="876" w:type="dxa"/>
            <w:shd w:val="clear" w:color="auto" w:fill="auto"/>
            <w:noWrap/>
            <w:vAlign w:val="center"/>
          </w:tcPr>
          <w:p w14:paraId="0E8341AC"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666.1</w:t>
            </w:r>
          </w:p>
        </w:tc>
        <w:tc>
          <w:tcPr>
            <w:tcW w:w="876" w:type="dxa"/>
            <w:shd w:val="clear" w:color="auto" w:fill="auto"/>
            <w:noWrap/>
            <w:vAlign w:val="center"/>
          </w:tcPr>
          <w:p w14:paraId="5C7B2A1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1.71E-02</w:t>
            </w:r>
          </w:p>
        </w:tc>
      </w:tr>
      <w:tr w:rsidR="00E91801" w:rsidRPr="00FE479B" w14:paraId="2B058EA1" w14:textId="77777777" w:rsidTr="00604314">
        <w:trPr>
          <w:trHeight w:val="170"/>
        </w:trPr>
        <w:tc>
          <w:tcPr>
            <w:tcW w:w="876" w:type="dxa"/>
            <w:shd w:val="clear" w:color="auto" w:fill="auto"/>
            <w:noWrap/>
            <w:vAlign w:val="center"/>
          </w:tcPr>
          <w:p w14:paraId="1A1AAC2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812.7</w:t>
            </w:r>
          </w:p>
        </w:tc>
        <w:tc>
          <w:tcPr>
            <w:tcW w:w="876" w:type="dxa"/>
            <w:shd w:val="clear" w:color="auto" w:fill="auto"/>
            <w:noWrap/>
            <w:vAlign w:val="center"/>
          </w:tcPr>
          <w:p w14:paraId="0C4AC21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2.00E-02</w:t>
            </w:r>
          </w:p>
        </w:tc>
      </w:tr>
      <w:tr w:rsidR="00E91801" w:rsidRPr="00FE479B" w14:paraId="11BC38FB" w14:textId="77777777" w:rsidTr="00604314">
        <w:trPr>
          <w:trHeight w:val="170"/>
        </w:trPr>
        <w:tc>
          <w:tcPr>
            <w:tcW w:w="876" w:type="dxa"/>
            <w:shd w:val="clear" w:color="auto" w:fill="auto"/>
            <w:noWrap/>
            <w:vAlign w:val="center"/>
          </w:tcPr>
          <w:p w14:paraId="0F3D83E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931.2</w:t>
            </w:r>
          </w:p>
        </w:tc>
        <w:tc>
          <w:tcPr>
            <w:tcW w:w="876" w:type="dxa"/>
            <w:shd w:val="clear" w:color="auto" w:fill="auto"/>
            <w:noWrap/>
            <w:vAlign w:val="center"/>
          </w:tcPr>
          <w:p w14:paraId="45F98DA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2.45E-03</w:t>
            </w:r>
          </w:p>
        </w:tc>
      </w:tr>
      <w:tr w:rsidR="00E91801" w:rsidRPr="00FE479B" w14:paraId="2A20E061" w14:textId="77777777" w:rsidTr="00604314">
        <w:trPr>
          <w:trHeight w:val="170"/>
        </w:trPr>
        <w:tc>
          <w:tcPr>
            <w:tcW w:w="876" w:type="dxa"/>
            <w:shd w:val="clear" w:color="auto" w:fill="auto"/>
            <w:noWrap/>
            <w:vAlign w:val="center"/>
          </w:tcPr>
          <w:p w14:paraId="7CE2AB9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991.6</w:t>
            </w:r>
          </w:p>
        </w:tc>
        <w:tc>
          <w:tcPr>
            <w:tcW w:w="876" w:type="dxa"/>
            <w:shd w:val="clear" w:color="auto" w:fill="auto"/>
            <w:noWrap/>
            <w:vAlign w:val="center"/>
          </w:tcPr>
          <w:p w14:paraId="1EDD480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1.08E-02</w:t>
            </w:r>
          </w:p>
        </w:tc>
      </w:tr>
      <w:tr w:rsidR="00E91801" w:rsidRPr="00FE479B" w14:paraId="05CCB705" w14:textId="77777777" w:rsidTr="00604314">
        <w:trPr>
          <w:trHeight w:val="170"/>
        </w:trPr>
        <w:tc>
          <w:tcPr>
            <w:tcW w:w="876" w:type="dxa"/>
            <w:shd w:val="clear" w:color="auto" w:fill="auto"/>
            <w:noWrap/>
            <w:vAlign w:val="center"/>
          </w:tcPr>
          <w:p w14:paraId="4A4CA6A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1023.3</w:t>
            </w:r>
          </w:p>
        </w:tc>
        <w:tc>
          <w:tcPr>
            <w:tcW w:w="876" w:type="dxa"/>
            <w:shd w:val="clear" w:color="auto" w:fill="auto"/>
            <w:noWrap/>
            <w:vAlign w:val="center"/>
          </w:tcPr>
          <w:p w14:paraId="79A338F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3.00E-03</w:t>
            </w:r>
          </w:p>
        </w:tc>
      </w:tr>
      <w:tr w:rsidR="00E91801" w:rsidRPr="00FE479B" w14:paraId="5E6F04C2" w14:textId="77777777" w:rsidTr="00604314">
        <w:trPr>
          <w:trHeight w:val="170"/>
        </w:trPr>
        <w:tc>
          <w:tcPr>
            <w:tcW w:w="876" w:type="dxa"/>
            <w:shd w:val="clear" w:color="auto" w:fill="auto"/>
            <w:noWrap/>
            <w:vAlign w:val="center"/>
          </w:tcPr>
          <w:p w14:paraId="1995EE4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1184.8</w:t>
            </w:r>
          </w:p>
        </w:tc>
        <w:tc>
          <w:tcPr>
            <w:tcW w:w="876" w:type="dxa"/>
            <w:shd w:val="clear" w:color="auto" w:fill="auto"/>
            <w:noWrap/>
            <w:vAlign w:val="center"/>
          </w:tcPr>
          <w:p w14:paraId="27E384E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6.31E-03</w:t>
            </w:r>
          </w:p>
        </w:tc>
      </w:tr>
      <w:tr w:rsidR="00E91801" w:rsidRPr="00FE479B" w14:paraId="2A22A471" w14:textId="77777777" w:rsidTr="00604314">
        <w:trPr>
          <w:trHeight w:val="170"/>
        </w:trPr>
        <w:tc>
          <w:tcPr>
            <w:tcW w:w="876" w:type="dxa"/>
            <w:shd w:val="clear" w:color="auto" w:fill="auto"/>
            <w:noWrap/>
            <w:vAlign w:val="center"/>
          </w:tcPr>
          <w:p w14:paraId="64167B1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1315.6</w:t>
            </w:r>
          </w:p>
        </w:tc>
        <w:tc>
          <w:tcPr>
            <w:tcW w:w="876" w:type="dxa"/>
            <w:shd w:val="clear" w:color="auto" w:fill="auto"/>
            <w:noWrap/>
            <w:vAlign w:val="center"/>
          </w:tcPr>
          <w:p w14:paraId="4D7C06E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3.00E-03</w:t>
            </w:r>
          </w:p>
        </w:tc>
      </w:tr>
      <w:tr w:rsidR="00E91801" w:rsidRPr="00FE479B" w14:paraId="7377E997" w14:textId="77777777" w:rsidTr="00604314">
        <w:trPr>
          <w:trHeight w:val="170"/>
        </w:trPr>
        <w:tc>
          <w:tcPr>
            <w:tcW w:w="876" w:type="dxa"/>
            <w:shd w:val="clear" w:color="auto" w:fill="auto"/>
            <w:noWrap/>
            <w:vAlign w:val="center"/>
          </w:tcPr>
          <w:p w14:paraId="0E0B3D9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1430.6</w:t>
            </w:r>
          </w:p>
        </w:tc>
        <w:tc>
          <w:tcPr>
            <w:tcW w:w="876" w:type="dxa"/>
            <w:shd w:val="clear" w:color="auto" w:fill="auto"/>
            <w:noWrap/>
            <w:vAlign w:val="center"/>
          </w:tcPr>
          <w:p w14:paraId="6045DE8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6.47E-03</w:t>
            </w:r>
          </w:p>
        </w:tc>
      </w:tr>
      <w:tr w:rsidR="00E91801" w:rsidRPr="00FE479B" w14:paraId="061CE4F0" w14:textId="77777777" w:rsidTr="00604314">
        <w:trPr>
          <w:trHeight w:val="170"/>
        </w:trPr>
        <w:tc>
          <w:tcPr>
            <w:tcW w:w="876" w:type="dxa"/>
            <w:shd w:val="clear" w:color="auto" w:fill="auto"/>
            <w:noWrap/>
            <w:vAlign w:val="center"/>
          </w:tcPr>
          <w:p w14:paraId="5A49374C"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2000.0</w:t>
            </w:r>
          </w:p>
        </w:tc>
        <w:tc>
          <w:tcPr>
            <w:tcW w:w="876" w:type="dxa"/>
            <w:shd w:val="clear" w:color="auto" w:fill="auto"/>
            <w:noWrap/>
            <w:vAlign w:val="center"/>
          </w:tcPr>
          <w:p w14:paraId="45DB38C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1.36E-02</w:t>
            </w:r>
          </w:p>
        </w:tc>
      </w:tr>
      <w:tr w:rsidR="00E91801" w:rsidRPr="00FE479B" w14:paraId="06670710" w14:textId="77777777" w:rsidTr="00604314">
        <w:trPr>
          <w:trHeight w:val="170"/>
        </w:trPr>
        <w:tc>
          <w:tcPr>
            <w:tcW w:w="876" w:type="dxa"/>
            <w:shd w:val="clear" w:color="auto" w:fill="D6E3BC" w:themeFill="accent3" w:themeFillTint="66"/>
            <w:noWrap/>
            <w:vAlign w:val="bottom"/>
          </w:tcPr>
          <w:p w14:paraId="1D876DBB" w14:textId="77777777" w:rsidR="00E91801" w:rsidRPr="00FE479B" w:rsidRDefault="00E91801" w:rsidP="00604314">
            <w:pPr>
              <w:spacing w:line="240" w:lineRule="auto"/>
              <w:jc w:val="center"/>
              <w:rPr>
                <w:rFonts w:asciiTheme="majorBidi" w:eastAsia="Batang" w:hAnsiTheme="majorBidi" w:cstheme="majorBidi"/>
                <w:b/>
                <w:bCs/>
                <w:sz w:val="18"/>
                <w:szCs w:val="18"/>
                <w:lang w:eastAsia="ko-KR"/>
              </w:rPr>
            </w:pPr>
            <w:proofErr w:type="spellStart"/>
            <w:r w:rsidRPr="00FE479B">
              <w:rPr>
                <w:rFonts w:asciiTheme="majorBidi" w:eastAsia="Batang" w:hAnsiTheme="majorBidi" w:cstheme="majorBidi"/>
                <w:b/>
                <w:bCs/>
                <w:sz w:val="18"/>
                <w:szCs w:val="18"/>
                <w:lang w:eastAsia="ko-KR"/>
              </w:rPr>
              <w:t>Grms</w:t>
            </w:r>
            <w:proofErr w:type="spellEnd"/>
          </w:p>
        </w:tc>
        <w:tc>
          <w:tcPr>
            <w:tcW w:w="876" w:type="dxa"/>
            <w:shd w:val="clear" w:color="auto" w:fill="D6E3BC" w:themeFill="accent3" w:themeFillTint="66"/>
            <w:noWrap/>
            <w:vAlign w:val="bottom"/>
          </w:tcPr>
          <w:p w14:paraId="6F896EA8" w14:textId="77777777" w:rsidR="00E91801" w:rsidRPr="00FE479B" w:rsidRDefault="00E91801" w:rsidP="00604314">
            <w:pPr>
              <w:spacing w:line="240" w:lineRule="auto"/>
              <w:jc w:val="center"/>
              <w:rPr>
                <w:rFonts w:asciiTheme="majorBidi" w:eastAsia="Batang" w:hAnsiTheme="majorBidi" w:cstheme="majorBidi"/>
                <w:b/>
                <w:bCs/>
                <w:sz w:val="18"/>
                <w:szCs w:val="18"/>
                <w:lang w:eastAsia="ko-KR"/>
              </w:rPr>
            </w:pPr>
            <w:r>
              <w:rPr>
                <w:rFonts w:asciiTheme="majorBidi" w:eastAsia="Batang" w:hAnsiTheme="majorBidi" w:cstheme="majorBidi"/>
                <w:b/>
                <w:bCs/>
                <w:sz w:val="18"/>
                <w:szCs w:val="18"/>
                <w:lang w:eastAsia="ko-KR"/>
              </w:rPr>
              <w:t>3.7</w:t>
            </w:r>
          </w:p>
        </w:tc>
      </w:tr>
    </w:tbl>
    <w:p w14:paraId="3986B72C" w14:textId="77777777" w:rsidR="00E91801" w:rsidRDefault="00E91801" w:rsidP="00E91801">
      <w:pPr>
        <w:jc w:val="left"/>
        <w:rPr>
          <w:rFonts w:asciiTheme="majorBidi" w:hAnsiTheme="majorBidi" w:cstheme="majorBidi"/>
          <w:b/>
          <w:bCs/>
          <w:u w:val="single"/>
        </w:rPr>
      </w:pPr>
      <w:r>
        <w:rPr>
          <w:noProof/>
          <w:lang w:eastAsia="ko-KR"/>
        </w:rPr>
        <w:drawing>
          <wp:anchor distT="0" distB="0" distL="114300" distR="114300" simplePos="0" relativeHeight="251684864" behindDoc="0" locked="0" layoutInCell="1" allowOverlap="1" wp14:anchorId="5EA41235" wp14:editId="3C9F59EF">
            <wp:simplePos x="0" y="0"/>
            <wp:positionH relativeFrom="column">
              <wp:posOffset>1304290</wp:posOffset>
            </wp:positionH>
            <wp:positionV relativeFrom="paragraph">
              <wp:posOffset>19050</wp:posOffset>
            </wp:positionV>
            <wp:extent cx="5048802" cy="2814955"/>
            <wp:effectExtent l="19050" t="19050" r="19050" b="2349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cstate="print">
                      <a:extLst>
                        <a:ext uri="{28A0092B-C50C-407E-A947-70E740481C1C}">
                          <a14:useLocalDpi xmlns:a14="http://schemas.microsoft.com/office/drawing/2010/main" val="0"/>
                        </a:ext>
                      </a:extLst>
                    </a:blip>
                    <a:srcRect l="7007" r="7422"/>
                    <a:stretch/>
                  </pic:blipFill>
                  <pic:spPr bwMode="auto">
                    <a:xfrm>
                      <a:off x="0" y="0"/>
                      <a:ext cx="5048802" cy="281495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2DDBF8" w14:textId="77777777" w:rsidR="00E91801" w:rsidRDefault="00E91801" w:rsidP="00E91801">
      <w:pPr>
        <w:jc w:val="left"/>
        <w:rPr>
          <w:rFonts w:asciiTheme="majorBidi" w:hAnsiTheme="majorBidi" w:cstheme="majorBidi"/>
          <w:b/>
          <w:bCs/>
          <w:u w:val="single"/>
        </w:rPr>
      </w:pPr>
    </w:p>
    <w:p w14:paraId="7A5C696B" w14:textId="77777777" w:rsidR="00E91801" w:rsidRDefault="00E91801" w:rsidP="00E91801">
      <w:pPr>
        <w:jc w:val="left"/>
        <w:rPr>
          <w:rFonts w:asciiTheme="majorBidi" w:hAnsiTheme="majorBidi" w:cstheme="majorBidi"/>
          <w:b/>
          <w:bCs/>
          <w:u w:val="single"/>
        </w:rPr>
      </w:pPr>
    </w:p>
    <w:p w14:paraId="46453425" w14:textId="77777777" w:rsidR="00E91801" w:rsidRDefault="00E91801" w:rsidP="00E91801">
      <w:pPr>
        <w:jc w:val="left"/>
        <w:rPr>
          <w:rFonts w:asciiTheme="majorBidi" w:hAnsiTheme="majorBidi" w:cstheme="majorBidi"/>
          <w:b/>
          <w:bCs/>
          <w:u w:val="single"/>
        </w:rPr>
      </w:pPr>
    </w:p>
    <w:p w14:paraId="67EE447C" w14:textId="77777777" w:rsidR="00E91801" w:rsidRDefault="00E91801" w:rsidP="00E91801">
      <w:pPr>
        <w:jc w:val="left"/>
        <w:rPr>
          <w:rFonts w:asciiTheme="majorBidi" w:hAnsiTheme="majorBidi" w:cstheme="majorBidi"/>
          <w:b/>
          <w:bCs/>
          <w:u w:val="single"/>
        </w:rPr>
      </w:pPr>
    </w:p>
    <w:p w14:paraId="3AC6291B" w14:textId="77777777" w:rsidR="00E91801" w:rsidRDefault="00E91801" w:rsidP="00E91801">
      <w:pPr>
        <w:jc w:val="left"/>
        <w:rPr>
          <w:rFonts w:asciiTheme="majorBidi" w:hAnsiTheme="majorBidi" w:cstheme="majorBidi"/>
          <w:b/>
          <w:bCs/>
          <w:u w:val="single"/>
        </w:rPr>
      </w:pPr>
    </w:p>
    <w:p w14:paraId="5F23C567" w14:textId="77777777" w:rsidR="00E91801" w:rsidRDefault="00E91801" w:rsidP="00E91801">
      <w:pPr>
        <w:jc w:val="left"/>
        <w:rPr>
          <w:rFonts w:asciiTheme="majorBidi" w:hAnsiTheme="majorBidi" w:cstheme="majorBidi"/>
          <w:b/>
          <w:bCs/>
          <w:u w:val="single"/>
        </w:rPr>
      </w:pPr>
    </w:p>
    <w:p w14:paraId="7A58DD07" w14:textId="77777777" w:rsidR="00E91801" w:rsidRDefault="00E91801" w:rsidP="00E91801">
      <w:pPr>
        <w:jc w:val="left"/>
        <w:rPr>
          <w:rFonts w:asciiTheme="majorBidi" w:hAnsiTheme="majorBidi" w:cstheme="majorBidi"/>
          <w:b/>
          <w:bCs/>
          <w:u w:val="single"/>
        </w:rPr>
      </w:pPr>
    </w:p>
    <w:p w14:paraId="3E2442DD" w14:textId="77777777" w:rsidR="00E91801" w:rsidRDefault="00E91801" w:rsidP="00E91801">
      <w:pPr>
        <w:jc w:val="left"/>
        <w:rPr>
          <w:rFonts w:asciiTheme="majorBidi" w:hAnsiTheme="majorBidi" w:cstheme="majorBidi"/>
          <w:b/>
          <w:bCs/>
          <w:u w:val="single"/>
        </w:rPr>
      </w:pPr>
    </w:p>
    <w:p w14:paraId="1025F2BA" w14:textId="77777777" w:rsidR="00E91801" w:rsidRDefault="00E91801" w:rsidP="00E91801">
      <w:pPr>
        <w:spacing w:line="240" w:lineRule="auto"/>
        <w:jc w:val="left"/>
        <w:rPr>
          <w:rFonts w:asciiTheme="majorBidi" w:hAnsiTheme="majorBidi" w:cstheme="majorBidi"/>
          <w:b/>
          <w:bCs/>
          <w:u w:val="single"/>
        </w:rPr>
      </w:pPr>
    </w:p>
    <w:p w14:paraId="1ADD8644" w14:textId="77777777" w:rsidR="00E91801" w:rsidRDefault="00E91801" w:rsidP="00E91801">
      <w:pPr>
        <w:spacing w:line="240" w:lineRule="auto"/>
        <w:jc w:val="left"/>
        <w:rPr>
          <w:rFonts w:asciiTheme="majorBidi" w:hAnsiTheme="majorBidi" w:cstheme="majorBidi"/>
          <w:b/>
          <w:bCs/>
          <w:u w:val="single"/>
        </w:rPr>
      </w:pPr>
    </w:p>
    <w:p w14:paraId="3F749720" w14:textId="77777777" w:rsidR="00E91801" w:rsidRDefault="00E91801" w:rsidP="00E91801">
      <w:pPr>
        <w:spacing w:line="240" w:lineRule="auto"/>
        <w:jc w:val="left"/>
        <w:rPr>
          <w:rFonts w:ascii="Arial Bold" w:hAnsi="Arial Bold" w:cs="Arial"/>
          <w:b/>
          <w:bCs/>
          <w:kern w:val="28"/>
          <w:sz w:val="32"/>
          <w:szCs w:val="32"/>
        </w:rPr>
      </w:pPr>
      <w:r w:rsidRPr="00B873A0">
        <w:rPr>
          <w:rFonts w:asciiTheme="majorBidi" w:hAnsiTheme="majorBidi" w:cstheme="majorBidi"/>
          <w:b/>
          <w:bCs/>
          <w:u w:val="single"/>
        </w:rPr>
        <w:br w:type="textWrapping" w:clear="all"/>
      </w:r>
      <w:r>
        <w:br w:type="page"/>
      </w:r>
    </w:p>
    <w:p w14:paraId="76D677D8" w14:textId="77777777" w:rsidR="00E91801" w:rsidRPr="00DB0F0F" w:rsidRDefault="00E91801" w:rsidP="00E91801">
      <w:pPr>
        <w:pStyle w:val="Heading4"/>
        <w:spacing w:line="240" w:lineRule="auto"/>
        <w:ind w:left="862" w:hanging="862"/>
      </w:pPr>
      <w:bookmarkStart w:id="507" w:name="_Toc40304892"/>
      <w:bookmarkStart w:id="508" w:name="_Ref46310469"/>
      <w:bookmarkStart w:id="509" w:name="_Ref46310488"/>
      <w:bookmarkStart w:id="510" w:name="_Toc130405605"/>
      <w:r w:rsidRPr="00DB0F0F">
        <w:lastRenderedPageBreak/>
        <w:t>Endurance</w:t>
      </w:r>
      <w:bookmarkEnd w:id="506"/>
      <w:bookmarkEnd w:id="507"/>
      <w:bookmarkEnd w:id="508"/>
      <w:bookmarkEnd w:id="509"/>
      <w:bookmarkEnd w:id="510"/>
      <w:r w:rsidRPr="00DB0F0F">
        <w:t xml:space="preserve"> </w:t>
      </w:r>
    </w:p>
    <w:p w14:paraId="1CC095C7" w14:textId="77777777" w:rsidR="00E91801" w:rsidRDefault="00E91801" w:rsidP="00E91801">
      <w:pPr>
        <w:spacing w:line="240" w:lineRule="auto"/>
        <w:jc w:val="left"/>
        <w:rPr>
          <w:rFonts w:asciiTheme="majorBidi" w:hAnsiTheme="majorBidi" w:cstheme="majorBidi"/>
        </w:rPr>
      </w:pPr>
      <w:r w:rsidRPr="008A2940">
        <w:rPr>
          <w:rFonts w:asciiTheme="majorBidi" w:hAnsiTheme="majorBidi" w:cstheme="majorBidi"/>
        </w:rPr>
        <w:t xml:space="preserve">The </w:t>
      </w:r>
      <w:r>
        <w:rPr>
          <w:rFonts w:asciiTheme="majorBidi" w:hAnsiTheme="majorBidi" w:cstheme="majorBidi"/>
        </w:rPr>
        <w:t>PS</w:t>
      </w:r>
      <w:r w:rsidRPr="008A2940">
        <w:rPr>
          <w:rFonts w:asciiTheme="majorBidi" w:hAnsiTheme="majorBidi" w:cstheme="majorBidi"/>
        </w:rPr>
        <w:t>U shall be able to withstand without any damage, and operate according to the requirements, after exposure to vibration level</w:t>
      </w:r>
      <w:r>
        <w:rPr>
          <w:rFonts w:asciiTheme="majorBidi" w:hAnsiTheme="majorBidi" w:cstheme="majorBidi"/>
        </w:rPr>
        <w:t>s</w:t>
      </w:r>
      <w:r w:rsidRPr="008A2940">
        <w:rPr>
          <w:rFonts w:asciiTheme="majorBidi" w:hAnsiTheme="majorBidi" w:cstheme="majorBidi"/>
        </w:rPr>
        <w:t xml:space="preserve"> with the follow</w:t>
      </w:r>
      <w:r>
        <w:rPr>
          <w:rFonts w:asciiTheme="majorBidi" w:hAnsiTheme="majorBidi" w:cstheme="majorBidi"/>
        </w:rPr>
        <w:t>ing PSD for 1 hour in each axis.</w:t>
      </w:r>
    </w:p>
    <w:p w14:paraId="233EB3F5" w14:textId="50AEA81E" w:rsidR="00E91801" w:rsidRPr="00FE479B" w:rsidRDefault="00E91801" w:rsidP="00E91801">
      <w:pPr>
        <w:spacing w:line="240" w:lineRule="auto"/>
        <w:jc w:val="left"/>
        <w:rPr>
          <w:rFonts w:asciiTheme="majorBidi" w:hAnsiTheme="majorBidi" w:cstheme="majorBidi"/>
        </w:rPr>
      </w:pPr>
    </w:p>
    <w:tbl>
      <w:tblPr>
        <w:tblpPr w:leftFromText="180" w:rightFromText="180" w:vertAnchor="text" w:tblpY="1"/>
        <w:tblOverlap w:val="never"/>
        <w:tblW w:w="1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6"/>
        <w:gridCol w:w="876"/>
      </w:tblGrid>
      <w:tr w:rsidR="00E91801" w:rsidRPr="00FE479B" w14:paraId="6D868922" w14:textId="77777777" w:rsidTr="00604314">
        <w:trPr>
          <w:trHeight w:val="170"/>
        </w:trPr>
        <w:tc>
          <w:tcPr>
            <w:tcW w:w="876" w:type="dxa"/>
            <w:shd w:val="clear" w:color="auto" w:fill="D9D9D9" w:themeFill="background1" w:themeFillShade="D9"/>
            <w:noWrap/>
            <w:vAlign w:val="bottom"/>
          </w:tcPr>
          <w:p w14:paraId="378A8E7A" w14:textId="77777777" w:rsidR="00E91801" w:rsidRPr="00FE479B" w:rsidRDefault="00E91801" w:rsidP="00604314">
            <w:pPr>
              <w:spacing w:line="240" w:lineRule="auto"/>
              <w:jc w:val="center"/>
              <w:rPr>
                <w:rFonts w:asciiTheme="majorBidi" w:eastAsia="Batang" w:hAnsiTheme="majorBidi" w:cstheme="majorBidi"/>
                <w:b/>
                <w:bCs/>
                <w:sz w:val="18"/>
                <w:szCs w:val="18"/>
                <w:lang w:eastAsia="ko-KR"/>
              </w:rPr>
            </w:pPr>
            <w:r w:rsidRPr="00FE479B">
              <w:rPr>
                <w:rFonts w:asciiTheme="majorBidi" w:eastAsia="Batang" w:hAnsiTheme="majorBidi" w:cstheme="majorBidi"/>
                <w:b/>
                <w:bCs/>
                <w:sz w:val="18"/>
                <w:szCs w:val="18"/>
                <w:lang w:eastAsia="ko-KR"/>
              </w:rPr>
              <w:t>Freq.</w:t>
            </w:r>
          </w:p>
        </w:tc>
        <w:tc>
          <w:tcPr>
            <w:tcW w:w="876" w:type="dxa"/>
            <w:shd w:val="clear" w:color="auto" w:fill="D9D9D9" w:themeFill="background1" w:themeFillShade="D9"/>
            <w:noWrap/>
            <w:vAlign w:val="bottom"/>
          </w:tcPr>
          <w:p w14:paraId="5988BB4E" w14:textId="77777777" w:rsidR="00E91801" w:rsidRPr="00FE479B" w:rsidRDefault="00E91801" w:rsidP="00604314">
            <w:pPr>
              <w:spacing w:line="240" w:lineRule="auto"/>
              <w:jc w:val="center"/>
              <w:rPr>
                <w:rFonts w:asciiTheme="majorBidi" w:eastAsia="Batang" w:hAnsiTheme="majorBidi" w:cstheme="majorBidi"/>
                <w:b/>
                <w:bCs/>
                <w:sz w:val="18"/>
                <w:szCs w:val="18"/>
                <w:lang w:eastAsia="ko-KR"/>
              </w:rPr>
            </w:pPr>
            <w:r w:rsidRPr="00FE479B">
              <w:rPr>
                <w:rFonts w:asciiTheme="majorBidi" w:eastAsia="Batang" w:hAnsiTheme="majorBidi" w:cstheme="majorBidi"/>
                <w:b/>
                <w:bCs/>
                <w:sz w:val="18"/>
                <w:szCs w:val="18"/>
                <w:lang w:eastAsia="ko-KR"/>
              </w:rPr>
              <w:t>PSD</w:t>
            </w:r>
          </w:p>
        </w:tc>
      </w:tr>
      <w:tr w:rsidR="00E91801" w:rsidRPr="00FE479B" w14:paraId="43115C8A" w14:textId="77777777" w:rsidTr="00604314">
        <w:trPr>
          <w:trHeight w:val="170"/>
        </w:trPr>
        <w:tc>
          <w:tcPr>
            <w:tcW w:w="876" w:type="dxa"/>
            <w:shd w:val="clear" w:color="auto" w:fill="auto"/>
            <w:noWrap/>
            <w:vAlign w:val="bottom"/>
          </w:tcPr>
          <w:p w14:paraId="5D47C97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5.0</w:t>
            </w:r>
          </w:p>
        </w:tc>
        <w:tc>
          <w:tcPr>
            <w:tcW w:w="876" w:type="dxa"/>
            <w:shd w:val="clear" w:color="auto" w:fill="auto"/>
            <w:noWrap/>
            <w:vAlign w:val="bottom"/>
          </w:tcPr>
          <w:p w14:paraId="260904F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3.25E-06</w:t>
            </w:r>
          </w:p>
        </w:tc>
      </w:tr>
      <w:tr w:rsidR="00E91801" w:rsidRPr="00FE479B" w14:paraId="5FAF25E8" w14:textId="77777777" w:rsidTr="00604314">
        <w:trPr>
          <w:trHeight w:val="170"/>
        </w:trPr>
        <w:tc>
          <w:tcPr>
            <w:tcW w:w="876" w:type="dxa"/>
            <w:shd w:val="clear" w:color="auto" w:fill="auto"/>
            <w:noWrap/>
            <w:vAlign w:val="bottom"/>
          </w:tcPr>
          <w:p w14:paraId="0C17F2E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6.0</w:t>
            </w:r>
          </w:p>
        </w:tc>
        <w:tc>
          <w:tcPr>
            <w:tcW w:w="876" w:type="dxa"/>
            <w:shd w:val="clear" w:color="auto" w:fill="auto"/>
            <w:noWrap/>
            <w:vAlign w:val="bottom"/>
          </w:tcPr>
          <w:p w14:paraId="0DCF2AF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2.22E-06</w:t>
            </w:r>
          </w:p>
        </w:tc>
      </w:tr>
      <w:tr w:rsidR="00E91801" w:rsidRPr="00FE479B" w14:paraId="3D5A05D6" w14:textId="77777777" w:rsidTr="00604314">
        <w:trPr>
          <w:trHeight w:val="170"/>
        </w:trPr>
        <w:tc>
          <w:tcPr>
            <w:tcW w:w="876" w:type="dxa"/>
            <w:shd w:val="clear" w:color="auto" w:fill="auto"/>
            <w:noWrap/>
            <w:vAlign w:val="bottom"/>
          </w:tcPr>
          <w:p w14:paraId="5D4E24A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7.0</w:t>
            </w:r>
          </w:p>
        </w:tc>
        <w:tc>
          <w:tcPr>
            <w:tcW w:w="876" w:type="dxa"/>
            <w:shd w:val="clear" w:color="auto" w:fill="auto"/>
            <w:noWrap/>
            <w:vAlign w:val="bottom"/>
          </w:tcPr>
          <w:p w14:paraId="19DFE4D2"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5.16E-06</w:t>
            </w:r>
          </w:p>
        </w:tc>
      </w:tr>
      <w:tr w:rsidR="00E91801" w:rsidRPr="00FE479B" w14:paraId="6271BADA" w14:textId="77777777" w:rsidTr="00604314">
        <w:trPr>
          <w:trHeight w:val="170"/>
        </w:trPr>
        <w:tc>
          <w:tcPr>
            <w:tcW w:w="876" w:type="dxa"/>
            <w:shd w:val="clear" w:color="auto" w:fill="auto"/>
            <w:noWrap/>
            <w:vAlign w:val="bottom"/>
          </w:tcPr>
          <w:p w14:paraId="419EA96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8.0</w:t>
            </w:r>
          </w:p>
        </w:tc>
        <w:tc>
          <w:tcPr>
            <w:tcW w:w="876" w:type="dxa"/>
            <w:shd w:val="clear" w:color="auto" w:fill="auto"/>
            <w:noWrap/>
            <w:vAlign w:val="bottom"/>
          </w:tcPr>
          <w:p w14:paraId="7ED592E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6.33E-06</w:t>
            </w:r>
          </w:p>
        </w:tc>
      </w:tr>
      <w:tr w:rsidR="00E91801" w:rsidRPr="00FE479B" w14:paraId="3A1778CA" w14:textId="77777777" w:rsidTr="00604314">
        <w:trPr>
          <w:trHeight w:val="170"/>
        </w:trPr>
        <w:tc>
          <w:tcPr>
            <w:tcW w:w="876" w:type="dxa"/>
            <w:shd w:val="clear" w:color="auto" w:fill="auto"/>
            <w:noWrap/>
            <w:vAlign w:val="bottom"/>
          </w:tcPr>
          <w:p w14:paraId="401A1EA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9.0</w:t>
            </w:r>
          </w:p>
        </w:tc>
        <w:tc>
          <w:tcPr>
            <w:tcW w:w="876" w:type="dxa"/>
            <w:shd w:val="clear" w:color="auto" w:fill="auto"/>
            <w:noWrap/>
            <w:vAlign w:val="bottom"/>
          </w:tcPr>
          <w:p w14:paraId="4517B8C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3.89E-06</w:t>
            </w:r>
          </w:p>
        </w:tc>
      </w:tr>
      <w:tr w:rsidR="00E91801" w:rsidRPr="00FE479B" w14:paraId="284A8CCC" w14:textId="77777777" w:rsidTr="00604314">
        <w:trPr>
          <w:trHeight w:val="170"/>
        </w:trPr>
        <w:tc>
          <w:tcPr>
            <w:tcW w:w="876" w:type="dxa"/>
            <w:shd w:val="clear" w:color="auto" w:fill="auto"/>
            <w:noWrap/>
            <w:vAlign w:val="bottom"/>
          </w:tcPr>
          <w:p w14:paraId="3181AB7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10.0</w:t>
            </w:r>
          </w:p>
        </w:tc>
        <w:tc>
          <w:tcPr>
            <w:tcW w:w="876" w:type="dxa"/>
            <w:shd w:val="clear" w:color="auto" w:fill="auto"/>
            <w:noWrap/>
            <w:vAlign w:val="bottom"/>
          </w:tcPr>
          <w:p w14:paraId="569B8BA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1.08E-05</w:t>
            </w:r>
          </w:p>
        </w:tc>
      </w:tr>
      <w:tr w:rsidR="00E91801" w:rsidRPr="00FE479B" w14:paraId="10076877" w14:textId="77777777" w:rsidTr="00604314">
        <w:trPr>
          <w:trHeight w:val="170"/>
        </w:trPr>
        <w:tc>
          <w:tcPr>
            <w:tcW w:w="876" w:type="dxa"/>
            <w:shd w:val="clear" w:color="auto" w:fill="auto"/>
            <w:noWrap/>
            <w:vAlign w:val="bottom"/>
          </w:tcPr>
          <w:p w14:paraId="4F0827E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11.0</w:t>
            </w:r>
          </w:p>
        </w:tc>
        <w:tc>
          <w:tcPr>
            <w:tcW w:w="876" w:type="dxa"/>
            <w:shd w:val="clear" w:color="auto" w:fill="auto"/>
            <w:noWrap/>
            <w:vAlign w:val="bottom"/>
          </w:tcPr>
          <w:p w14:paraId="06EEBE4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8.60E-06</w:t>
            </w:r>
          </w:p>
        </w:tc>
      </w:tr>
      <w:tr w:rsidR="00E91801" w:rsidRPr="00FE479B" w14:paraId="2C0F2904" w14:textId="77777777" w:rsidTr="00604314">
        <w:trPr>
          <w:trHeight w:val="170"/>
        </w:trPr>
        <w:tc>
          <w:tcPr>
            <w:tcW w:w="876" w:type="dxa"/>
            <w:shd w:val="clear" w:color="auto" w:fill="auto"/>
            <w:noWrap/>
            <w:vAlign w:val="bottom"/>
          </w:tcPr>
          <w:p w14:paraId="073F649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11.8</w:t>
            </w:r>
          </w:p>
        </w:tc>
        <w:tc>
          <w:tcPr>
            <w:tcW w:w="876" w:type="dxa"/>
            <w:shd w:val="clear" w:color="auto" w:fill="auto"/>
            <w:noWrap/>
            <w:vAlign w:val="bottom"/>
          </w:tcPr>
          <w:p w14:paraId="2601BF2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3.01E-06</w:t>
            </w:r>
          </w:p>
        </w:tc>
      </w:tr>
      <w:tr w:rsidR="00E91801" w:rsidRPr="00FE479B" w14:paraId="541FDAC7" w14:textId="77777777" w:rsidTr="00604314">
        <w:trPr>
          <w:trHeight w:val="170"/>
        </w:trPr>
        <w:tc>
          <w:tcPr>
            <w:tcW w:w="876" w:type="dxa"/>
            <w:shd w:val="clear" w:color="auto" w:fill="auto"/>
            <w:noWrap/>
            <w:vAlign w:val="bottom"/>
          </w:tcPr>
          <w:p w14:paraId="5CA53CD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12.9</w:t>
            </w:r>
          </w:p>
        </w:tc>
        <w:tc>
          <w:tcPr>
            <w:tcW w:w="876" w:type="dxa"/>
            <w:shd w:val="clear" w:color="auto" w:fill="auto"/>
            <w:noWrap/>
            <w:vAlign w:val="bottom"/>
          </w:tcPr>
          <w:p w14:paraId="4A1CF64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2.27E-06</w:t>
            </w:r>
          </w:p>
        </w:tc>
      </w:tr>
      <w:tr w:rsidR="00E91801" w:rsidRPr="00FE479B" w14:paraId="1B0C1EAF" w14:textId="77777777" w:rsidTr="00604314">
        <w:trPr>
          <w:trHeight w:val="170"/>
        </w:trPr>
        <w:tc>
          <w:tcPr>
            <w:tcW w:w="876" w:type="dxa"/>
            <w:shd w:val="clear" w:color="auto" w:fill="auto"/>
            <w:noWrap/>
            <w:vAlign w:val="bottom"/>
          </w:tcPr>
          <w:p w14:paraId="6518E2D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16.7</w:t>
            </w:r>
          </w:p>
        </w:tc>
        <w:tc>
          <w:tcPr>
            <w:tcW w:w="876" w:type="dxa"/>
            <w:shd w:val="clear" w:color="auto" w:fill="auto"/>
            <w:noWrap/>
            <w:vAlign w:val="bottom"/>
          </w:tcPr>
          <w:p w14:paraId="06C3A7E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5.86E-06</w:t>
            </w:r>
          </w:p>
        </w:tc>
      </w:tr>
      <w:tr w:rsidR="00E91801" w:rsidRPr="00FE479B" w14:paraId="26C90997" w14:textId="77777777" w:rsidTr="00604314">
        <w:trPr>
          <w:trHeight w:val="170"/>
        </w:trPr>
        <w:tc>
          <w:tcPr>
            <w:tcW w:w="876" w:type="dxa"/>
            <w:shd w:val="clear" w:color="auto" w:fill="auto"/>
            <w:noWrap/>
            <w:vAlign w:val="bottom"/>
          </w:tcPr>
          <w:p w14:paraId="3B01DF0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18.8</w:t>
            </w:r>
          </w:p>
        </w:tc>
        <w:tc>
          <w:tcPr>
            <w:tcW w:w="876" w:type="dxa"/>
            <w:shd w:val="clear" w:color="auto" w:fill="auto"/>
            <w:noWrap/>
            <w:vAlign w:val="bottom"/>
          </w:tcPr>
          <w:p w14:paraId="51D656B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3.17E-06</w:t>
            </w:r>
          </w:p>
        </w:tc>
      </w:tr>
      <w:tr w:rsidR="00E91801" w:rsidRPr="00FE479B" w14:paraId="54C9B512" w14:textId="77777777" w:rsidTr="00604314">
        <w:trPr>
          <w:trHeight w:val="170"/>
        </w:trPr>
        <w:tc>
          <w:tcPr>
            <w:tcW w:w="876" w:type="dxa"/>
            <w:shd w:val="clear" w:color="auto" w:fill="auto"/>
            <w:noWrap/>
            <w:vAlign w:val="bottom"/>
          </w:tcPr>
          <w:p w14:paraId="0981A34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22.5</w:t>
            </w:r>
          </w:p>
        </w:tc>
        <w:tc>
          <w:tcPr>
            <w:tcW w:w="876" w:type="dxa"/>
            <w:shd w:val="clear" w:color="auto" w:fill="auto"/>
            <w:noWrap/>
            <w:vAlign w:val="bottom"/>
          </w:tcPr>
          <w:p w14:paraId="4D62725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3.89E-05</w:t>
            </w:r>
          </w:p>
        </w:tc>
      </w:tr>
      <w:tr w:rsidR="00E91801" w:rsidRPr="00FE479B" w14:paraId="40D81741" w14:textId="77777777" w:rsidTr="00604314">
        <w:trPr>
          <w:trHeight w:val="170"/>
        </w:trPr>
        <w:tc>
          <w:tcPr>
            <w:tcW w:w="876" w:type="dxa"/>
            <w:shd w:val="clear" w:color="auto" w:fill="auto"/>
            <w:noWrap/>
            <w:vAlign w:val="bottom"/>
          </w:tcPr>
          <w:p w14:paraId="59344D3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23.9</w:t>
            </w:r>
          </w:p>
        </w:tc>
        <w:tc>
          <w:tcPr>
            <w:tcW w:w="876" w:type="dxa"/>
            <w:shd w:val="clear" w:color="auto" w:fill="auto"/>
            <w:noWrap/>
            <w:vAlign w:val="bottom"/>
          </w:tcPr>
          <w:p w14:paraId="4683942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3.60E-05</w:t>
            </w:r>
          </w:p>
        </w:tc>
      </w:tr>
      <w:tr w:rsidR="00E91801" w:rsidRPr="00FE479B" w14:paraId="03BC4DFF" w14:textId="77777777" w:rsidTr="00604314">
        <w:trPr>
          <w:trHeight w:val="170"/>
        </w:trPr>
        <w:tc>
          <w:tcPr>
            <w:tcW w:w="876" w:type="dxa"/>
            <w:shd w:val="clear" w:color="auto" w:fill="auto"/>
            <w:noWrap/>
            <w:vAlign w:val="bottom"/>
          </w:tcPr>
          <w:p w14:paraId="3D00E61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26.3</w:t>
            </w:r>
          </w:p>
        </w:tc>
        <w:tc>
          <w:tcPr>
            <w:tcW w:w="876" w:type="dxa"/>
            <w:shd w:val="clear" w:color="auto" w:fill="auto"/>
            <w:noWrap/>
            <w:vAlign w:val="bottom"/>
          </w:tcPr>
          <w:p w14:paraId="6687D32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1.08E-05</w:t>
            </w:r>
          </w:p>
        </w:tc>
      </w:tr>
      <w:tr w:rsidR="00E91801" w:rsidRPr="00FE479B" w14:paraId="1E387AD6" w14:textId="77777777" w:rsidTr="00604314">
        <w:trPr>
          <w:trHeight w:val="170"/>
        </w:trPr>
        <w:tc>
          <w:tcPr>
            <w:tcW w:w="876" w:type="dxa"/>
            <w:shd w:val="clear" w:color="auto" w:fill="auto"/>
            <w:noWrap/>
            <w:vAlign w:val="bottom"/>
          </w:tcPr>
          <w:p w14:paraId="6A08E66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27.7</w:t>
            </w:r>
          </w:p>
        </w:tc>
        <w:tc>
          <w:tcPr>
            <w:tcW w:w="876" w:type="dxa"/>
            <w:shd w:val="clear" w:color="auto" w:fill="auto"/>
            <w:noWrap/>
            <w:vAlign w:val="bottom"/>
          </w:tcPr>
          <w:p w14:paraId="727C1B8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1.76E-05</w:t>
            </w:r>
          </w:p>
        </w:tc>
      </w:tr>
      <w:tr w:rsidR="00E91801" w:rsidRPr="00FE479B" w14:paraId="28EF6CA1" w14:textId="77777777" w:rsidTr="00604314">
        <w:trPr>
          <w:trHeight w:val="170"/>
        </w:trPr>
        <w:tc>
          <w:tcPr>
            <w:tcW w:w="876" w:type="dxa"/>
            <w:shd w:val="clear" w:color="auto" w:fill="auto"/>
            <w:noWrap/>
            <w:vAlign w:val="bottom"/>
          </w:tcPr>
          <w:p w14:paraId="77CD1C2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29.8</w:t>
            </w:r>
          </w:p>
        </w:tc>
        <w:tc>
          <w:tcPr>
            <w:tcW w:w="876" w:type="dxa"/>
            <w:shd w:val="clear" w:color="auto" w:fill="auto"/>
            <w:noWrap/>
            <w:vAlign w:val="bottom"/>
          </w:tcPr>
          <w:p w14:paraId="12BE487C"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1.30E-05</w:t>
            </w:r>
          </w:p>
        </w:tc>
      </w:tr>
      <w:tr w:rsidR="00E91801" w:rsidRPr="00FE479B" w14:paraId="0DB4D3AD" w14:textId="77777777" w:rsidTr="00604314">
        <w:trPr>
          <w:trHeight w:val="170"/>
        </w:trPr>
        <w:tc>
          <w:tcPr>
            <w:tcW w:w="876" w:type="dxa"/>
            <w:shd w:val="clear" w:color="auto" w:fill="auto"/>
            <w:noWrap/>
            <w:vAlign w:val="bottom"/>
          </w:tcPr>
          <w:p w14:paraId="04271D1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31.1</w:t>
            </w:r>
          </w:p>
        </w:tc>
        <w:tc>
          <w:tcPr>
            <w:tcW w:w="876" w:type="dxa"/>
            <w:shd w:val="clear" w:color="auto" w:fill="auto"/>
            <w:noWrap/>
            <w:vAlign w:val="bottom"/>
          </w:tcPr>
          <w:p w14:paraId="6B9351C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1.36E-05</w:t>
            </w:r>
          </w:p>
        </w:tc>
      </w:tr>
      <w:tr w:rsidR="00E91801" w:rsidRPr="00FE479B" w14:paraId="7408DD72" w14:textId="77777777" w:rsidTr="00604314">
        <w:trPr>
          <w:trHeight w:val="170"/>
        </w:trPr>
        <w:tc>
          <w:tcPr>
            <w:tcW w:w="876" w:type="dxa"/>
            <w:shd w:val="clear" w:color="auto" w:fill="auto"/>
            <w:noWrap/>
            <w:vAlign w:val="bottom"/>
          </w:tcPr>
          <w:p w14:paraId="6D2956E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33.1</w:t>
            </w:r>
          </w:p>
        </w:tc>
        <w:tc>
          <w:tcPr>
            <w:tcW w:w="876" w:type="dxa"/>
            <w:shd w:val="clear" w:color="auto" w:fill="auto"/>
            <w:noWrap/>
            <w:vAlign w:val="bottom"/>
          </w:tcPr>
          <w:p w14:paraId="65F7F1EC"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2.94E-05</w:t>
            </w:r>
          </w:p>
        </w:tc>
      </w:tr>
      <w:tr w:rsidR="00E91801" w:rsidRPr="00FE479B" w14:paraId="2412AD88" w14:textId="77777777" w:rsidTr="00604314">
        <w:trPr>
          <w:trHeight w:val="170"/>
        </w:trPr>
        <w:tc>
          <w:tcPr>
            <w:tcW w:w="876" w:type="dxa"/>
            <w:shd w:val="clear" w:color="auto" w:fill="auto"/>
            <w:noWrap/>
            <w:vAlign w:val="bottom"/>
          </w:tcPr>
          <w:p w14:paraId="1324622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34.2</w:t>
            </w:r>
          </w:p>
        </w:tc>
        <w:tc>
          <w:tcPr>
            <w:tcW w:w="876" w:type="dxa"/>
            <w:shd w:val="clear" w:color="auto" w:fill="auto"/>
            <w:noWrap/>
            <w:vAlign w:val="bottom"/>
          </w:tcPr>
          <w:p w14:paraId="75D5BF2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1.47E-05</w:t>
            </w:r>
          </w:p>
        </w:tc>
      </w:tr>
      <w:tr w:rsidR="00E91801" w:rsidRPr="00FE479B" w14:paraId="6D7C608C" w14:textId="77777777" w:rsidTr="00604314">
        <w:trPr>
          <w:trHeight w:val="170"/>
        </w:trPr>
        <w:tc>
          <w:tcPr>
            <w:tcW w:w="876" w:type="dxa"/>
            <w:shd w:val="clear" w:color="auto" w:fill="auto"/>
            <w:noWrap/>
            <w:vAlign w:val="bottom"/>
          </w:tcPr>
          <w:p w14:paraId="7B98122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39.6</w:t>
            </w:r>
          </w:p>
        </w:tc>
        <w:tc>
          <w:tcPr>
            <w:tcW w:w="876" w:type="dxa"/>
            <w:shd w:val="clear" w:color="auto" w:fill="auto"/>
            <w:noWrap/>
            <w:vAlign w:val="bottom"/>
          </w:tcPr>
          <w:p w14:paraId="13FD0A2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1.20E-05</w:t>
            </w:r>
          </w:p>
        </w:tc>
      </w:tr>
      <w:tr w:rsidR="00E91801" w:rsidRPr="00FE479B" w14:paraId="55460618" w14:textId="77777777" w:rsidTr="00604314">
        <w:trPr>
          <w:trHeight w:val="170"/>
        </w:trPr>
        <w:tc>
          <w:tcPr>
            <w:tcW w:w="876" w:type="dxa"/>
            <w:shd w:val="clear" w:color="auto" w:fill="auto"/>
            <w:noWrap/>
            <w:vAlign w:val="bottom"/>
          </w:tcPr>
          <w:p w14:paraId="5790D2E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41.3</w:t>
            </w:r>
          </w:p>
        </w:tc>
        <w:tc>
          <w:tcPr>
            <w:tcW w:w="876" w:type="dxa"/>
            <w:shd w:val="clear" w:color="auto" w:fill="auto"/>
            <w:noWrap/>
            <w:vAlign w:val="bottom"/>
          </w:tcPr>
          <w:p w14:paraId="69F774B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2.52E-05</w:t>
            </w:r>
          </w:p>
        </w:tc>
      </w:tr>
      <w:tr w:rsidR="00E91801" w:rsidRPr="00FE479B" w14:paraId="7DEDB4C0" w14:textId="77777777" w:rsidTr="00604314">
        <w:trPr>
          <w:trHeight w:val="170"/>
        </w:trPr>
        <w:tc>
          <w:tcPr>
            <w:tcW w:w="876" w:type="dxa"/>
            <w:shd w:val="clear" w:color="auto" w:fill="auto"/>
            <w:noWrap/>
            <w:vAlign w:val="bottom"/>
          </w:tcPr>
          <w:p w14:paraId="7A64B09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45.4</w:t>
            </w:r>
          </w:p>
        </w:tc>
        <w:tc>
          <w:tcPr>
            <w:tcW w:w="876" w:type="dxa"/>
            <w:shd w:val="clear" w:color="auto" w:fill="auto"/>
            <w:noWrap/>
            <w:vAlign w:val="bottom"/>
          </w:tcPr>
          <w:p w14:paraId="03D783F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2.94E-05</w:t>
            </w:r>
          </w:p>
        </w:tc>
      </w:tr>
      <w:tr w:rsidR="00E91801" w:rsidRPr="00FE479B" w14:paraId="08214B1D" w14:textId="77777777" w:rsidTr="00604314">
        <w:trPr>
          <w:trHeight w:val="170"/>
        </w:trPr>
        <w:tc>
          <w:tcPr>
            <w:tcW w:w="876" w:type="dxa"/>
            <w:shd w:val="clear" w:color="auto" w:fill="auto"/>
            <w:noWrap/>
            <w:vAlign w:val="bottom"/>
          </w:tcPr>
          <w:p w14:paraId="233C21C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49.3</w:t>
            </w:r>
          </w:p>
        </w:tc>
        <w:tc>
          <w:tcPr>
            <w:tcW w:w="876" w:type="dxa"/>
            <w:shd w:val="clear" w:color="auto" w:fill="auto"/>
            <w:noWrap/>
            <w:vAlign w:val="bottom"/>
          </w:tcPr>
          <w:p w14:paraId="54E8F58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1.11E-05</w:t>
            </w:r>
          </w:p>
        </w:tc>
      </w:tr>
      <w:tr w:rsidR="00E91801" w:rsidRPr="00FE479B" w14:paraId="5C6D2DD5" w14:textId="77777777" w:rsidTr="00604314">
        <w:trPr>
          <w:trHeight w:val="170"/>
        </w:trPr>
        <w:tc>
          <w:tcPr>
            <w:tcW w:w="876" w:type="dxa"/>
            <w:shd w:val="clear" w:color="auto" w:fill="auto"/>
            <w:noWrap/>
            <w:vAlign w:val="bottom"/>
          </w:tcPr>
          <w:p w14:paraId="004B5B0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53.1</w:t>
            </w:r>
          </w:p>
        </w:tc>
        <w:tc>
          <w:tcPr>
            <w:tcW w:w="876" w:type="dxa"/>
            <w:shd w:val="clear" w:color="auto" w:fill="auto"/>
            <w:noWrap/>
            <w:vAlign w:val="bottom"/>
          </w:tcPr>
          <w:p w14:paraId="65F0A81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2.16E-05</w:t>
            </w:r>
          </w:p>
        </w:tc>
      </w:tr>
      <w:tr w:rsidR="00E91801" w:rsidRPr="00FE479B" w14:paraId="677BF3C4" w14:textId="77777777" w:rsidTr="00604314">
        <w:trPr>
          <w:trHeight w:val="170"/>
        </w:trPr>
        <w:tc>
          <w:tcPr>
            <w:tcW w:w="876" w:type="dxa"/>
            <w:shd w:val="clear" w:color="auto" w:fill="auto"/>
            <w:noWrap/>
            <w:vAlign w:val="bottom"/>
          </w:tcPr>
          <w:p w14:paraId="6384246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54.8</w:t>
            </w:r>
          </w:p>
        </w:tc>
        <w:tc>
          <w:tcPr>
            <w:tcW w:w="876" w:type="dxa"/>
            <w:shd w:val="clear" w:color="auto" w:fill="auto"/>
            <w:noWrap/>
            <w:vAlign w:val="bottom"/>
          </w:tcPr>
          <w:p w14:paraId="5F76B14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1.72E-05</w:t>
            </w:r>
          </w:p>
        </w:tc>
      </w:tr>
      <w:tr w:rsidR="00E91801" w:rsidRPr="00FE479B" w14:paraId="4014C015" w14:textId="77777777" w:rsidTr="00604314">
        <w:trPr>
          <w:trHeight w:val="170"/>
        </w:trPr>
        <w:tc>
          <w:tcPr>
            <w:tcW w:w="876" w:type="dxa"/>
            <w:shd w:val="clear" w:color="auto" w:fill="auto"/>
            <w:noWrap/>
            <w:vAlign w:val="bottom"/>
          </w:tcPr>
          <w:p w14:paraId="1943938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71.4</w:t>
            </w:r>
          </w:p>
        </w:tc>
        <w:tc>
          <w:tcPr>
            <w:tcW w:w="876" w:type="dxa"/>
            <w:shd w:val="clear" w:color="auto" w:fill="auto"/>
            <w:noWrap/>
            <w:vAlign w:val="bottom"/>
          </w:tcPr>
          <w:p w14:paraId="507F560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2.46E-04</w:t>
            </w:r>
          </w:p>
        </w:tc>
      </w:tr>
      <w:tr w:rsidR="00E91801" w:rsidRPr="00FE479B" w14:paraId="2D3786F0" w14:textId="77777777" w:rsidTr="00604314">
        <w:trPr>
          <w:trHeight w:val="170"/>
        </w:trPr>
        <w:tc>
          <w:tcPr>
            <w:tcW w:w="876" w:type="dxa"/>
            <w:shd w:val="clear" w:color="auto" w:fill="auto"/>
            <w:noWrap/>
            <w:vAlign w:val="bottom"/>
          </w:tcPr>
          <w:p w14:paraId="7719C88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82.7</w:t>
            </w:r>
          </w:p>
        </w:tc>
        <w:tc>
          <w:tcPr>
            <w:tcW w:w="876" w:type="dxa"/>
            <w:shd w:val="clear" w:color="auto" w:fill="auto"/>
            <w:noWrap/>
            <w:vAlign w:val="bottom"/>
          </w:tcPr>
          <w:p w14:paraId="332F009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1.40E-04</w:t>
            </w:r>
          </w:p>
        </w:tc>
      </w:tr>
      <w:tr w:rsidR="00E91801" w:rsidRPr="00FE479B" w14:paraId="600046FB" w14:textId="77777777" w:rsidTr="00604314">
        <w:trPr>
          <w:trHeight w:val="170"/>
        </w:trPr>
        <w:tc>
          <w:tcPr>
            <w:tcW w:w="876" w:type="dxa"/>
            <w:shd w:val="clear" w:color="auto" w:fill="auto"/>
            <w:noWrap/>
            <w:vAlign w:val="bottom"/>
          </w:tcPr>
          <w:p w14:paraId="4640815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86.4</w:t>
            </w:r>
          </w:p>
        </w:tc>
        <w:tc>
          <w:tcPr>
            <w:tcW w:w="876" w:type="dxa"/>
            <w:shd w:val="clear" w:color="auto" w:fill="auto"/>
            <w:noWrap/>
            <w:vAlign w:val="bottom"/>
          </w:tcPr>
          <w:p w14:paraId="33AF1D3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9.29E-04</w:t>
            </w:r>
          </w:p>
        </w:tc>
      </w:tr>
      <w:tr w:rsidR="00E91801" w:rsidRPr="00FE479B" w14:paraId="267ECC96" w14:textId="77777777" w:rsidTr="00604314">
        <w:trPr>
          <w:trHeight w:val="170"/>
        </w:trPr>
        <w:tc>
          <w:tcPr>
            <w:tcW w:w="876" w:type="dxa"/>
            <w:shd w:val="clear" w:color="auto" w:fill="auto"/>
            <w:noWrap/>
            <w:vAlign w:val="bottom"/>
          </w:tcPr>
          <w:p w14:paraId="05AFE50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93.0</w:t>
            </w:r>
          </w:p>
        </w:tc>
        <w:tc>
          <w:tcPr>
            <w:tcW w:w="876" w:type="dxa"/>
            <w:shd w:val="clear" w:color="auto" w:fill="auto"/>
            <w:noWrap/>
            <w:vAlign w:val="bottom"/>
          </w:tcPr>
          <w:p w14:paraId="47F1E8D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1.23E-03</w:t>
            </w:r>
          </w:p>
        </w:tc>
      </w:tr>
      <w:tr w:rsidR="00E91801" w:rsidRPr="00FE479B" w14:paraId="7D77638E" w14:textId="77777777" w:rsidTr="00604314">
        <w:trPr>
          <w:trHeight w:val="170"/>
        </w:trPr>
        <w:tc>
          <w:tcPr>
            <w:tcW w:w="876" w:type="dxa"/>
            <w:shd w:val="clear" w:color="auto" w:fill="auto"/>
            <w:noWrap/>
            <w:vAlign w:val="bottom"/>
          </w:tcPr>
          <w:p w14:paraId="697B64B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103.1</w:t>
            </w:r>
          </w:p>
        </w:tc>
        <w:tc>
          <w:tcPr>
            <w:tcW w:w="876" w:type="dxa"/>
            <w:shd w:val="clear" w:color="auto" w:fill="auto"/>
            <w:noWrap/>
            <w:vAlign w:val="bottom"/>
          </w:tcPr>
          <w:p w14:paraId="3DD3B29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1.44E-04</w:t>
            </w:r>
          </w:p>
        </w:tc>
      </w:tr>
      <w:tr w:rsidR="00E91801" w:rsidRPr="00FE479B" w14:paraId="43FFBD12" w14:textId="77777777" w:rsidTr="00604314">
        <w:trPr>
          <w:trHeight w:val="170"/>
        </w:trPr>
        <w:tc>
          <w:tcPr>
            <w:tcW w:w="876" w:type="dxa"/>
            <w:shd w:val="clear" w:color="auto" w:fill="auto"/>
            <w:noWrap/>
            <w:vAlign w:val="bottom"/>
          </w:tcPr>
          <w:p w14:paraId="683345D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118.1</w:t>
            </w:r>
          </w:p>
        </w:tc>
        <w:tc>
          <w:tcPr>
            <w:tcW w:w="876" w:type="dxa"/>
            <w:shd w:val="clear" w:color="auto" w:fill="auto"/>
            <w:noWrap/>
            <w:vAlign w:val="bottom"/>
          </w:tcPr>
          <w:p w14:paraId="120AD0F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6.83E-05</w:t>
            </w:r>
          </w:p>
        </w:tc>
      </w:tr>
      <w:tr w:rsidR="00E91801" w:rsidRPr="00FE479B" w14:paraId="0A62D697" w14:textId="77777777" w:rsidTr="00604314">
        <w:trPr>
          <w:trHeight w:val="170"/>
        </w:trPr>
        <w:tc>
          <w:tcPr>
            <w:tcW w:w="876" w:type="dxa"/>
            <w:shd w:val="clear" w:color="auto" w:fill="auto"/>
            <w:noWrap/>
            <w:vAlign w:val="bottom"/>
          </w:tcPr>
          <w:p w14:paraId="4505227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134.0</w:t>
            </w:r>
          </w:p>
        </w:tc>
        <w:tc>
          <w:tcPr>
            <w:tcW w:w="876" w:type="dxa"/>
            <w:shd w:val="clear" w:color="auto" w:fill="auto"/>
            <w:noWrap/>
            <w:vAlign w:val="bottom"/>
          </w:tcPr>
          <w:p w14:paraId="71093C7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2.11E-04</w:t>
            </w:r>
          </w:p>
        </w:tc>
      </w:tr>
      <w:tr w:rsidR="00E91801" w:rsidRPr="00FE479B" w14:paraId="28EC2946" w14:textId="77777777" w:rsidTr="00604314">
        <w:trPr>
          <w:trHeight w:val="170"/>
        </w:trPr>
        <w:tc>
          <w:tcPr>
            <w:tcW w:w="876" w:type="dxa"/>
            <w:shd w:val="clear" w:color="auto" w:fill="auto"/>
            <w:noWrap/>
            <w:vAlign w:val="bottom"/>
          </w:tcPr>
          <w:p w14:paraId="0CCF1B7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144.3</w:t>
            </w:r>
          </w:p>
        </w:tc>
        <w:tc>
          <w:tcPr>
            <w:tcW w:w="876" w:type="dxa"/>
            <w:shd w:val="clear" w:color="auto" w:fill="auto"/>
            <w:noWrap/>
            <w:vAlign w:val="bottom"/>
          </w:tcPr>
          <w:p w14:paraId="005DC8C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2.00E-04</w:t>
            </w:r>
          </w:p>
        </w:tc>
      </w:tr>
      <w:tr w:rsidR="00E91801" w:rsidRPr="00FE479B" w14:paraId="58302373" w14:textId="77777777" w:rsidTr="00604314">
        <w:trPr>
          <w:trHeight w:val="170"/>
        </w:trPr>
        <w:tc>
          <w:tcPr>
            <w:tcW w:w="876" w:type="dxa"/>
            <w:shd w:val="clear" w:color="auto" w:fill="auto"/>
            <w:noWrap/>
            <w:vAlign w:val="bottom"/>
          </w:tcPr>
          <w:p w14:paraId="06F8380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153.5</w:t>
            </w:r>
          </w:p>
        </w:tc>
        <w:tc>
          <w:tcPr>
            <w:tcW w:w="876" w:type="dxa"/>
            <w:shd w:val="clear" w:color="auto" w:fill="auto"/>
            <w:noWrap/>
            <w:vAlign w:val="bottom"/>
          </w:tcPr>
          <w:p w14:paraId="7B892A7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7.38E-05</w:t>
            </w:r>
          </w:p>
        </w:tc>
      </w:tr>
      <w:tr w:rsidR="00E91801" w:rsidRPr="00FE479B" w14:paraId="73310E10" w14:textId="77777777" w:rsidTr="00604314">
        <w:trPr>
          <w:trHeight w:val="170"/>
        </w:trPr>
        <w:tc>
          <w:tcPr>
            <w:tcW w:w="876" w:type="dxa"/>
            <w:shd w:val="clear" w:color="auto" w:fill="auto"/>
            <w:noWrap/>
            <w:vAlign w:val="bottom"/>
          </w:tcPr>
          <w:p w14:paraId="49CCE06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168.8</w:t>
            </w:r>
          </w:p>
        </w:tc>
        <w:tc>
          <w:tcPr>
            <w:tcW w:w="876" w:type="dxa"/>
            <w:shd w:val="clear" w:color="auto" w:fill="auto"/>
            <w:noWrap/>
            <w:vAlign w:val="bottom"/>
          </w:tcPr>
          <w:p w14:paraId="53C978E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2.05E-04</w:t>
            </w:r>
          </w:p>
        </w:tc>
      </w:tr>
      <w:tr w:rsidR="00E91801" w:rsidRPr="00FE479B" w14:paraId="71126A93" w14:textId="77777777" w:rsidTr="00604314">
        <w:trPr>
          <w:trHeight w:val="170"/>
        </w:trPr>
        <w:tc>
          <w:tcPr>
            <w:tcW w:w="876" w:type="dxa"/>
            <w:shd w:val="clear" w:color="auto" w:fill="auto"/>
            <w:noWrap/>
            <w:vAlign w:val="bottom"/>
          </w:tcPr>
          <w:p w14:paraId="3BF5603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183.7</w:t>
            </w:r>
          </w:p>
        </w:tc>
        <w:tc>
          <w:tcPr>
            <w:tcW w:w="876" w:type="dxa"/>
            <w:shd w:val="clear" w:color="auto" w:fill="auto"/>
            <w:noWrap/>
            <w:vAlign w:val="bottom"/>
          </w:tcPr>
          <w:p w14:paraId="4F79071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2.46E-04</w:t>
            </w:r>
          </w:p>
        </w:tc>
      </w:tr>
      <w:tr w:rsidR="00E91801" w:rsidRPr="00FE479B" w14:paraId="093A9E4B" w14:textId="77777777" w:rsidTr="00604314">
        <w:trPr>
          <w:trHeight w:val="170"/>
        </w:trPr>
        <w:tc>
          <w:tcPr>
            <w:tcW w:w="876" w:type="dxa"/>
            <w:shd w:val="clear" w:color="auto" w:fill="auto"/>
            <w:noWrap/>
            <w:vAlign w:val="bottom"/>
          </w:tcPr>
          <w:p w14:paraId="6A8F8C7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210.9</w:t>
            </w:r>
          </w:p>
        </w:tc>
        <w:tc>
          <w:tcPr>
            <w:tcW w:w="876" w:type="dxa"/>
            <w:shd w:val="clear" w:color="auto" w:fill="auto"/>
            <w:noWrap/>
            <w:vAlign w:val="bottom"/>
          </w:tcPr>
          <w:p w14:paraId="200C0C2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2.27E-03</w:t>
            </w:r>
          </w:p>
        </w:tc>
      </w:tr>
      <w:tr w:rsidR="00E91801" w:rsidRPr="00FE479B" w14:paraId="1574F351" w14:textId="77777777" w:rsidTr="00604314">
        <w:trPr>
          <w:trHeight w:val="170"/>
        </w:trPr>
        <w:tc>
          <w:tcPr>
            <w:tcW w:w="876" w:type="dxa"/>
            <w:shd w:val="clear" w:color="auto" w:fill="auto"/>
            <w:noWrap/>
            <w:vAlign w:val="bottom"/>
          </w:tcPr>
          <w:p w14:paraId="28D7553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241.8</w:t>
            </w:r>
          </w:p>
        </w:tc>
        <w:tc>
          <w:tcPr>
            <w:tcW w:w="876" w:type="dxa"/>
            <w:shd w:val="clear" w:color="auto" w:fill="auto"/>
            <w:noWrap/>
            <w:vAlign w:val="bottom"/>
          </w:tcPr>
          <w:p w14:paraId="67ED4B7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2.94E-03</w:t>
            </w:r>
          </w:p>
        </w:tc>
      </w:tr>
      <w:tr w:rsidR="00E91801" w:rsidRPr="00FE479B" w14:paraId="1327E026" w14:textId="77777777" w:rsidTr="00604314">
        <w:trPr>
          <w:trHeight w:val="170"/>
        </w:trPr>
        <w:tc>
          <w:tcPr>
            <w:tcW w:w="876" w:type="dxa"/>
            <w:shd w:val="clear" w:color="auto" w:fill="auto"/>
            <w:noWrap/>
            <w:vAlign w:val="bottom"/>
          </w:tcPr>
          <w:p w14:paraId="42A7312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292.1</w:t>
            </w:r>
          </w:p>
        </w:tc>
        <w:tc>
          <w:tcPr>
            <w:tcW w:w="876" w:type="dxa"/>
            <w:shd w:val="clear" w:color="auto" w:fill="auto"/>
            <w:noWrap/>
            <w:vAlign w:val="bottom"/>
          </w:tcPr>
          <w:p w14:paraId="2315B75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3.09E-03</w:t>
            </w:r>
          </w:p>
        </w:tc>
      </w:tr>
      <w:tr w:rsidR="00E91801" w:rsidRPr="00FE479B" w14:paraId="74B372D0" w14:textId="77777777" w:rsidTr="00604314">
        <w:trPr>
          <w:trHeight w:val="170"/>
        </w:trPr>
        <w:tc>
          <w:tcPr>
            <w:tcW w:w="876" w:type="dxa"/>
            <w:shd w:val="clear" w:color="auto" w:fill="auto"/>
            <w:noWrap/>
            <w:vAlign w:val="bottom"/>
          </w:tcPr>
          <w:p w14:paraId="7BCECD3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310.9</w:t>
            </w:r>
          </w:p>
        </w:tc>
        <w:tc>
          <w:tcPr>
            <w:tcW w:w="876" w:type="dxa"/>
            <w:shd w:val="clear" w:color="auto" w:fill="auto"/>
            <w:noWrap/>
            <w:vAlign w:val="bottom"/>
          </w:tcPr>
          <w:p w14:paraId="47A3DF1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1.67E-03</w:t>
            </w:r>
          </w:p>
        </w:tc>
      </w:tr>
      <w:tr w:rsidR="00E91801" w:rsidRPr="00FE479B" w14:paraId="2DF6EC7D" w14:textId="77777777" w:rsidTr="00604314">
        <w:trPr>
          <w:trHeight w:val="170"/>
        </w:trPr>
        <w:tc>
          <w:tcPr>
            <w:tcW w:w="876" w:type="dxa"/>
            <w:shd w:val="clear" w:color="auto" w:fill="auto"/>
            <w:noWrap/>
            <w:vAlign w:val="bottom"/>
          </w:tcPr>
          <w:p w14:paraId="23488B8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345.5</w:t>
            </w:r>
          </w:p>
        </w:tc>
        <w:tc>
          <w:tcPr>
            <w:tcW w:w="876" w:type="dxa"/>
            <w:shd w:val="clear" w:color="auto" w:fill="auto"/>
            <w:noWrap/>
            <w:vAlign w:val="bottom"/>
          </w:tcPr>
          <w:p w14:paraId="311C83B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2.94E-03</w:t>
            </w:r>
          </w:p>
        </w:tc>
      </w:tr>
      <w:tr w:rsidR="00E91801" w:rsidRPr="00FE479B" w14:paraId="334A6C04" w14:textId="77777777" w:rsidTr="00604314">
        <w:trPr>
          <w:trHeight w:val="170"/>
        </w:trPr>
        <w:tc>
          <w:tcPr>
            <w:tcW w:w="876" w:type="dxa"/>
            <w:shd w:val="clear" w:color="auto" w:fill="auto"/>
            <w:noWrap/>
            <w:vAlign w:val="bottom"/>
          </w:tcPr>
          <w:p w14:paraId="74DB306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375.7</w:t>
            </w:r>
          </w:p>
        </w:tc>
        <w:tc>
          <w:tcPr>
            <w:tcW w:w="876" w:type="dxa"/>
            <w:shd w:val="clear" w:color="auto" w:fill="auto"/>
            <w:noWrap/>
            <w:vAlign w:val="bottom"/>
          </w:tcPr>
          <w:p w14:paraId="17DDCE92"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3.17E-03</w:t>
            </w:r>
          </w:p>
        </w:tc>
      </w:tr>
      <w:tr w:rsidR="00E91801" w:rsidRPr="00FE479B" w14:paraId="369AB43C" w14:textId="77777777" w:rsidTr="00604314">
        <w:trPr>
          <w:trHeight w:val="170"/>
        </w:trPr>
        <w:tc>
          <w:tcPr>
            <w:tcW w:w="876" w:type="dxa"/>
            <w:shd w:val="clear" w:color="auto" w:fill="auto"/>
            <w:noWrap/>
            <w:vAlign w:val="bottom"/>
          </w:tcPr>
          <w:p w14:paraId="491E990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391.6</w:t>
            </w:r>
          </w:p>
        </w:tc>
        <w:tc>
          <w:tcPr>
            <w:tcW w:w="876" w:type="dxa"/>
            <w:shd w:val="clear" w:color="auto" w:fill="auto"/>
            <w:noWrap/>
            <w:vAlign w:val="bottom"/>
          </w:tcPr>
          <w:p w14:paraId="35E1E85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1.44E-03</w:t>
            </w:r>
          </w:p>
        </w:tc>
      </w:tr>
      <w:tr w:rsidR="00E91801" w:rsidRPr="00FE479B" w14:paraId="48D5B23A" w14:textId="77777777" w:rsidTr="00604314">
        <w:trPr>
          <w:trHeight w:val="170"/>
        </w:trPr>
        <w:tc>
          <w:tcPr>
            <w:tcW w:w="876" w:type="dxa"/>
            <w:shd w:val="clear" w:color="auto" w:fill="auto"/>
            <w:noWrap/>
            <w:vAlign w:val="bottom"/>
          </w:tcPr>
          <w:p w14:paraId="680133D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435.9</w:t>
            </w:r>
          </w:p>
        </w:tc>
        <w:tc>
          <w:tcPr>
            <w:tcW w:w="876" w:type="dxa"/>
            <w:shd w:val="clear" w:color="auto" w:fill="auto"/>
            <w:noWrap/>
            <w:vAlign w:val="bottom"/>
          </w:tcPr>
          <w:p w14:paraId="112EBB5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1.90E-02</w:t>
            </w:r>
          </w:p>
        </w:tc>
      </w:tr>
      <w:tr w:rsidR="00E91801" w:rsidRPr="00FE479B" w14:paraId="108AB0A4" w14:textId="77777777" w:rsidTr="00604314">
        <w:trPr>
          <w:trHeight w:val="170"/>
        </w:trPr>
        <w:tc>
          <w:tcPr>
            <w:tcW w:w="876" w:type="dxa"/>
            <w:shd w:val="clear" w:color="auto" w:fill="auto"/>
            <w:noWrap/>
            <w:vAlign w:val="bottom"/>
          </w:tcPr>
          <w:p w14:paraId="492328B2"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478.4</w:t>
            </w:r>
          </w:p>
        </w:tc>
        <w:tc>
          <w:tcPr>
            <w:tcW w:w="876" w:type="dxa"/>
            <w:shd w:val="clear" w:color="auto" w:fill="auto"/>
            <w:noWrap/>
            <w:vAlign w:val="bottom"/>
          </w:tcPr>
          <w:p w14:paraId="64DD156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3.99E-03</w:t>
            </w:r>
          </w:p>
        </w:tc>
      </w:tr>
      <w:tr w:rsidR="00E91801" w:rsidRPr="00FE479B" w14:paraId="741072F5" w14:textId="77777777" w:rsidTr="00604314">
        <w:trPr>
          <w:trHeight w:val="170"/>
        </w:trPr>
        <w:tc>
          <w:tcPr>
            <w:tcW w:w="876" w:type="dxa"/>
            <w:shd w:val="clear" w:color="auto" w:fill="auto"/>
            <w:noWrap/>
            <w:vAlign w:val="bottom"/>
          </w:tcPr>
          <w:p w14:paraId="33A73B1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515.2</w:t>
            </w:r>
          </w:p>
        </w:tc>
        <w:tc>
          <w:tcPr>
            <w:tcW w:w="876" w:type="dxa"/>
            <w:shd w:val="clear" w:color="auto" w:fill="auto"/>
            <w:noWrap/>
            <w:vAlign w:val="bottom"/>
          </w:tcPr>
          <w:p w14:paraId="31931EC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7.97E-03</w:t>
            </w:r>
          </w:p>
        </w:tc>
      </w:tr>
      <w:tr w:rsidR="00E91801" w:rsidRPr="00FE479B" w14:paraId="3AB411A8" w14:textId="77777777" w:rsidTr="00604314">
        <w:trPr>
          <w:trHeight w:val="170"/>
        </w:trPr>
        <w:tc>
          <w:tcPr>
            <w:tcW w:w="876" w:type="dxa"/>
            <w:shd w:val="clear" w:color="auto" w:fill="auto"/>
            <w:noWrap/>
            <w:vAlign w:val="bottom"/>
          </w:tcPr>
          <w:p w14:paraId="361729D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536.8</w:t>
            </w:r>
          </w:p>
        </w:tc>
        <w:tc>
          <w:tcPr>
            <w:tcW w:w="876" w:type="dxa"/>
            <w:shd w:val="clear" w:color="auto" w:fill="auto"/>
            <w:noWrap/>
            <w:vAlign w:val="bottom"/>
          </w:tcPr>
          <w:p w14:paraId="31AC513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3.34E-03</w:t>
            </w:r>
          </w:p>
        </w:tc>
      </w:tr>
      <w:tr w:rsidR="00E91801" w:rsidRPr="00FE479B" w14:paraId="07605C0E" w14:textId="77777777" w:rsidTr="00604314">
        <w:trPr>
          <w:trHeight w:val="170"/>
        </w:trPr>
        <w:tc>
          <w:tcPr>
            <w:tcW w:w="876" w:type="dxa"/>
            <w:shd w:val="clear" w:color="auto" w:fill="auto"/>
            <w:noWrap/>
            <w:vAlign w:val="bottom"/>
          </w:tcPr>
          <w:p w14:paraId="291624B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602.5</w:t>
            </w:r>
          </w:p>
        </w:tc>
        <w:tc>
          <w:tcPr>
            <w:tcW w:w="876" w:type="dxa"/>
            <w:shd w:val="clear" w:color="auto" w:fill="auto"/>
            <w:noWrap/>
            <w:vAlign w:val="bottom"/>
          </w:tcPr>
          <w:p w14:paraId="518C1DC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3.79E-03</w:t>
            </w:r>
          </w:p>
        </w:tc>
      </w:tr>
      <w:tr w:rsidR="00E91801" w:rsidRPr="00FE479B" w14:paraId="74E2F35A" w14:textId="77777777" w:rsidTr="00604314">
        <w:trPr>
          <w:trHeight w:val="170"/>
        </w:trPr>
        <w:tc>
          <w:tcPr>
            <w:tcW w:w="876" w:type="dxa"/>
            <w:shd w:val="clear" w:color="auto" w:fill="auto"/>
            <w:noWrap/>
            <w:vAlign w:val="bottom"/>
          </w:tcPr>
          <w:p w14:paraId="16B82E0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676.0</w:t>
            </w:r>
          </w:p>
        </w:tc>
        <w:tc>
          <w:tcPr>
            <w:tcW w:w="876" w:type="dxa"/>
            <w:shd w:val="clear" w:color="auto" w:fill="auto"/>
            <w:noWrap/>
            <w:vAlign w:val="bottom"/>
          </w:tcPr>
          <w:p w14:paraId="32C9703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2.39E-03</w:t>
            </w:r>
          </w:p>
        </w:tc>
      </w:tr>
      <w:tr w:rsidR="00E91801" w:rsidRPr="00FE479B" w14:paraId="51021861" w14:textId="77777777" w:rsidTr="00604314">
        <w:trPr>
          <w:trHeight w:val="170"/>
        </w:trPr>
        <w:tc>
          <w:tcPr>
            <w:tcW w:w="876" w:type="dxa"/>
            <w:shd w:val="clear" w:color="auto" w:fill="auto"/>
            <w:noWrap/>
            <w:vAlign w:val="bottom"/>
          </w:tcPr>
          <w:p w14:paraId="419EA9D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759.8</w:t>
            </w:r>
          </w:p>
        </w:tc>
        <w:tc>
          <w:tcPr>
            <w:tcW w:w="876" w:type="dxa"/>
            <w:shd w:val="clear" w:color="auto" w:fill="auto"/>
            <w:noWrap/>
            <w:vAlign w:val="bottom"/>
          </w:tcPr>
          <w:p w14:paraId="7EE5CD4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1.30E-02</w:t>
            </w:r>
          </w:p>
        </w:tc>
      </w:tr>
      <w:tr w:rsidR="00E91801" w:rsidRPr="00FE479B" w14:paraId="39B2F0A5" w14:textId="77777777" w:rsidTr="00604314">
        <w:trPr>
          <w:trHeight w:val="170"/>
        </w:trPr>
        <w:tc>
          <w:tcPr>
            <w:tcW w:w="876" w:type="dxa"/>
            <w:shd w:val="clear" w:color="auto" w:fill="auto"/>
            <w:noWrap/>
            <w:vAlign w:val="bottom"/>
          </w:tcPr>
          <w:p w14:paraId="586E2292"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917.0</w:t>
            </w:r>
          </w:p>
        </w:tc>
        <w:tc>
          <w:tcPr>
            <w:tcW w:w="876" w:type="dxa"/>
            <w:shd w:val="clear" w:color="auto" w:fill="auto"/>
            <w:noWrap/>
            <w:vAlign w:val="bottom"/>
          </w:tcPr>
          <w:p w14:paraId="14311302"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5.16E-03</w:t>
            </w:r>
          </w:p>
        </w:tc>
      </w:tr>
      <w:tr w:rsidR="00E91801" w:rsidRPr="00FE479B" w14:paraId="5AB7D92A" w14:textId="77777777" w:rsidTr="00604314">
        <w:trPr>
          <w:trHeight w:val="170"/>
        </w:trPr>
        <w:tc>
          <w:tcPr>
            <w:tcW w:w="876" w:type="dxa"/>
            <w:shd w:val="clear" w:color="auto" w:fill="auto"/>
            <w:noWrap/>
            <w:vAlign w:val="bottom"/>
          </w:tcPr>
          <w:p w14:paraId="20C6B74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956.7</w:t>
            </w:r>
          </w:p>
        </w:tc>
        <w:tc>
          <w:tcPr>
            <w:tcW w:w="876" w:type="dxa"/>
            <w:shd w:val="clear" w:color="auto" w:fill="auto"/>
            <w:noWrap/>
            <w:vAlign w:val="bottom"/>
          </w:tcPr>
          <w:p w14:paraId="027196E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8.39E-03</w:t>
            </w:r>
          </w:p>
        </w:tc>
      </w:tr>
      <w:tr w:rsidR="00E91801" w:rsidRPr="00FE479B" w14:paraId="4FD2E815" w14:textId="77777777" w:rsidTr="00604314">
        <w:trPr>
          <w:trHeight w:val="170"/>
        </w:trPr>
        <w:tc>
          <w:tcPr>
            <w:tcW w:w="876" w:type="dxa"/>
            <w:shd w:val="clear" w:color="auto" w:fill="auto"/>
            <w:noWrap/>
            <w:vAlign w:val="bottom"/>
          </w:tcPr>
          <w:p w14:paraId="5A12FCA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976.4</w:t>
            </w:r>
          </w:p>
        </w:tc>
        <w:tc>
          <w:tcPr>
            <w:tcW w:w="876" w:type="dxa"/>
            <w:shd w:val="clear" w:color="auto" w:fill="auto"/>
            <w:noWrap/>
            <w:vAlign w:val="bottom"/>
          </w:tcPr>
          <w:p w14:paraId="2573355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4.31E-03</w:t>
            </w:r>
          </w:p>
        </w:tc>
      </w:tr>
      <w:tr w:rsidR="00E91801" w:rsidRPr="00FE479B" w14:paraId="170D0341" w14:textId="77777777" w:rsidTr="00604314">
        <w:trPr>
          <w:trHeight w:val="170"/>
        </w:trPr>
        <w:tc>
          <w:tcPr>
            <w:tcW w:w="876" w:type="dxa"/>
            <w:shd w:val="clear" w:color="auto" w:fill="auto"/>
            <w:noWrap/>
            <w:vAlign w:val="bottom"/>
          </w:tcPr>
          <w:p w14:paraId="691E496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1216.8</w:t>
            </w:r>
          </w:p>
        </w:tc>
        <w:tc>
          <w:tcPr>
            <w:tcW w:w="876" w:type="dxa"/>
            <w:shd w:val="clear" w:color="auto" w:fill="auto"/>
            <w:noWrap/>
            <w:vAlign w:val="bottom"/>
          </w:tcPr>
          <w:p w14:paraId="49F354E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3.34E-03</w:t>
            </w:r>
          </w:p>
        </w:tc>
      </w:tr>
      <w:tr w:rsidR="00E91801" w:rsidRPr="00FE479B" w14:paraId="50D30AAA" w14:textId="77777777" w:rsidTr="00604314">
        <w:trPr>
          <w:trHeight w:val="170"/>
        </w:trPr>
        <w:tc>
          <w:tcPr>
            <w:tcW w:w="876" w:type="dxa"/>
            <w:shd w:val="clear" w:color="auto" w:fill="auto"/>
            <w:noWrap/>
            <w:vAlign w:val="bottom"/>
          </w:tcPr>
          <w:p w14:paraId="6942863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1270.2</w:t>
            </w:r>
          </w:p>
        </w:tc>
        <w:tc>
          <w:tcPr>
            <w:tcW w:w="876" w:type="dxa"/>
            <w:shd w:val="clear" w:color="auto" w:fill="auto"/>
            <w:noWrap/>
            <w:vAlign w:val="bottom"/>
          </w:tcPr>
          <w:p w14:paraId="3823CF4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9.78E-03</w:t>
            </w:r>
          </w:p>
        </w:tc>
      </w:tr>
      <w:tr w:rsidR="00E91801" w:rsidRPr="00FE479B" w14:paraId="708A4DA2" w14:textId="77777777" w:rsidTr="00604314">
        <w:trPr>
          <w:trHeight w:val="170"/>
        </w:trPr>
        <w:tc>
          <w:tcPr>
            <w:tcW w:w="876" w:type="dxa"/>
            <w:shd w:val="clear" w:color="auto" w:fill="auto"/>
            <w:noWrap/>
            <w:vAlign w:val="bottom"/>
          </w:tcPr>
          <w:p w14:paraId="4B4D06F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1394.9</w:t>
            </w:r>
          </w:p>
        </w:tc>
        <w:tc>
          <w:tcPr>
            <w:tcW w:w="876" w:type="dxa"/>
            <w:shd w:val="clear" w:color="auto" w:fill="auto"/>
            <w:noWrap/>
            <w:vAlign w:val="bottom"/>
          </w:tcPr>
          <w:p w14:paraId="6511A24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4.10E-03</w:t>
            </w:r>
          </w:p>
        </w:tc>
      </w:tr>
      <w:tr w:rsidR="00E91801" w:rsidRPr="00FE479B" w14:paraId="7BA251F1" w14:textId="77777777" w:rsidTr="00604314">
        <w:trPr>
          <w:trHeight w:val="170"/>
        </w:trPr>
        <w:tc>
          <w:tcPr>
            <w:tcW w:w="876" w:type="dxa"/>
            <w:shd w:val="clear" w:color="auto" w:fill="auto"/>
            <w:noWrap/>
            <w:vAlign w:val="bottom"/>
          </w:tcPr>
          <w:p w14:paraId="04D13EA2"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1703.2</w:t>
            </w:r>
          </w:p>
        </w:tc>
        <w:tc>
          <w:tcPr>
            <w:tcW w:w="876" w:type="dxa"/>
            <w:shd w:val="clear" w:color="auto" w:fill="auto"/>
            <w:noWrap/>
            <w:vAlign w:val="bottom"/>
          </w:tcPr>
          <w:p w14:paraId="6A5C8D3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6.01E-03</w:t>
            </w:r>
          </w:p>
        </w:tc>
      </w:tr>
      <w:tr w:rsidR="00E91801" w:rsidRPr="00FE479B" w14:paraId="360E729D" w14:textId="77777777" w:rsidTr="00604314">
        <w:trPr>
          <w:trHeight w:val="170"/>
        </w:trPr>
        <w:tc>
          <w:tcPr>
            <w:tcW w:w="876" w:type="dxa"/>
            <w:shd w:val="clear" w:color="auto" w:fill="auto"/>
            <w:noWrap/>
            <w:vAlign w:val="bottom"/>
          </w:tcPr>
          <w:p w14:paraId="1D2E780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1796.1</w:t>
            </w:r>
          </w:p>
        </w:tc>
        <w:tc>
          <w:tcPr>
            <w:tcW w:w="876" w:type="dxa"/>
            <w:shd w:val="clear" w:color="auto" w:fill="auto"/>
            <w:noWrap/>
            <w:vAlign w:val="bottom"/>
          </w:tcPr>
          <w:p w14:paraId="1ABF4032"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1.23E-02</w:t>
            </w:r>
          </w:p>
        </w:tc>
      </w:tr>
      <w:tr w:rsidR="00E91801" w:rsidRPr="00FE479B" w14:paraId="3249A671" w14:textId="77777777" w:rsidTr="00604314">
        <w:trPr>
          <w:trHeight w:val="170"/>
        </w:trPr>
        <w:tc>
          <w:tcPr>
            <w:tcW w:w="876" w:type="dxa"/>
            <w:shd w:val="clear" w:color="auto" w:fill="auto"/>
            <w:noWrap/>
            <w:vAlign w:val="bottom"/>
          </w:tcPr>
          <w:p w14:paraId="634FD09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2000.0</w:t>
            </w:r>
          </w:p>
        </w:tc>
        <w:tc>
          <w:tcPr>
            <w:tcW w:w="876" w:type="dxa"/>
            <w:shd w:val="clear" w:color="auto" w:fill="auto"/>
            <w:noWrap/>
            <w:vAlign w:val="bottom"/>
          </w:tcPr>
          <w:p w14:paraId="08013B3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6.66E-03</w:t>
            </w:r>
          </w:p>
        </w:tc>
      </w:tr>
      <w:tr w:rsidR="00E91801" w:rsidRPr="00FE479B" w14:paraId="29D32345" w14:textId="77777777" w:rsidTr="00604314">
        <w:trPr>
          <w:trHeight w:val="170"/>
        </w:trPr>
        <w:tc>
          <w:tcPr>
            <w:tcW w:w="876" w:type="dxa"/>
            <w:shd w:val="clear" w:color="auto" w:fill="D6E3BC" w:themeFill="accent3" w:themeFillTint="66"/>
            <w:noWrap/>
            <w:vAlign w:val="bottom"/>
          </w:tcPr>
          <w:p w14:paraId="4E830163" w14:textId="77777777" w:rsidR="00E91801" w:rsidRPr="00FE479B" w:rsidRDefault="00E91801" w:rsidP="00604314">
            <w:pPr>
              <w:spacing w:line="240" w:lineRule="auto"/>
              <w:jc w:val="center"/>
              <w:rPr>
                <w:rFonts w:asciiTheme="majorBidi" w:eastAsia="Batang" w:hAnsiTheme="majorBidi" w:cstheme="majorBidi"/>
                <w:b/>
                <w:bCs/>
                <w:sz w:val="18"/>
                <w:szCs w:val="18"/>
                <w:lang w:eastAsia="ko-KR"/>
              </w:rPr>
            </w:pPr>
            <w:proofErr w:type="spellStart"/>
            <w:r w:rsidRPr="00FE479B">
              <w:rPr>
                <w:rFonts w:asciiTheme="majorBidi" w:eastAsia="Batang" w:hAnsiTheme="majorBidi" w:cstheme="majorBidi"/>
                <w:b/>
                <w:bCs/>
                <w:sz w:val="18"/>
                <w:szCs w:val="18"/>
                <w:lang w:eastAsia="ko-KR"/>
              </w:rPr>
              <w:t>Grms</w:t>
            </w:r>
            <w:proofErr w:type="spellEnd"/>
          </w:p>
        </w:tc>
        <w:tc>
          <w:tcPr>
            <w:tcW w:w="876" w:type="dxa"/>
            <w:shd w:val="clear" w:color="auto" w:fill="D6E3BC" w:themeFill="accent3" w:themeFillTint="66"/>
            <w:noWrap/>
            <w:vAlign w:val="bottom"/>
          </w:tcPr>
          <w:p w14:paraId="12D8FF9F" w14:textId="77777777" w:rsidR="00E91801" w:rsidRPr="00FE479B" w:rsidRDefault="00E91801" w:rsidP="00604314">
            <w:pPr>
              <w:spacing w:line="240" w:lineRule="auto"/>
              <w:jc w:val="center"/>
              <w:rPr>
                <w:rFonts w:asciiTheme="majorBidi" w:eastAsia="Batang" w:hAnsiTheme="majorBidi" w:cstheme="majorBidi"/>
                <w:b/>
                <w:bCs/>
                <w:sz w:val="18"/>
                <w:szCs w:val="18"/>
                <w:lang w:eastAsia="ko-KR"/>
              </w:rPr>
            </w:pPr>
            <w:r>
              <w:rPr>
                <w:rFonts w:asciiTheme="majorBidi" w:eastAsia="Batang" w:hAnsiTheme="majorBidi" w:cstheme="majorBidi"/>
                <w:b/>
                <w:bCs/>
                <w:sz w:val="18"/>
                <w:szCs w:val="18"/>
                <w:lang w:eastAsia="ko-KR"/>
              </w:rPr>
              <w:t>3.2</w:t>
            </w:r>
          </w:p>
        </w:tc>
      </w:tr>
    </w:tbl>
    <w:p w14:paraId="23FCE3DD" w14:textId="77777777" w:rsidR="00E91801" w:rsidRDefault="00E91801" w:rsidP="00E91801">
      <w:pPr>
        <w:jc w:val="left"/>
        <w:rPr>
          <w:rFonts w:asciiTheme="majorBidi" w:hAnsiTheme="majorBidi" w:cstheme="majorBidi"/>
        </w:rPr>
      </w:pPr>
      <w:r>
        <w:rPr>
          <w:rFonts w:asciiTheme="majorBidi" w:hAnsiTheme="majorBidi" w:cstheme="majorBidi"/>
          <w:noProof/>
          <w:lang w:eastAsia="ko-KR"/>
        </w:rPr>
        <mc:AlternateContent>
          <mc:Choice Requires="wps">
            <w:drawing>
              <wp:anchor distT="0" distB="0" distL="114300" distR="114300" simplePos="0" relativeHeight="251688960" behindDoc="0" locked="0" layoutInCell="1" allowOverlap="1" wp14:anchorId="664C6658" wp14:editId="1BFF3675">
                <wp:simplePos x="0" y="0"/>
                <wp:positionH relativeFrom="column">
                  <wp:posOffset>2489448</wp:posOffset>
                </wp:positionH>
                <wp:positionV relativeFrom="paragraph">
                  <wp:posOffset>198148</wp:posOffset>
                </wp:positionV>
                <wp:extent cx="653143" cy="344384"/>
                <wp:effectExtent l="0" t="0" r="0" b="0"/>
                <wp:wrapNone/>
                <wp:docPr id="34" name="Text Box 34"/>
                <wp:cNvGraphicFramePr/>
                <a:graphic xmlns:a="http://schemas.openxmlformats.org/drawingml/2006/main">
                  <a:graphicData uri="http://schemas.microsoft.com/office/word/2010/wordprocessingShape">
                    <wps:wsp>
                      <wps:cNvSpPr txBox="1"/>
                      <wps:spPr>
                        <a:xfrm>
                          <a:off x="0" y="0"/>
                          <a:ext cx="653143" cy="344384"/>
                        </a:xfrm>
                        <a:prstGeom prst="rect">
                          <a:avLst/>
                        </a:prstGeom>
                        <a:solidFill>
                          <a:schemeClr val="lt1"/>
                        </a:solidFill>
                        <a:ln w="6350">
                          <a:noFill/>
                        </a:ln>
                      </wps:spPr>
                      <wps:txbx>
                        <w:txbxContent>
                          <w:p w14:paraId="7F786AE6" w14:textId="77777777" w:rsidR="00953053" w:rsidRPr="00D00E39" w:rsidRDefault="00953053" w:rsidP="00E91801">
                            <w:pPr>
                              <w:rPr>
                                <w:u w:val="single"/>
                              </w:rPr>
                            </w:pPr>
                            <w:r w:rsidRPr="00D00E39">
                              <w:rPr>
                                <w:u w:val="single"/>
                              </w:rPr>
                              <w:t>X Axis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C6658" id="Text Box 34" o:spid="_x0000_s1103" type="#_x0000_t202" style="position:absolute;margin-left:196pt;margin-top:15.6pt;width:51.45pt;height:27.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" fillcolor="white [3201]" stroked="f" strokeweight=".5pt">
                <v:textbox>
                  <w:txbxContent>
                    <w:p w14:paraId="7F786AE6" w14:textId="77777777" w:rsidR="00953053" w:rsidRPr="00D00E39" w:rsidRDefault="00953053" w:rsidP="00E91801">
                      <w:pPr>
                        <w:rPr>
                          <w:u w:val="single"/>
                        </w:rPr>
                      </w:pPr>
                      <w:r w:rsidRPr="00D00E39">
                        <w:rPr>
                          <w:u w:val="single"/>
                        </w:rPr>
                        <w:t>X Axis</w:t>
                      </w:r>
                    </w:p>
                  </w:txbxContent>
                </v:textbox>
              </v:shape>
            </w:pict>
          </mc:Fallback>
        </mc:AlternateContent>
      </w:r>
    </w:p>
    <w:p w14:paraId="37BE47F0" w14:textId="77777777" w:rsidR="00E91801" w:rsidRDefault="00E91801" w:rsidP="00E91801">
      <w:pPr>
        <w:jc w:val="left"/>
        <w:rPr>
          <w:rFonts w:asciiTheme="majorBidi" w:hAnsiTheme="majorBidi" w:cstheme="majorBidi"/>
        </w:rPr>
      </w:pPr>
    </w:p>
    <w:p w14:paraId="19DA93F0" w14:textId="77777777" w:rsidR="00E91801" w:rsidRDefault="00E91801" w:rsidP="00E91801">
      <w:pPr>
        <w:jc w:val="left"/>
        <w:rPr>
          <w:rFonts w:asciiTheme="majorBidi" w:hAnsiTheme="majorBidi" w:cstheme="majorBidi"/>
        </w:rPr>
      </w:pPr>
      <w:r>
        <w:rPr>
          <w:noProof/>
          <w:lang w:eastAsia="ko-KR"/>
        </w:rPr>
        <w:drawing>
          <wp:anchor distT="0" distB="0" distL="114300" distR="114300" simplePos="0" relativeHeight="251685888" behindDoc="0" locked="0" layoutInCell="1" allowOverlap="1" wp14:anchorId="28D8DCFB" wp14:editId="2E9B44C7">
            <wp:simplePos x="0" y="0"/>
            <wp:positionH relativeFrom="column">
              <wp:posOffset>1332865</wp:posOffset>
            </wp:positionH>
            <wp:positionV relativeFrom="paragraph">
              <wp:posOffset>106045</wp:posOffset>
            </wp:positionV>
            <wp:extent cx="5096510" cy="2814955"/>
            <wp:effectExtent l="19050" t="19050" r="27940" b="2349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cstate="print">
                      <a:extLst>
                        <a:ext uri="{28A0092B-C50C-407E-A947-70E740481C1C}">
                          <a14:useLocalDpi xmlns:a14="http://schemas.microsoft.com/office/drawing/2010/main" val="0"/>
                        </a:ext>
                      </a:extLst>
                    </a:blip>
                    <a:srcRect l="6604" r="7017"/>
                    <a:stretch/>
                  </pic:blipFill>
                  <pic:spPr bwMode="auto">
                    <a:xfrm>
                      <a:off x="0" y="0"/>
                      <a:ext cx="5096510" cy="281495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6A182E" w14:textId="77777777" w:rsidR="00E91801" w:rsidRDefault="00E91801" w:rsidP="00E91801">
      <w:pPr>
        <w:jc w:val="left"/>
        <w:rPr>
          <w:rFonts w:asciiTheme="majorBidi" w:hAnsiTheme="majorBidi" w:cstheme="majorBidi"/>
        </w:rPr>
      </w:pPr>
    </w:p>
    <w:p w14:paraId="0E2E8D2F" w14:textId="77777777" w:rsidR="00E91801" w:rsidRDefault="00E91801" w:rsidP="00E91801">
      <w:pPr>
        <w:jc w:val="left"/>
        <w:rPr>
          <w:rFonts w:asciiTheme="majorBidi" w:hAnsiTheme="majorBidi" w:cstheme="majorBidi"/>
        </w:rPr>
      </w:pPr>
    </w:p>
    <w:p w14:paraId="2AEAE9EA" w14:textId="77777777" w:rsidR="00E91801" w:rsidRDefault="00E91801" w:rsidP="00E91801">
      <w:pPr>
        <w:jc w:val="left"/>
        <w:rPr>
          <w:rFonts w:asciiTheme="majorBidi" w:hAnsiTheme="majorBidi" w:cstheme="majorBidi"/>
        </w:rPr>
      </w:pPr>
    </w:p>
    <w:p w14:paraId="111C856F" w14:textId="77777777" w:rsidR="00E91801" w:rsidRDefault="00E91801" w:rsidP="00E91801">
      <w:pPr>
        <w:jc w:val="left"/>
        <w:rPr>
          <w:rFonts w:asciiTheme="majorBidi" w:hAnsiTheme="majorBidi" w:cstheme="majorBidi"/>
        </w:rPr>
      </w:pPr>
    </w:p>
    <w:p w14:paraId="0E37BB7C" w14:textId="77777777" w:rsidR="00E91801" w:rsidRDefault="00E91801" w:rsidP="00E91801">
      <w:pPr>
        <w:jc w:val="left"/>
        <w:rPr>
          <w:rFonts w:asciiTheme="majorBidi" w:hAnsiTheme="majorBidi" w:cstheme="majorBidi"/>
        </w:rPr>
      </w:pPr>
    </w:p>
    <w:p w14:paraId="0B203474" w14:textId="77777777" w:rsidR="00E91801" w:rsidRDefault="00E91801" w:rsidP="00E91801">
      <w:pPr>
        <w:jc w:val="left"/>
        <w:rPr>
          <w:rFonts w:asciiTheme="majorBidi" w:hAnsiTheme="majorBidi" w:cstheme="majorBidi"/>
        </w:rPr>
      </w:pPr>
    </w:p>
    <w:p w14:paraId="6D8906A7" w14:textId="77777777" w:rsidR="00E91801" w:rsidRDefault="00E91801" w:rsidP="00E91801">
      <w:pPr>
        <w:jc w:val="left"/>
        <w:rPr>
          <w:rFonts w:asciiTheme="majorBidi" w:hAnsiTheme="majorBidi" w:cstheme="majorBidi"/>
        </w:rPr>
      </w:pPr>
    </w:p>
    <w:p w14:paraId="3CD11D91" w14:textId="77777777" w:rsidR="00E91801" w:rsidRDefault="00E91801" w:rsidP="00E91801">
      <w:pPr>
        <w:jc w:val="left"/>
        <w:rPr>
          <w:rFonts w:asciiTheme="majorBidi" w:hAnsiTheme="majorBidi" w:cstheme="majorBidi"/>
        </w:rPr>
      </w:pPr>
    </w:p>
    <w:p w14:paraId="3D6828E8" w14:textId="77777777" w:rsidR="00E91801" w:rsidRPr="00952971" w:rsidRDefault="00E91801" w:rsidP="00E91801">
      <w:pPr>
        <w:jc w:val="center"/>
        <w:rPr>
          <w:rFonts w:asciiTheme="majorBidi" w:hAnsiTheme="majorBidi" w:cstheme="majorBidi"/>
          <w:u w:val="single"/>
        </w:rPr>
      </w:pPr>
      <w:r w:rsidRPr="00B873A0">
        <w:rPr>
          <w:rFonts w:asciiTheme="majorBidi" w:hAnsiTheme="majorBidi" w:cstheme="majorBidi"/>
        </w:rPr>
        <w:lastRenderedPageBreak/>
        <w:br w:type="textWrapping" w:clear="all"/>
      </w:r>
      <w:r>
        <w:rPr>
          <w:rFonts w:asciiTheme="majorBidi" w:hAnsiTheme="majorBidi" w:cstheme="majorBidi"/>
        </w:rPr>
        <w:t xml:space="preserve">                       </w:t>
      </w:r>
      <w:r w:rsidRPr="00952971">
        <w:rPr>
          <w:rFonts w:asciiTheme="majorBidi" w:hAnsiTheme="majorBidi" w:cstheme="majorBidi"/>
          <w:u w:val="single"/>
        </w:rPr>
        <w:t>Y Axis</w:t>
      </w:r>
    </w:p>
    <w:tbl>
      <w:tblPr>
        <w:tblpPr w:leftFromText="180" w:rightFromText="180" w:vertAnchor="text" w:tblpY="1"/>
        <w:tblOverlap w:val="never"/>
        <w:tblW w:w="1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6"/>
        <w:gridCol w:w="876"/>
      </w:tblGrid>
      <w:tr w:rsidR="00E91801" w:rsidRPr="00FE479B" w14:paraId="59608DFF" w14:textId="77777777" w:rsidTr="00604314">
        <w:trPr>
          <w:trHeight w:val="170"/>
        </w:trPr>
        <w:tc>
          <w:tcPr>
            <w:tcW w:w="876" w:type="dxa"/>
            <w:shd w:val="clear" w:color="auto" w:fill="D9D9D9" w:themeFill="background1" w:themeFillShade="D9"/>
            <w:noWrap/>
            <w:vAlign w:val="center"/>
          </w:tcPr>
          <w:p w14:paraId="5FF60EF7" w14:textId="77777777" w:rsidR="00E91801" w:rsidRPr="00FE479B" w:rsidRDefault="00E91801" w:rsidP="00604314">
            <w:pPr>
              <w:spacing w:line="240" w:lineRule="auto"/>
              <w:jc w:val="center"/>
              <w:rPr>
                <w:rFonts w:asciiTheme="majorBidi" w:eastAsia="Batang" w:hAnsiTheme="majorBidi" w:cstheme="majorBidi"/>
                <w:b/>
                <w:bCs/>
                <w:sz w:val="18"/>
                <w:szCs w:val="18"/>
                <w:lang w:eastAsia="ko-KR"/>
              </w:rPr>
            </w:pPr>
            <w:r w:rsidRPr="00FE479B">
              <w:rPr>
                <w:rFonts w:asciiTheme="majorBidi" w:eastAsia="Batang" w:hAnsiTheme="majorBidi" w:cstheme="majorBidi"/>
                <w:b/>
                <w:bCs/>
                <w:sz w:val="18"/>
                <w:szCs w:val="18"/>
                <w:lang w:eastAsia="ko-KR"/>
              </w:rPr>
              <w:t>Freq.</w:t>
            </w:r>
          </w:p>
        </w:tc>
        <w:tc>
          <w:tcPr>
            <w:tcW w:w="876" w:type="dxa"/>
            <w:shd w:val="clear" w:color="auto" w:fill="D9D9D9" w:themeFill="background1" w:themeFillShade="D9"/>
            <w:noWrap/>
            <w:vAlign w:val="center"/>
          </w:tcPr>
          <w:p w14:paraId="7DA90CE4" w14:textId="77777777" w:rsidR="00E91801" w:rsidRPr="00FE479B" w:rsidRDefault="00E91801" w:rsidP="00604314">
            <w:pPr>
              <w:spacing w:line="240" w:lineRule="auto"/>
              <w:jc w:val="center"/>
              <w:rPr>
                <w:rFonts w:asciiTheme="majorBidi" w:eastAsia="Batang" w:hAnsiTheme="majorBidi" w:cstheme="majorBidi"/>
                <w:b/>
                <w:bCs/>
                <w:sz w:val="18"/>
                <w:szCs w:val="18"/>
                <w:lang w:eastAsia="ko-KR"/>
              </w:rPr>
            </w:pPr>
            <w:r w:rsidRPr="00FE479B">
              <w:rPr>
                <w:rFonts w:asciiTheme="majorBidi" w:eastAsia="Batang" w:hAnsiTheme="majorBidi" w:cstheme="majorBidi"/>
                <w:b/>
                <w:bCs/>
                <w:sz w:val="18"/>
                <w:szCs w:val="18"/>
                <w:lang w:eastAsia="ko-KR"/>
              </w:rPr>
              <w:t>PSD</w:t>
            </w:r>
          </w:p>
        </w:tc>
      </w:tr>
      <w:tr w:rsidR="00E91801" w:rsidRPr="00FE479B" w14:paraId="5CDF419D" w14:textId="77777777" w:rsidTr="00604314">
        <w:trPr>
          <w:trHeight w:val="170"/>
        </w:trPr>
        <w:tc>
          <w:tcPr>
            <w:tcW w:w="876" w:type="dxa"/>
            <w:shd w:val="clear" w:color="auto" w:fill="auto"/>
            <w:noWrap/>
            <w:vAlign w:val="center"/>
          </w:tcPr>
          <w:p w14:paraId="6834638C"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5.0</w:t>
            </w:r>
          </w:p>
        </w:tc>
        <w:tc>
          <w:tcPr>
            <w:tcW w:w="876" w:type="dxa"/>
            <w:shd w:val="clear" w:color="auto" w:fill="auto"/>
            <w:noWrap/>
            <w:vAlign w:val="center"/>
          </w:tcPr>
          <w:p w14:paraId="3CDBF1F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2.94E-05</w:t>
            </w:r>
          </w:p>
        </w:tc>
      </w:tr>
      <w:tr w:rsidR="00E91801" w:rsidRPr="00FE479B" w14:paraId="11A88678" w14:textId="77777777" w:rsidTr="00604314">
        <w:trPr>
          <w:trHeight w:val="170"/>
        </w:trPr>
        <w:tc>
          <w:tcPr>
            <w:tcW w:w="876" w:type="dxa"/>
            <w:shd w:val="clear" w:color="auto" w:fill="auto"/>
            <w:noWrap/>
            <w:vAlign w:val="center"/>
          </w:tcPr>
          <w:p w14:paraId="7BE5018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6.0</w:t>
            </w:r>
          </w:p>
        </w:tc>
        <w:tc>
          <w:tcPr>
            <w:tcW w:w="876" w:type="dxa"/>
            <w:shd w:val="clear" w:color="auto" w:fill="auto"/>
            <w:noWrap/>
            <w:vAlign w:val="center"/>
          </w:tcPr>
          <w:p w14:paraId="1B7925B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2.22E-05</w:t>
            </w:r>
          </w:p>
        </w:tc>
      </w:tr>
      <w:tr w:rsidR="00E91801" w:rsidRPr="00FE479B" w14:paraId="07EA9C00" w14:textId="77777777" w:rsidTr="00604314">
        <w:trPr>
          <w:trHeight w:val="170"/>
        </w:trPr>
        <w:tc>
          <w:tcPr>
            <w:tcW w:w="876" w:type="dxa"/>
            <w:shd w:val="clear" w:color="auto" w:fill="auto"/>
            <w:noWrap/>
            <w:vAlign w:val="center"/>
          </w:tcPr>
          <w:p w14:paraId="093B6AC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7.0</w:t>
            </w:r>
          </w:p>
        </w:tc>
        <w:tc>
          <w:tcPr>
            <w:tcW w:w="876" w:type="dxa"/>
            <w:shd w:val="clear" w:color="auto" w:fill="auto"/>
            <w:noWrap/>
            <w:vAlign w:val="center"/>
          </w:tcPr>
          <w:p w14:paraId="477C558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1.40E-04</w:t>
            </w:r>
          </w:p>
        </w:tc>
      </w:tr>
      <w:tr w:rsidR="00E91801" w:rsidRPr="00FE479B" w14:paraId="17002A8D" w14:textId="77777777" w:rsidTr="00604314">
        <w:trPr>
          <w:trHeight w:val="170"/>
        </w:trPr>
        <w:tc>
          <w:tcPr>
            <w:tcW w:w="876" w:type="dxa"/>
            <w:shd w:val="clear" w:color="auto" w:fill="auto"/>
            <w:noWrap/>
            <w:vAlign w:val="center"/>
          </w:tcPr>
          <w:p w14:paraId="4E6F720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8.0</w:t>
            </w:r>
          </w:p>
        </w:tc>
        <w:tc>
          <w:tcPr>
            <w:tcW w:w="876" w:type="dxa"/>
            <w:shd w:val="clear" w:color="auto" w:fill="auto"/>
            <w:noWrap/>
            <w:vAlign w:val="center"/>
          </w:tcPr>
          <w:p w14:paraId="24777CEC"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1.95E-04</w:t>
            </w:r>
          </w:p>
        </w:tc>
      </w:tr>
      <w:tr w:rsidR="00E91801" w:rsidRPr="00FE479B" w14:paraId="4691C1D2" w14:textId="77777777" w:rsidTr="00604314">
        <w:trPr>
          <w:trHeight w:val="170"/>
        </w:trPr>
        <w:tc>
          <w:tcPr>
            <w:tcW w:w="876" w:type="dxa"/>
            <w:shd w:val="clear" w:color="auto" w:fill="auto"/>
            <w:noWrap/>
            <w:vAlign w:val="center"/>
          </w:tcPr>
          <w:p w14:paraId="7C6D1B4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9.0</w:t>
            </w:r>
          </w:p>
        </w:tc>
        <w:tc>
          <w:tcPr>
            <w:tcW w:w="876" w:type="dxa"/>
            <w:shd w:val="clear" w:color="auto" w:fill="auto"/>
            <w:noWrap/>
            <w:vAlign w:val="center"/>
          </w:tcPr>
          <w:p w14:paraId="00BBFAD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1.51E-04</w:t>
            </w:r>
          </w:p>
        </w:tc>
      </w:tr>
      <w:tr w:rsidR="00E91801" w:rsidRPr="00FE479B" w14:paraId="51117A6D" w14:textId="77777777" w:rsidTr="00604314">
        <w:trPr>
          <w:trHeight w:val="170"/>
        </w:trPr>
        <w:tc>
          <w:tcPr>
            <w:tcW w:w="876" w:type="dxa"/>
            <w:shd w:val="clear" w:color="auto" w:fill="auto"/>
            <w:noWrap/>
            <w:vAlign w:val="center"/>
          </w:tcPr>
          <w:p w14:paraId="60C5815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10.0</w:t>
            </w:r>
          </w:p>
        </w:tc>
        <w:tc>
          <w:tcPr>
            <w:tcW w:w="876" w:type="dxa"/>
            <w:shd w:val="clear" w:color="auto" w:fill="auto"/>
            <w:noWrap/>
            <w:vAlign w:val="center"/>
          </w:tcPr>
          <w:p w14:paraId="13FFA2B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3.25E-04</w:t>
            </w:r>
          </w:p>
        </w:tc>
      </w:tr>
      <w:tr w:rsidR="00E91801" w:rsidRPr="00FE479B" w14:paraId="0A604C48" w14:textId="77777777" w:rsidTr="00604314">
        <w:trPr>
          <w:trHeight w:val="170"/>
        </w:trPr>
        <w:tc>
          <w:tcPr>
            <w:tcW w:w="876" w:type="dxa"/>
            <w:shd w:val="clear" w:color="auto" w:fill="auto"/>
            <w:noWrap/>
            <w:vAlign w:val="center"/>
          </w:tcPr>
          <w:p w14:paraId="269299C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11.0</w:t>
            </w:r>
          </w:p>
        </w:tc>
        <w:tc>
          <w:tcPr>
            <w:tcW w:w="876" w:type="dxa"/>
            <w:shd w:val="clear" w:color="auto" w:fill="auto"/>
            <w:noWrap/>
            <w:vAlign w:val="center"/>
          </w:tcPr>
          <w:p w14:paraId="6122AD5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4.42E-04</w:t>
            </w:r>
          </w:p>
        </w:tc>
      </w:tr>
      <w:tr w:rsidR="00E91801" w:rsidRPr="00FE479B" w14:paraId="7DFEFA48" w14:textId="77777777" w:rsidTr="00604314">
        <w:trPr>
          <w:trHeight w:val="170"/>
        </w:trPr>
        <w:tc>
          <w:tcPr>
            <w:tcW w:w="876" w:type="dxa"/>
            <w:shd w:val="clear" w:color="auto" w:fill="auto"/>
            <w:noWrap/>
            <w:vAlign w:val="center"/>
          </w:tcPr>
          <w:p w14:paraId="2B5B14B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13.1</w:t>
            </w:r>
          </w:p>
        </w:tc>
        <w:tc>
          <w:tcPr>
            <w:tcW w:w="876" w:type="dxa"/>
            <w:shd w:val="clear" w:color="auto" w:fill="auto"/>
            <w:noWrap/>
            <w:vAlign w:val="center"/>
          </w:tcPr>
          <w:p w14:paraId="6035760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7.38E-06</w:t>
            </w:r>
          </w:p>
        </w:tc>
      </w:tr>
      <w:tr w:rsidR="00E91801" w:rsidRPr="00FE479B" w14:paraId="4B4A27E6" w14:textId="77777777" w:rsidTr="00604314">
        <w:trPr>
          <w:trHeight w:val="170"/>
        </w:trPr>
        <w:tc>
          <w:tcPr>
            <w:tcW w:w="876" w:type="dxa"/>
            <w:shd w:val="clear" w:color="auto" w:fill="auto"/>
            <w:noWrap/>
            <w:vAlign w:val="center"/>
          </w:tcPr>
          <w:p w14:paraId="39D49E62"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15.2</w:t>
            </w:r>
          </w:p>
        </w:tc>
        <w:tc>
          <w:tcPr>
            <w:tcW w:w="876" w:type="dxa"/>
            <w:shd w:val="clear" w:color="auto" w:fill="auto"/>
            <w:noWrap/>
            <w:vAlign w:val="center"/>
          </w:tcPr>
          <w:p w14:paraId="2CCCE3C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9.29E-06</w:t>
            </w:r>
          </w:p>
        </w:tc>
      </w:tr>
      <w:tr w:rsidR="00E91801" w:rsidRPr="00FE479B" w14:paraId="5C970363" w14:textId="77777777" w:rsidTr="00604314">
        <w:trPr>
          <w:trHeight w:val="170"/>
        </w:trPr>
        <w:tc>
          <w:tcPr>
            <w:tcW w:w="876" w:type="dxa"/>
            <w:shd w:val="clear" w:color="auto" w:fill="auto"/>
            <w:noWrap/>
            <w:vAlign w:val="center"/>
          </w:tcPr>
          <w:p w14:paraId="76E972A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15.9</w:t>
            </w:r>
          </w:p>
        </w:tc>
        <w:tc>
          <w:tcPr>
            <w:tcW w:w="876" w:type="dxa"/>
            <w:shd w:val="clear" w:color="auto" w:fill="auto"/>
            <w:noWrap/>
            <w:vAlign w:val="center"/>
          </w:tcPr>
          <w:p w14:paraId="74E0512C"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7.38E-06</w:t>
            </w:r>
          </w:p>
        </w:tc>
      </w:tr>
      <w:tr w:rsidR="00E91801" w:rsidRPr="00FE479B" w14:paraId="46DCBA90" w14:textId="77777777" w:rsidTr="00604314">
        <w:trPr>
          <w:trHeight w:val="170"/>
        </w:trPr>
        <w:tc>
          <w:tcPr>
            <w:tcW w:w="876" w:type="dxa"/>
            <w:shd w:val="clear" w:color="auto" w:fill="auto"/>
            <w:noWrap/>
            <w:vAlign w:val="center"/>
          </w:tcPr>
          <w:p w14:paraId="2869D74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16.9</w:t>
            </w:r>
          </w:p>
        </w:tc>
        <w:tc>
          <w:tcPr>
            <w:tcW w:w="876" w:type="dxa"/>
            <w:shd w:val="clear" w:color="auto" w:fill="auto"/>
            <w:noWrap/>
            <w:vAlign w:val="center"/>
          </w:tcPr>
          <w:p w14:paraId="7F75020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1.67E-05</w:t>
            </w:r>
          </w:p>
        </w:tc>
      </w:tr>
      <w:tr w:rsidR="00E91801" w:rsidRPr="00FE479B" w14:paraId="09743307" w14:textId="77777777" w:rsidTr="00604314">
        <w:trPr>
          <w:trHeight w:val="170"/>
        </w:trPr>
        <w:tc>
          <w:tcPr>
            <w:tcW w:w="876" w:type="dxa"/>
            <w:shd w:val="clear" w:color="auto" w:fill="auto"/>
            <w:noWrap/>
            <w:vAlign w:val="center"/>
          </w:tcPr>
          <w:p w14:paraId="1CEDFA4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20.4</w:t>
            </w:r>
          </w:p>
        </w:tc>
        <w:tc>
          <w:tcPr>
            <w:tcW w:w="876" w:type="dxa"/>
            <w:shd w:val="clear" w:color="auto" w:fill="auto"/>
            <w:noWrap/>
            <w:vAlign w:val="center"/>
          </w:tcPr>
          <w:p w14:paraId="70A873E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8.83E-06</w:t>
            </w:r>
          </w:p>
        </w:tc>
      </w:tr>
      <w:tr w:rsidR="00E91801" w:rsidRPr="00FE479B" w14:paraId="4E6EC44C" w14:textId="77777777" w:rsidTr="00604314">
        <w:trPr>
          <w:trHeight w:val="170"/>
        </w:trPr>
        <w:tc>
          <w:tcPr>
            <w:tcW w:w="876" w:type="dxa"/>
            <w:shd w:val="clear" w:color="auto" w:fill="auto"/>
            <w:noWrap/>
            <w:vAlign w:val="center"/>
          </w:tcPr>
          <w:p w14:paraId="49D6449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25.1</w:t>
            </w:r>
          </w:p>
        </w:tc>
        <w:tc>
          <w:tcPr>
            <w:tcW w:w="876" w:type="dxa"/>
            <w:shd w:val="clear" w:color="auto" w:fill="auto"/>
            <w:noWrap/>
            <w:vAlign w:val="center"/>
          </w:tcPr>
          <w:p w14:paraId="3C1360A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3.51E-05</w:t>
            </w:r>
          </w:p>
        </w:tc>
      </w:tr>
      <w:tr w:rsidR="00E91801" w:rsidRPr="00FE479B" w14:paraId="128103A1" w14:textId="77777777" w:rsidTr="00604314">
        <w:trPr>
          <w:trHeight w:val="170"/>
        </w:trPr>
        <w:tc>
          <w:tcPr>
            <w:tcW w:w="876" w:type="dxa"/>
            <w:shd w:val="clear" w:color="auto" w:fill="auto"/>
            <w:noWrap/>
            <w:vAlign w:val="center"/>
          </w:tcPr>
          <w:p w14:paraId="0A6D803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26.2</w:t>
            </w:r>
          </w:p>
        </w:tc>
        <w:tc>
          <w:tcPr>
            <w:tcW w:w="876" w:type="dxa"/>
            <w:shd w:val="clear" w:color="auto" w:fill="auto"/>
            <w:noWrap/>
            <w:vAlign w:val="center"/>
          </w:tcPr>
          <w:p w14:paraId="25DC60F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2.58E-05</w:t>
            </w:r>
          </w:p>
        </w:tc>
      </w:tr>
      <w:tr w:rsidR="00E91801" w:rsidRPr="00FE479B" w14:paraId="69D9ED09" w14:textId="77777777" w:rsidTr="00604314">
        <w:trPr>
          <w:trHeight w:val="170"/>
        </w:trPr>
        <w:tc>
          <w:tcPr>
            <w:tcW w:w="876" w:type="dxa"/>
            <w:shd w:val="clear" w:color="auto" w:fill="auto"/>
            <w:noWrap/>
            <w:vAlign w:val="center"/>
          </w:tcPr>
          <w:p w14:paraId="7A7502C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28.2</w:t>
            </w:r>
          </w:p>
        </w:tc>
        <w:tc>
          <w:tcPr>
            <w:tcW w:w="876" w:type="dxa"/>
            <w:shd w:val="clear" w:color="auto" w:fill="auto"/>
            <w:noWrap/>
            <w:vAlign w:val="center"/>
          </w:tcPr>
          <w:p w14:paraId="75F8EE4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3.34E-05</w:t>
            </w:r>
          </w:p>
        </w:tc>
      </w:tr>
      <w:tr w:rsidR="00E91801" w:rsidRPr="00FE479B" w14:paraId="605665CF" w14:textId="77777777" w:rsidTr="00604314">
        <w:trPr>
          <w:trHeight w:val="170"/>
        </w:trPr>
        <w:tc>
          <w:tcPr>
            <w:tcW w:w="876" w:type="dxa"/>
            <w:shd w:val="clear" w:color="auto" w:fill="auto"/>
            <w:noWrap/>
            <w:vAlign w:val="center"/>
          </w:tcPr>
          <w:p w14:paraId="68676AF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34.8</w:t>
            </w:r>
          </w:p>
        </w:tc>
        <w:tc>
          <w:tcPr>
            <w:tcW w:w="876" w:type="dxa"/>
            <w:shd w:val="clear" w:color="auto" w:fill="auto"/>
            <w:noWrap/>
            <w:vAlign w:val="center"/>
          </w:tcPr>
          <w:p w14:paraId="627FEA8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3.60E-04</w:t>
            </w:r>
          </w:p>
        </w:tc>
      </w:tr>
      <w:tr w:rsidR="00E91801" w:rsidRPr="00FE479B" w14:paraId="3C7DA875" w14:textId="77777777" w:rsidTr="00604314">
        <w:trPr>
          <w:trHeight w:val="170"/>
        </w:trPr>
        <w:tc>
          <w:tcPr>
            <w:tcW w:w="876" w:type="dxa"/>
            <w:shd w:val="clear" w:color="auto" w:fill="auto"/>
            <w:noWrap/>
            <w:vAlign w:val="center"/>
          </w:tcPr>
          <w:p w14:paraId="6D8CABA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37.0</w:t>
            </w:r>
          </w:p>
        </w:tc>
        <w:tc>
          <w:tcPr>
            <w:tcW w:w="876" w:type="dxa"/>
            <w:shd w:val="clear" w:color="auto" w:fill="auto"/>
            <w:noWrap/>
            <w:vAlign w:val="center"/>
          </w:tcPr>
          <w:p w14:paraId="48A3519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2.58E-04</w:t>
            </w:r>
          </w:p>
        </w:tc>
      </w:tr>
      <w:tr w:rsidR="00E91801" w:rsidRPr="00FE479B" w14:paraId="51C366F1" w14:textId="77777777" w:rsidTr="00604314">
        <w:trPr>
          <w:trHeight w:val="170"/>
        </w:trPr>
        <w:tc>
          <w:tcPr>
            <w:tcW w:w="876" w:type="dxa"/>
            <w:shd w:val="clear" w:color="auto" w:fill="auto"/>
            <w:noWrap/>
            <w:vAlign w:val="center"/>
          </w:tcPr>
          <w:p w14:paraId="3BB4567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40.7</w:t>
            </w:r>
          </w:p>
        </w:tc>
        <w:tc>
          <w:tcPr>
            <w:tcW w:w="876" w:type="dxa"/>
            <w:shd w:val="clear" w:color="auto" w:fill="auto"/>
            <w:noWrap/>
            <w:vAlign w:val="center"/>
          </w:tcPr>
          <w:p w14:paraId="1066C5E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1.33E-03</w:t>
            </w:r>
          </w:p>
        </w:tc>
      </w:tr>
      <w:tr w:rsidR="00E91801" w:rsidRPr="00FE479B" w14:paraId="4F6FC644" w14:textId="77777777" w:rsidTr="00604314">
        <w:trPr>
          <w:trHeight w:val="170"/>
        </w:trPr>
        <w:tc>
          <w:tcPr>
            <w:tcW w:w="876" w:type="dxa"/>
            <w:shd w:val="clear" w:color="auto" w:fill="auto"/>
            <w:noWrap/>
            <w:vAlign w:val="center"/>
          </w:tcPr>
          <w:p w14:paraId="5051099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42.9</w:t>
            </w:r>
          </w:p>
        </w:tc>
        <w:tc>
          <w:tcPr>
            <w:tcW w:w="876" w:type="dxa"/>
            <w:shd w:val="clear" w:color="auto" w:fill="auto"/>
            <w:noWrap/>
            <w:vAlign w:val="center"/>
          </w:tcPr>
          <w:p w14:paraId="4FE997C2"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1.51E-03</w:t>
            </w:r>
          </w:p>
        </w:tc>
      </w:tr>
      <w:tr w:rsidR="00E91801" w:rsidRPr="00FE479B" w14:paraId="1CAA0559" w14:textId="77777777" w:rsidTr="00604314">
        <w:trPr>
          <w:trHeight w:val="170"/>
        </w:trPr>
        <w:tc>
          <w:tcPr>
            <w:tcW w:w="876" w:type="dxa"/>
            <w:shd w:val="clear" w:color="auto" w:fill="auto"/>
            <w:noWrap/>
            <w:vAlign w:val="center"/>
          </w:tcPr>
          <w:p w14:paraId="0E1601E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45.6</w:t>
            </w:r>
          </w:p>
        </w:tc>
        <w:tc>
          <w:tcPr>
            <w:tcW w:w="876" w:type="dxa"/>
            <w:shd w:val="clear" w:color="auto" w:fill="auto"/>
            <w:noWrap/>
            <w:vAlign w:val="center"/>
          </w:tcPr>
          <w:p w14:paraId="7D540E0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1.20E-03</w:t>
            </w:r>
          </w:p>
        </w:tc>
      </w:tr>
      <w:tr w:rsidR="00E91801" w:rsidRPr="00FE479B" w14:paraId="7A2EA0C5" w14:textId="77777777" w:rsidTr="00604314">
        <w:trPr>
          <w:trHeight w:val="170"/>
        </w:trPr>
        <w:tc>
          <w:tcPr>
            <w:tcW w:w="876" w:type="dxa"/>
            <w:shd w:val="clear" w:color="auto" w:fill="auto"/>
            <w:noWrap/>
            <w:vAlign w:val="center"/>
          </w:tcPr>
          <w:p w14:paraId="419BD7D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48.1</w:t>
            </w:r>
          </w:p>
        </w:tc>
        <w:tc>
          <w:tcPr>
            <w:tcW w:w="876" w:type="dxa"/>
            <w:shd w:val="clear" w:color="auto" w:fill="auto"/>
            <w:noWrap/>
            <w:vAlign w:val="center"/>
          </w:tcPr>
          <w:p w14:paraId="12B30E0C"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3.89E-04</w:t>
            </w:r>
          </w:p>
        </w:tc>
      </w:tr>
      <w:tr w:rsidR="00E91801" w:rsidRPr="00FE479B" w14:paraId="070D1663" w14:textId="77777777" w:rsidTr="00604314">
        <w:trPr>
          <w:trHeight w:val="170"/>
        </w:trPr>
        <w:tc>
          <w:tcPr>
            <w:tcW w:w="876" w:type="dxa"/>
            <w:shd w:val="clear" w:color="auto" w:fill="auto"/>
            <w:noWrap/>
            <w:vAlign w:val="center"/>
          </w:tcPr>
          <w:p w14:paraId="69DAB18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53.4</w:t>
            </w:r>
          </w:p>
        </w:tc>
        <w:tc>
          <w:tcPr>
            <w:tcW w:w="876" w:type="dxa"/>
            <w:shd w:val="clear" w:color="auto" w:fill="auto"/>
            <w:noWrap/>
            <w:vAlign w:val="center"/>
          </w:tcPr>
          <w:p w14:paraId="05D993F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3.99E-04</w:t>
            </w:r>
          </w:p>
        </w:tc>
      </w:tr>
      <w:tr w:rsidR="00E91801" w:rsidRPr="00FE479B" w14:paraId="062120B3" w14:textId="77777777" w:rsidTr="00604314">
        <w:trPr>
          <w:trHeight w:val="170"/>
        </w:trPr>
        <w:tc>
          <w:tcPr>
            <w:tcW w:w="876" w:type="dxa"/>
            <w:shd w:val="clear" w:color="auto" w:fill="auto"/>
            <w:noWrap/>
            <w:vAlign w:val="center"/>
          </w:tcPr>
          <w:p w14:paraId="1C20904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65.8</w:t>
            </w:r>
          </w:p>
        </w:tc>
        <w:tc>
          <w:tcPr>
            <w:tcW w:w="876" w:type="dxa"/>
            <w:shd w:val="clear" w:color="auto" w:fill="auto"/>
            <w:noWrap/>
            <w:vAlign w:val="center"/>
          </w:tcPr>
          <w:p w14:paraId="284BFC7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1.06E-04</w:t>
            </w:r>
          </w:p>
        </w:tc>
      </w:tr>
      <w:tr w:rsidR="00E91801" w:rsidRPr="00FE479B" w14:paraId="69E12B93" w14:textId="77777777" w:rsidTr="00604314">
        <w:trPr>
          <w:trHeight w:val="170"/>
        </w:trPr>
        <w:tc>
          <w:tcPr>
            <w:tcW w:w="876" w:type="dxa"/>
            <w:shd w:val="clear" w:color="auto" w:fill="auto"/>
            <w:noWrap/>
            <w:vAlign w:val="center"/>
          </w:tcPr>
          <w:p w14:paraId="3FF020BC"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73.1</w:t>
            </w:r>
          </w:p>
        </w:tc>
        <w:tc>
          <w:tcPr>
            <w:tcW w:w="876" w:type="dxa"/>
            <w:shd w:val="clear" w:color="auto" w:fill="auto"/>
            <w:noWrap/>
            <w:vAlign w:val="center"/>
          </w:tcPr>
          <w:p w14:paraId="7A249E7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1.51E-04</w:t>
            </w:r>
          </w:p>
        </w:tc>
      </w:tr>
      <w:tr w:rsidR="00E91801" w:rsidRPr="00FE479B" w14:paraId="10E236CA" w14:textId="77777777" w:rsidTr="00604314">
        <w:trPr>
          <w:trHeight w:val="170"/>
        </w:trPr>
        <w:tc>
          <w:tcPr>
            <w:tcW w:w="876" w:type="dxa"/>
            <w:shd w:val="clear" w:color="auto" w:fill="auto"/>
            <w:noWrap/>
            <w:vAlign w:val="center"/>
          </w:tcPr>
          <w:p w14:paraId="7E51A48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77.9</w:t>
            </w:r>
          </w:p>
        </w:tc>
        <w:tc>
          <w:tcPr>
            <w:tcW w:w="876" w:type="dxa"/>
            <w:shd w:val="clear" w:color="auto" w:fill="auto"/>
            <w:noWrap/>
            <w:vAlign w:val="center"/>
          </w:tcPr>
          <w:p w14:paraId="1D20DD9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1.23E-04</w:t>
            </w:r>
          </w:p>
        </w:tc>
      </w:tr>
      <w:tr w:rsidR="00E91801" w:rsidRPr="00FE479B" w14:paraId="79105586" w14:textId="77777777" w:rsidTr="00604314">
        <w:trPr>
          <w:trHeight w:val="170"/>
        </w:trPr>
        <w:tc>
          <w:tcPr>
            <w:tcW w:w="876" w:type="dxa"/>
            <w:shd w:val="clear" w:color="auto" w:fill="auto"/>
            <w:noWrap/>
            <w:vAlign w:val="center"/>
          </w:tcPr>
          <w:p w14:paraId="515C8EB1"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83.8</w:t>
            </w:r>
          </w:p>
        </w:tc>
        <w:tc>
          <w:tcPr>
            <w:tcW w:w="876" w:type="dxa"/>
            <w:shd w:val="clear" w:color="auto" w:fill="auto"/>
            <w:noWrap/>
            <w:vAlign w:val="center"/>
          </w:tcPr>
          <w:p w14:paraId="66DAF5B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3.51E-04</w:t>
            </w:r>
          </w:p>
        </w:tc>
      </w:tr>
      <w:tr w:rsidR="00E91801" w:rsidRPr="00FE479B" w14:paraId="40DD91BF" w14:textId="77777777" w:rsidTr="00604314">
        <w:trPr>
          <w:trHeight w:val="170"/>
        </w:trPr>
        <w:tc>
          <w:tcPr>
            <w:tcW w:w="876" w:type="dxa"/>
            <w:shd w:val="clear" w:color="auto" w:fill="auto"/>
            <w:noWrap/>
            <w:vAlign w:val="center"/>
          </w:tcPr>
          <w:p w14:paraId="02ADE7C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88.3</w:t>
            </w:r>
          </w:p>
        </w:tc>
        <w:tc>
          <w:tcPr>
            <w:tcW w:w="876" w:type="dxa"/>
            <w:shd w:val="clear" w:color="auto" w:fill="auto"/>
            <w:noWrap/>
            <w:vAlign w:val="center"/>
          </w:tcPr>
          <w:p w14:paraId="64A2492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1.67E-04</w:t>
            </w:r>
          </w:p>
        </w:tc>
      </w:tr>
      <w:tr w:rsidR="00E91801" w:rsidRPr="00FE479B" w14:paraId="348F40A0" w14:textId="77777777" w:rsidTr="00604314">
        <w:trPr>
          <w:trHeight w:val="170"/>
        </w:trPr>
        <w:tc>
          <w:tcPr>
            <w:tcW w:w="876" w:type="dxa"/>
            <w:shd w:val="clear" w:color="auto" w:fill="auto"/>
            <w:noWrap/>
            <w:vAlign w:val="center"/>
          </w:tcPr>
          <w:p w14:paraId="0F2D33C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100.1</w:t>
            </w:r>
          </w:p>
        </w:tc>
        <w:tc>
          <w:tcPr>
            <w:tcW w:w="876" w:type="dxa"/>
            <w:shd w:val="clear" w:color="auto" w:fill="auto"/>
            <w:noWrap/>
            <w:vAlign w:val="center"/>
          </w:tcPr>
          <w:p w14:paraId="5428995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3.17E-03</w:t>
            </w:r>
          </w:p>
        </w:tc>
      </w:tr>
      <w:tr w:rsidR="00E91801" w:rsidRPr="00FE479B" w14:paraId="77F43EC3" w14:textId="77777777" w:rsidTr="00604314">
        <w:trPr>
          <w:trHeight w:val="170"/>
        </w:trPr>
        <w:tc>
          <w:tcPr>
            <w:tcW w:w="876" w:type="dxa"/>
            <w:shd w:val="clear" w:color="auto" w:fill="auto"/>
            <w:noWrap/>
            <w:vAlign w:val="center"/>
          </w:tcPr>
          <w:p w14:paraId="76AEFF6E"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108.8</w:t>
            </w:r>
          </w:p>
        </w:tc>
        <w:tc>
          <w:tcPr>
            <w:tcW w:w="876" w:type="dxa"/>
            <w:shd w:val="clear" w:color="auto" w:fill="auto"/>
            <w:noWrap/>
            <w:vAlign w:val="center"/>
          </w:tcPr>
          <w:p w14:paraId="328A1FD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3.79E-03</w:t>
            </w:r>
          </w:p>
        </w:tc>
      </w:tr>
      <w:tr w:rsidR="00E91801" w:rsidRPr="00FE479B" w14:paraId="1B8EF820" w14:textId="77777777" w:rsidTr="00604314">
        <w:trPr>
          <w:trHeight w:val="170"/>
        </w:trPr>
        <w:tc>
          <w:tcPr>
            <w:tcW w:w="876" w:type="dxa"/>
            <w:shd w:val="clear" w:color="auto" w:fill="auto"/>
            <w:noWrap/>
            <w:vAlign w:val="center"/>
          </w:tcPr>
          <w:p w14:paraId="7018BFD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128.7</w:t>
            </w:r>
          </w:p>
        </w:tc>
        <w:tc>
          <w:tcPr>
            <w:tcW w:w="876" w:type="dxa"/>
            <w:shd w:val="clear" w:color="auto" w:fill="auto"/>
            <w:noWrap/>
            <w:vAlign w:val="center"/>
          </w:tcPr>
          <w:p w14:paraId="0085796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5.16E-04</w:t>
            </w:r>
          </w:p>
        </w:tc>
      </w:tr>
      <w:tr w:rsidR="00E91801" w:rsidRPr="00FE479B" w14:paraId="23B7014A" w14:textId="77777777" w:rsidTr="00604314">
        <w:trPr>
          <w:trHeight w:val="170"/>
        </w:trPr>
        <w:tc>
          <w:tcPr>
            <w:tcW w:w="876" w:type="dxa"/>
            <w:shd w:val="clear" w:color="auto" w:fill="auto"/>
            <w:noWrap/>
            <w:vAlign w:val="center"/>
          </w:tcPr>
          <w:p w14:paraId="56D1B4B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137.0</w:t>
            </w:r>
          </w:p>
        </w:tc>
        <w:tc>
          <w:tcPr>
            <w:tcW w:w="876" w:type="dxa"/>
            <w:shd w:val="clear" w:color="auto" w:fill="auto"/>
            <w:noWrap/>
            <w:vAlign w:val="center"/>
          </w:tcPr>
          <w:p w14:paraId="460E0A8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4.90E-04</w:t>
            </w:r>
          </w:p>
        </w:tc>
      </w:tr>
      <w:tr w:rsidR="00E91801" w:rsidRPr="00FE479B" w14:paraId="66E8775C" w14:textId="77777777" w:rsidTr="00604314">
        <w:trPr>
          <w:trHeight w:val="170"/>
        </w:trPr>
        <w:tc>
          <w:tcPr>
            <w:tcW w:w="876" w:type="dxa"/>
            <w:shd w:val="clear" w:color="auto" w:fill="auto"/>
            <w:noWrap/>
            <w:vAlign w:val="center"/>
          </w:tcPr>
          <w:p w14:paraId="3EB92D5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139.9</w:t>
            </w:r>
          </w:p>
        </w:tc>
        <w:tc>
          <w:tcPr>
            <w:tcW w:w="876" w:type="dxa"/>
            <w:shd w:val="clear" w:color="auto" w:fill="auto"/>
            <w:noWrap/>
            <w:vAlign w:val="center"/>
          </w:tcPr>
          <w:p w14:paraId="610DBBB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7.19E-04</w:t>
            </w:r>
          </w:p>
        </w:tc>
      </w:tr>
      <w:tr w:rsidR="00E91801" w:rsidRPr="00FE479B" w14:paraId="2429DDC5" w14:textId="77777777" w:rsidTr="00604314">
        <w:trPr>
          <w:trHeight w:val="170"/>
        </w:trPr>
        <w:tc>
          <w:tcPr>
            <w:tcW w:w="876" w:type="dxa"/>
            <w:shd w:val="clear" w:color="auto" w:fill="auto"/>
            <w:noWrap/>
            <w:vAlign w:val="center"/>
          </w:tcPr>
          <w:p w14:paraId="7F37F09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152.2</w:t>
            </w:r>
          </w:p>
        </w:tc>
        <w:tc>
          <w:tcPr>
            <w:tcW w:w="876" w:type="dxa"/>
            <w:shd w:val="clear" w:color="auto" w:fill="auto"/>
            <w:noWrap/>
            <w:vAlign w:val="center"/>
          </w:tcPr>
          <w:p w14:paraId="2016C25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3.99E-04</w:t>
            </w:r>
          </w:p>
        </w:tc>
      </w:tr>
      <w:tr w:rsidR="00E91801" w:rsidRPr="00FE479B" w14:paraId="0D024564" w14:textId="77777777" w:rsidTr="00604314">
        <w:trPr>
          <w:trHeight w:val="170"/>
        </w:trPr>
        <w:tc>
          <w:tcPr>
            <w:tcW w:w="876" w:type="dxa"/>
            <w:shd w:val="clear" w:color="auto" w:fill="auto"/>
            <w:noWrap/>
            <w:vAlign w:val="center"/>
          </w:tcPr>
          <w:p w14:paraId="752D8C7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163.7</w:t>
            </w:r>
          </w:p>
        </w:tc>
        <w:tc>
          <w:tcPr>
            <w:tcW w:w="876" w:type="dxa"/>
            <w:shd w:val="clear" w:color="auto" w:fill="auto"/>
            <w:noWrap/>
            <w:vAlign w:val="center"/>
          </w:tcPr>
          <w:p w14:paraId="6F723FB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6.49E-04</w:t>
            </w:r>
          </w:p>
        </w:tc>
      </w:tr>
      <w:tr w:rsidR="00E91801" w:rsidRPr="00FE479B" w14:paraId="33907B47" w14:textId="77777777" w:rsidTr="00604314">
        <w:trPr>
          <w:trHeight w:val="170"/>
        </w:trPr>
        <w:tc>
          <w:tcPr>
            <w:tcW w:w="876" w:type="dxa"/>
            <w:shd w:val="clear" w:color="auto" w:fill="auto"/>
            <w:noWrap/>
            <w:vAlign w:val="center"/>
          </w:tcPr>
          <w:p w14:paraId="2B2CC9F2"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174.4</w:t>
            </w:r>
          </w:p>
        </w:tc>
        <w:tc>
          <w:tcPr>
            <w:tcW w:w="876" w:type="dxa"/>
            <w:shd w:val="clear" w:color="auto" w:fill="auto"/>
            <w:noWrap/>
            <w:vAlign w:val="center"/>
          </w:tcPr>
          <w:p w14:paraId="704C20B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5.43E-04</w:t>
            </w:r>
          </w:p>
        </w:tc>
      </w:tr>
      <w:tr w:rsidR="00E91801" w:rsidRPr="00FE479B" w14:paraId="7C680830" w14:textId="77777777" w:rsidTr="00604314">
        <w:trPr>
          <w:trHeight w:val="170"/>
        </w:trPr>
        <w:tc>
          <w:tcPr>
            <w:tcW w:w="876" w:type="dxa"/>
            <w:shd w:val="clear" w:color="auto" w:fill="auto"/>
            <w:noWrap/>
            <w:vAlign w:val="center"/>
          </w:tcPr>
          <w:p w14:paraId="48D6287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210.5</w:t>
            </w:r>
          </w:p>
        </w:tc>
        <w:tc>
          <w:tcPr>
            <w:tcW w:w="876" w:type="dxa"/>
            <w:shd w:val="clear" w:color="auto" w:fill="auto"/>
            <w:noWrap/>
            <w:vAlign w:val="center"/>
          </w:tcPr>
          <w:p w14:paraId="5ADA1BC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1.08E-02</w:t>
            </w:r>
          </w:p>
        </w:tc>
      </w:tr>
      <w:tr w:rsidR="00E91801" w:rsidRPr="00FE479B" w14:paraId="36279C39" w14:textId="77777777" w:rsidTr="00604314">
        <w:trPr>
          <w:trHeight w:val="170"/>
        </w:trPr>
        <w:tc>
          <w:tcPr>
            <w:tcW w:w="876" w:type="dxa"/>
            <w:shd w:val="clear" w:color="auto" w:fill="auto"/>
            <w:noWrap/>
            <w:vAlign w:val="center"/>
          </w:tcPr>
          <w:p w14:paraId="3E0F1F6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219.5</w:t>
            </w:r>
          </w:p>
        </w:tc>
        <w:tc>
          <w:tcPr>
            <w:tcW w:w="876" w:type="dxa"/>
            <w:shd w:val="clear" w:color="auto" w:fill="auto"/>
            <w:noWrap/>
            <w:vAlign w:val="center"/>
          </w:tcPr>
          <w:p w14:paraId="6534D04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2.65E-03</w:t>
            </w:r>
          </w:p>
        </w:tc>
      </w:tr>
      <w:tr w:rsidR="00E91801" w:rsidRPr="00FE479B" w14:paraId="406541A1" w14:textId="77777777" w:rsidTr="00604314">
        <w:trPr>
          <w:trHeight w:val="170"/>
        </w:trPr>
        <w:tc>
          <w:tcPr>
            <w:tcW w:w="876" w:type="dxa"/>
            <w:shd w:val="clear" w:color="auto" w:fill="auto"/>
            <w:noWrap/>
            <w:vAlign w:val="center"/>
          </w:tcPr>
          <w:p w14:paraId="28A0FB6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236.2</w:t>
            </w:r>
          </w:p>
        </w:tc>
        <w:tc>
          <w:tcPr>
            <w:tcW w:w="876" w:type="dxa"/>
            <w:shd w:val="clear" w:color="auto" w:fill="auto"/>
            <w:noWrap/>
            <w:vAlign w:val="center"/>
          </w:tcPr>
          <w:p w14:paraId="42DA010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3.09E-03</w:t>
            </w:r>
          </w:p>
        </w:tc>
      </w:tr>
      <w:tr w:rsidR="00E91801" w:rsidRPr="00FE479B" w14:paraId="4D2162FF" w14:textId="77777777" w:rsidTr="00604314">
        <w:trPr>
          <w:trHeight w:val="170"/>
        </w:trPr>
        <w:tc>
          <w:tcPr>
            <w:tcW w:w="876" w:type="dxa"/>
            <w:shd w:val="clear" w:color="auto" w:fill="auto"/>
            <w:noWrap/>
            <w:vAlign w:val="center"/>
          </w:tcPr>
          <w:p w14:paraId="0793952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254.2</w:t>
            </w:r>
          </w:p>
        </w:tc>
        <w:tc>
          <w:tcPr>
            <w:tcW w:w="876" w:type="dxa"/>
            <w:shd w:val="clear" w:color="auto" w:fill="auto"/>
            <w:noWrap/>
            <w:vAlign w:val="center"/>
          </w:tcPr>
          <w:p w14:paraId="43CDE6F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7.38E-03</w:t>
            </w:r>
          </w:p>
        </w:tc>
      </w:tr>
      <w:tr w:rsidR="00E91801" w:rsidRPr="00FE479B" w14:paraId="3FA3297C" w14:textId="77777777" w:rsidTr="00604314">
        <w:trPr>
          <w:trHeight w:val="170"/>
        </w:trPr>
        <w:tc>
          <w:tcPr>
            <w:tcW w:w="876" w:type="dxa"/>
            <w:shd w:val="clear" w:color="auto" w:fill="auto"/>
            <w:noWrap/>
            <w:vAlign w:val="center"/>
          </w:tcPr>
          <w:p w14:paraId="14DFBA5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265.1</w:t>
            </w:r>
          </w:p>
        </w:tc>
        <w:tc>
          <w:tcPr>
            <w:tcW w:w="876" w:type="dxa"/>
            <w:shd w:val="clear" w:color="auto" w:fill="auto"/>
            <w:noWrap/>
            <w:vAlign w:val="center"/>
          </w:tcPr>
          <w:p w14:paraId="65FD4093"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3.99E-03</w:t>
            </w:r>
          </w:p>
        </w:tc>
      </w:tr>
      <w:tr w:rsidR="00E91801" w:rsidRPr="00FE479B" w14:paraId="3F39C831" w14:textId="77777777" w:rsidTr="00604314">
        <w:trPr>
          <w:trHeight w:val="170"/>
        </w:trPr>
        <w:tc>
          <w:tcPr>
            <w:tcW w:w="876" w:type="dxa"/>
            <w:shd w:val="clear" w:color="auto" w:fill="auto"/>
            <w:noWrap/>
            <w:vAlign w:val="center"/>
          </w:tcPr>
          <w:p w14:paraId="717B4AF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282.3</w:t>
            </w:r>
          </w:p>
        </w:tc>
        <w:tc>
          <w:tcPr>
            <w:tcW w:w="876" w:type="dxa"/>
            <w:shd w:val="clear" w:color="auto" w:fill="auto"/>
            <w:noWrap/>
            <w:vAlign w:val="center"/>
          </w:tcPr>
          <w:p w14:paraId="21F7EC8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5.57E-03</w:t>
            </w:r>
          </w:p>
        </w:tc>
      </w:tr>
      <w:tr w:rsidR="00E91801" w:rsidRPr="00FE479B" w14:paraId="0130887F" w14:textId="77777777" w:rsidTr="00604314">
        <w:trPr>
          <w:trHeight w:val="170"/>
        </w:trPr>
        <w:tc>
          <w:tcPr>
            <w:tcW w:w="876" w:type="dxa"/>
            <w:shd w:val="clear" w:color="auto" w:fill="auto"/>
            <w:noWrap/>
            <w:vAlign w:val="center"/>
          </w:tcPr>
          <w:p w14:paraId="26C1CEC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300.6</w:t>
            </w:r>
          </w:p>
        </w:tc>
        <w:tc>
          <w:tcPr>
            <w:tcW w:w="876" w:type="dxa"/>
            <w:shd w:val="clear" w:color="auto" w:fill="auto"/>
            <w:noWrap/>
            <w:vAlign w:val="center"/>
          </w:tcPr>
          <w:p w14:paraId="74266D00"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2.33E-03</w:t>
            </w:r>
          </w:p>
        </w:tc>
      </w:tr>
      <w:tr w:rsidR="00E91801" w:rsidRPr="00FE479B" w14:paraId="2A3307DD" w14:textId="77777777" w:rsidTr="00604314">
        <w:trPr>
          <w:trHeight w:val="170"/>
        </w:trPr>
        <w:tc>
          <w:tcPr>
            <w:tcW w:w="876" w:type="dxa"/>
            <w:shd w:val="clear" w:color="auto" w:fill="auto"/>
            <w:noWrap/>
            <w:vAlign w:val="center"/>
          </w:tcPr>
          <w:p w14:paraId="3DF12E6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323.4</w:t>
            </w:r>
          </w:p>
        </w:tc>
        <w:tc>
          <w:tcPr>
            <w:tcW w:w="876" w:type="dxa"/>
            <w:shd w:val="clear" w:color="auto" w:fill="auto"/>
            <w:noWrap/>
            <w:vAlign w:val="center"/>
          </w:tcPr>
          <w:p w14:paraId="688DFD1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2.72E-03</w:t>
            </w:r>
          </w:p>
        </w:tc>
      </w:tr>
      <w:tr w:rsidR="00E91801" w:rsidRPr="00FE479B" w14:paraId="0F98CAE9" w14:textId="77777777" w:rsidTr="00604314">
        <w:trPr>
          <w:trHeight w:val="170"/>
        </w:trPr>
        <w:tc>
          <w:tcPr>
            <w:tcW w:w="876" w:type="dxa"/>
            <w:shd w:val="clear" w:color="auto" w:fill="auto"/>
            <w:noWrap/>
            <w:vAlign w:val="center"/>
          </w:tcPr>
          <w:p w14:paraId="02C17F1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359.1</w:t>
            </w:r>
          </w:p>
        </w:tc>
        <w:tc>
          <w:tcPr>
            <w:tcW w:w="876" w:type="dxa"/>
            <w:shd w:val="clear" w:color="auto" w:fill="auto"/>
            <w:noWrap/>
            <w:vAlign w:val="center"/>
          </w:tcPr>
          <w:p w14:paraId="5434FB4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1.08E-02</w:t>
            </w:r>
          </w:p>
        </w:tc>
      </w:tr>
      <w:tr w:rsidR="00E91801" w:rsidRPr="00FE479B" w14:paraId="3F6CB91E" w14:textId="77777777" w:rsidTr="00604314">
        <w:trPr>
          <w:trHeight w:val="170"/>
        </w:trPr>
        <w:tc>
          <w:tcPr>
            <w:tcW w:w="876" w:type="dxa"/>
            <w:shd w:val="clear" w:color="auto" w:fill="auto"/>
            <w:noWrap/>
            <w:vAlign w:val="center"/>
          </w:tcPr>
          <w:p w14:paraId="73ACF74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390.5</w:t>
            </w:r>
          </w:p>
        </w:tc>
        <w:tc>
          <w:tcPr>
            <w:tcW w:w="876" w:type="dxa"/>
            <w:shd w:val="clear" w:color="auto" w:fill="auto"/>
            <w:noWrap/>
            <w:vAlign w:val="center"/>
          </w:tcPr>
          <w:p w14:paraId="4D974632"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6.17E-03</w:t>
            </w:r>
          </w:p>
        </w:tc>
      </w:tr>
      <w:tr w:rsidR="00E91801" w:rsidRPr="00FE479B" w14:paraId="158AFEBF" w14:textId="77777777" w:rsidTr="00604314">
        <w:trPr>
          <w:trHeight w:val="170"/>
        </w:trPr>
        <w:tc>
          <w:tcPr>
            <w:tcW w:w="876" w:type="dxa"/>
            <w:shd w:val="clear" w:color="auto" w:fill="auto"/>
            <w:noWrap/>
            <w:vAlign w:val="center"/>
          </w:tcPr>
          <w:p w14:paraId="49067C4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420.2</w:t>
            </w:r>
          </w:p>
        </w:tc>
        <w:tc>
          <w:tcPr>
            <w:tcW w:w="876" w:type="dxa"/>
            <w:shd w:val="clear" w:color="auto" w:fill="auto"/>
            <w:noWrap/>
            <w:vAlign w:val="center"/>
          </w:tcPr>
          <w:p w14:paraId="18DA9B7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1.95E-02</w:t>
            </w:r>
          </w:p>
        </w:tc>
      </w:tr>
      <w:tr w:rsidR="00E91801" w:rsidRPr="00FE479B" w14:paraId="36E713C7" w14:textId="77777777" w:rsidTr="00604314">
        <w:trPr>
          <w:trHeight w:val="170"/>
        </w:trPr>
        <w:tc>
          <w:tcPr>
            <w:tcW w:w="876" w:type="dxa"/>
            <w:shd w:val="clear" w:color="auto" w:fill="auto"/>
            <w:noWrap/>
            <w:vAlign w:val="center"/>
          </w:tcPr>
          <w:p w14:paraId="105BA90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447.4</w:t>
            </w:r>
          </w:p>
        </w:tc>
        <w:tc>
          <w:tcPr>
            <w:tcW w:w="876" w:type="dxa"/>
            <w:shd w:val="clear" w:color="auto" w:fill="auto"/>
            <w:noWrap/>
            <w:vAlign w:val="center"/>
          </w:tcPr>
          <w:p w14:paraId="27710C0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2.52E-02</w:t>
            </w:r>
          </w:p>
        </w:tc>
      </w:tr>
      <w:tr w:rsidR="00E91801" w:rsidRPr="00FE479B" w14:paraId="5FE93964" w14:textId="77777777" w:rsidTr="00604314">
        <w:trPr>
          <w:trHeight w:val="170"/>
        </w:trPr>
        <w:tc>
          <w:tcPr>
            <w:tcW w:w="876" w:type="dxa"/>
            <w:shd w:val="clear" w:color="auto" w:fill="auto"/>
            <w:noWrap/>
            <w:vAlign w:val="center"/>
          </w:tcPr>
          <w:p w14:paraId="59EE8BB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507.4</w:t>
            </w:r>
          </w:p>
        </w:tc>
        <w:tc>
          <w:tcPr>
            <w:tcW w:w="876" w:type="dxa"/>
            <w:shd w:val="clear" w:color="auto" w:fill="auto"/>
            <w:noWrap/>
            <w:vAlign w:val="center"/>
          </w:tcPr>
          <w:p w14:paraId="2F72BDD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2.79E-02</w:t>
            </w:r>
          </w:p>
        </w:tc>
      </w:tr>
      <w:tr w:rsidR="00E91801" w:rsidRPr="00FE479B" w14:paraId="76D743BE" w14:textId="77777777" w:rsidTr="00604314">
        <w:trPr>
          <w:trHeight w:val="170"/>
        </w:trPr>
        <w:tc>
          <w:tcPr>
            <w:tcW w:w="876" w:type="dxa"/>
            <w:shd w:val="clear" w:color="auto" w:fill="auto"/>
            <w:noWrap/>
            <w:vAlign w:val="center"/>
          </w:tcPr>
          <w:p w14:paraId="114BA732"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575.3</w:t>
            </w:r>
          </w:p>
        </w:tc>
        <w:tc>
          <w:tcPr>
            <w:tcW w:w="876" w:type="dxa"/>
            <w:shd w:val="clear" w:color="auto" w:fill="auto"/>
            <w:noWrap/>
            <w:vAlign w:val="center"/>
          </w:tcPr>
          <w:p w14:paraId="1E59D1E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9.29E-03</w:t>
            </w:r>
          </w:p>
        </w:tc>
      </w:tr>
      <w:tr w:rsidR="00E91801" w:rsidRPr="00FE479B" w14:paraId="2224DE91" w14:textId="77777777" w:rsidTr="00604314">
        <w:trPr>
          <w:trHeight w:val="170"/>
        </w:trPr>
        <w:tc>
          <w:tcPr>
            <w:tcW w:w="876" w:type="dxa"/>
            <w:shd w:val="clear" w:color="auto" w:fill="auto"/>
            <w:noWrap/>
            <w:vAlign w:val="center"/>
          </w:tcPr>
          <w:p w14:paraId="3B4EB746"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666.1</w:t>
            </w:r>
          </w:p>
        </w:tc>
        <w:tc>
          <w:tcPr>
            <w:tcW w:w="876" w:type="dxa"/>
            <w:shd w:val="clear" w:color="auto" w:fill="auto"/>
            <w:noWrap/>
            <w:vAlign w:val="center"/>
          </w:tcPr>
          <w:p w14:paraId="55D9DDF5"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6.17E-02</w:t>
            </w:r>
          </w:p>
        </w:tc>
      </w:tr>
      <w:tr w:rsidR="00E91801" w:rsidRPr="00FE479B" w14:paraId="47E5F998" w14:textId="77777777" w:rsidTr="00604314">
        <w:trPr>
          <w:trHeight w:val="170"/>
        </w:trPr>
        <w:tc>
          <w:tcPr>
            <w:tcW w:w="876" w:type="dxa"/>
            <w:shd w:val="clear" w:color="auto" w:fill="auto"/>
            <w:noWrap/>
            <w:vAlign w:val="center"/>
          </w:tcPr>
          <w:p w14:paraId="7B7B1CF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795.9</w:t>
            </w:r>
          </w:p>
        </w:tc>
        <w:tc>
          <w:tcPr>
            <w:tcW w:w="876" w:type="dxa"/>
            <w:shd w:val="clear" w:color="auto" w:fill="auto"/>
            <w:noWrap/>
            <w:vAlign w:val="center"/>
          </w:tcPr>
          <w:p w14:paraId="3D141E9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3.34E-02</w:t>
            </w:r>
          </w:p>
        </w:tc>
      </w:tr>
      <w:tr w:rsidR="00E91801" w:rsidRPr="00FE479B" w14:paraId="09BF1813" w14:textId="77777777" w:rsidTr="00604314">
        <w:trPr>
          <w:trHeight w:val="170"/>
        </w:trPr>
        <w:tc>
          <w:tcPr>
            <w:tcW w:w="876" w:type="dxa"/>
            <w:shd w:val="clear" w:color="auto" w:fill="auto"/>
            <w:noWrap/>
            <w:vAlign w:val="center"/>
          </w:tcPr>
          <w:p w14:paraId="5CA5104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847.5</w:t>
            </w:r>
          </w:p>
        </w:tc>
        <w:tc>
          <w:tcPr>
            <w:tcW w:w="876" w:type="dxa"/>
            <w:shd w:val="clear" w:color="auto" w:fill="auto"/>
            <w:noWrap/>
            <w:vAlign w:val="center"/>
          </w:tcPr>
          <w:p w14:paraId="436EB91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2.58E-02</w:t>
            </w:r>
          </w:p>
        </w:tc>
      </w:tr>
      <w:tr w:rsidR="00E91801" w:rsidRPr="00FE479B" w14:paraId="64D44519" w14:textId="77777777" w:rsidTr="00604314">
        <w:trPr>
          <w:trHeight w:val="170"/>
        </w:trPr>
        <w:tc>
          <w:tcPr>
            <w:tcW w:w="876" w:type="dxa"/>
            <w:shd w:val="clear" w:color="auto" w:fill="auto"/>
            <w:noWrap/>
            <w:vAlign w:val="center"/>
          </w:tcPr>
          <w:p w14:paraId="030B4249"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893.0</w:t>
            </w:r>
          </w:p>
        </w:tc>
        <w:tc>
          <w:tcPr>
            <w:tcW w:w="876" w:type="dxa"/>
            <w:shd w:val="clear" w:color="auto" w:fill="auto"/>
            <w:noWrap/>
            <w:vAlign w:val="center"/>
          </w:tcPr>
          <w:p w14:paraId="61FA9288"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1.26E-02</w:t>
            </w:r>
          </w:p>
        </w:tc>
      </w:tr>
      <w:tr w:rsidR="00E91801" w:rsidRPr="00FE479B" w14:paraId="633129DB" w14:textId="77777777" w:rsidTr="00604314">
        <w:trPr>
          <w:trHeight w:val="170"/>
        </w:trPr>
        <w:tc>
          <w:tcPr>
            <w:tcW w:w="876" w:type="dxa"/>
            <w:shd w:val="clear" w:color="auto" w:fill="auto"/>
            <w:noWrap/>
            <w:vAlign w:val="center"/>
          </w:tcPr>
          <w:p w14:paraId="3E6BAAD2"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941.0</w:t>
            </w:r>
          </w:p>
        </w:tc>
        <w:tc>
          <w:tcPr>
            <w:tcW w:w="876" w:type="dxa"/>
            <w:shd w:val="clear" w:color="auto" w:fill="auto"/>
            <w:noWrap/>
            <w:vAlign w:val="center"/>
          </w:tcPr>
          <w:p w14:paraId="438512D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4.54E-02</w:t>
            </w:r>
          </w:p>
        </w:tc>
      </w:tr>
      <w:tr w:rsidR="00E91801" w:rsidRPr="00FE479B" w14:paraId="0704B772" w14:textId="77777777" w:rsidTr="00604314">
        <w:trPr>
          <w:trHeight w:val="170"/>
        </w:trPr>
        <w:tc>
          <w:tcPr>
            <w:tcW w:w="876" w:type="dxa"/>
            <w:shd w:val="clear" w:color="auto" w:fill="auto"/>
            <w:noWrap/>
            <w:vAlign w:val="center"/>
          </w:tcPr>
          <w:p w14:paraId="701FAFA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1089.6</w:t>
            </w:r>
          </w:p>
        </w:tc>
        <w:tc>
          <w:tcPr>
            <w:tcW w:w="876" w:type="dxa"/>
            <w:shd w:val="clear" w:color="auto" w:fill="auto"/>
            <w:noWrap/>
            <w:vAlign w:val="center"/>
          </w:tcPr>
          <w:p w14:paraId="0AA214C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4.66E-02</w:t>
            </w:r>
          </w:p>
        </w:tc>
      </w:tr>
      <w:tr w:rsidR="00E91801" w:rsidRPr="00FE479B" w14:paraId="55D2D79F" w14:textId="77777777" w:rsidTr="00604314">
        <w:trPr>
          <w:trHeight w:val="170"/>
        </w:trPr>
        <w:tc>
          <w:tcPr>
            <w:tcW w:w="876" w:type="dxa"/>
            <w:shd w:val="clear" w:color="auto" w:fill="auto"/>
            <w:noWrap/>
            <w:vAlign w:val="center"/>
          </w:tcPr>
          <w:p w14:paraId="5AFE420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1197.3</w:t>
            </w:r>
          </w:p>
        </w:tc>
        <w:tc>
          <w:tcPr>
            <w:tcW w:w="876" w:type="dxa"/>
            <w:shd w:val="clear" w:color="auto" w:fill="auto"/>
            <w:noWrap/>
            <w:vAlign w:val="center"/>
          </w:tcPr>
          <w:p w14:paraId="673776B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1.67E-02</w:t>
            </w:r>
          </w:p>
        </w:tc>
      </w:tr>
      <w:tr w:rsidR="00E91801" w:rsidRPr="00FE479B" w14:paraId="4B97B66C" w14:textId="77777777" w:rsidTr="00604314">
        <w:trPr>
          <w:trHeight w:val="170"/>
        </w:trPr>
        <w:tc>
          <w:tcPr>
            <w:tcW w:w="876" w:type="dxa"/>
            <w:shd w:val="clear" w:color="auto" w:fill="auto"/>
            <w:noWrap/>
            <w:vAlign w:val="center"/>
          </w:tcPr>
          <w:p w14:paraId="14A6D9F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1248.5</w:t>
            </w:r>
          </w:p>
        </w:tc>
        <w:tc>
          <w:tcPr>
            <w:tcW w:w="876" w:type="dxa"/>
            <w:shd w:val="clear" w:color="auto" w:fill="auto"/>
            <w:noWrap/>
            <w:vAlign w:val="center"/>
          </w:tcPr>
          <w:p w14:paraId="60056F9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4.66E-02</w:t>
            </w:r>
          </w:p>
        </w:tc>
      </w:tr>
      <w:tr w:rsidR="00E91801" w:rsidRPr="00FE479B" w14:paraId="066D65DF" w14:textId="77777777" w:rsidTr="00604314">
        <w:trPr>
          <w:trHeight w:val="170"/>
        </w:trPr>
        <w:tc>
          <w:tcPr>
            <w:tcW w:w="876" w:type="dxa"/>
            <w:shd w:val="clear" w:color="auto" w:fill="auto"/>
            <w:noWrap/>
            <w:vAlign w:val="center"/>
          </w:tcPr>
          <w:p w14:paraId="163E25A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1460.8</w:t>
            </w:r>
          </w:p>
        </w:tc>
        <w:tc>
          <w:tcPr>
            <w:tcW w:w="876" w:type="dxa"/>
            <w:shd w:val="clear" w:color="auto" w:fill="auto"/>
            <w:noWrap/>
            <w:vAlign w:val="center"/>
          </w:tcPr>
          <w:p w14:paraId="69373807"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2.79E-03</w:t>
            </w:r>
          </w:p>
        </w:tc>
      </w:tr>
      <w:tr w:rsidR="00E91801" w:rsidRPr="00FE479B" w14:paraId="1BEB1E60" w14:textId="77777777" w:rsidTr="00604314">
        <w:trPr>
          <w:trHeight w:val="170"/>
        </w:trPr>
        <w:tc>
          <w:tcPr>
            <w:tcW w:w="876" w:type="dxa"/>
            <w:shd w:val="clear" w:color="auto" w:fill="auto"/>
            <w:noWrap/>
            <w:vAlign w:val="center"/>
          </w:tcPr>
          <w:p w14:paraId="2DE9E31F"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1673.9</w:t>
            </w:r>
          </w:p>
        </w:tc>
        <w:tc>
          <w:tcPr>
            <w:tcW w:w="876" w:type="dxa"/>
            <w:shd w:val="clear" w:color="auto" w:fill="auto"/>
            <w:noWrap/>
            <w:vAlign w:val="center"/>
          </w:tcPr>
          <w:p w14:paraId="00BADE3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2.58E-03</w:t>
            </w:r>
          </w:p>
        </w:tc>
      </w:tr>
      <w:tr w:rsidR="00E91801" w:rsidRPr="00FE479B" w14:paraId="71888D5C" w14:textId="77777777" w:rsidTr="00604314">
        <w:trPr>
          <w:trHeight w:val="170"/>
        </w:trPr>
        <w:tc>
          <w:tcPr>
            <w:tcW w:w="876" w:type="dxa"/>
            <w:shd w:val="clear" w:color="auto" w:fill="auto"/>
            <w:noWrap/>
            <w:vAlign w:val="center"/>
          </w:tcPr>
          <w:p w14:paraId="25F9062B"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1898.0</w:t>
            </w:r>
          </w:p>
        </w:tc>
        <w:tc>
          <w:tcPr>
            <w:tcW w:w="876" w:type="dxa"/>
            <w:shd w:val="clear" w:color="auto" w:fill="auto"/>
            <w:noWrap/>
            <w:vAlign w:val="center"/>
          </w:tcPr>
          <w:p w14:paraId="5D6E74ED"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5.71E-04</w:t>
            </w:r>
          </w:p>
        </w:tc>
      </w:tr>
      <w:tr w:rsidR="00E91801" w:rsidRPr="00FE479B" w14:paraId="0BFDD745" w14:textId="77777777" w:rsidTr="00604314">
        <w:trPr>
          <w:trHeight w:val="170"/>
        </w:trPr>
        <w:tc>
          <w:tcPr>
            <w:tcW w:w="876" w:type="dxa"/>
            <w:shd w:val="clear" w:color="auto" w:fill="auto"/>
            <w:noWrap/>
            <w:vAlign w:val="center"/>
          </w:tcPr>
          <w:p w14:paraId="1EA4021A"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2000</w:t>
            </w:r>
          </w:p>
        </w:tc>
        <w:tc>
          <w:tcPr>
            <w:tcW w:w="876" w:type="dxa"/>
            <w:shd w:val="clear" w:color="auto" w:fill="auto"/>
            <w:noWrap/>
            <w:vAlign w:val="center"/>
          </w:tcPr>
          <w:p w14:paraId="14F166B4" w14:textId="77777777" w:rsidR="00E91801" w:rsidRPr="00FE479B" w:rsidRDefault="00E91801" w:rsidP="00604314">
            <w:pPr>
              <w:spacing w:line="240" w:lineRule="auto"/>
              <w:jc w:val="center"/>
              <w:rPr>
                <w:rFonts w:asciiTheme="majorBidi" w:eastAsia="Batang" w:hAnsiTheme="majorBidi" w:cstheme="majorBidi"/>
                <w:sz w:val="16"/>
                <w:szCs w:val="16"/>
                <w:lang w:eastAsia="ko-KR"/>
              </w:rPr>
            </w:pPr>
            <w:r w:rsidRPr="00FE479B">
              <w:rPr>
                <w:rFonts w:asciiTheme="majorBidi" w:hAnsiTheme="majorBidi" w:cstheme="majorBidi"/>
                <w:color w:val="000000"/>
                <w:sz w:val="16"/>
                <w:szCs w:val="16"/>
              </w:rPr>
              <w:t>1.30E-03</w:t>
            </w:r>
          </w:p>
        </w:tc>
      </w:tr>
      <w:tr w:rsidR="00E91801" w:rsidRPr="00FE479B" w14:paraId="1B140ECA" w14:textId="77777777" w:rsidTr="00604314">
        <w:trPr>
          <w:trHeight w:val="170"/>
        </w:trPr>
        <w:tc>
          <w:tcPr>
            <w:tcW w:w="876" w:type="dxa"/>
            <w:shd w:val="clear" w:color="auto" w:fill="D6E3BC" w:themeFill="accent3" w:themeFillTint="66"/>
            <w:noWrap/>
            <w:vAlign w:val="center"/>
          </w:tcPr>
          <w:p w14:paraId="2438174F" w14:textId="77777777" w:rsidR="00E91801" w:rsidRPr="00FE479B" w:rsidRDefault="00E91801" w:rsidP="00604314">
            <w:pPr>
              <w:spacing w:line="240" w:lineRule="auto"/>
              <w:jc w:val="center"/>
              <w:rPr>
                <w:rFonts w:asciiTheme="majorBidi" w:eastAsia="Batang" w:hAnsiTheme="majorBidi" w:cstheme="majorBidi"/>
                <w:b/>
                <w:bCs/>
                <w:sz w:val="18"/>
                <w:szCs w:val="18"/>
                <w:lang w:eastAsia="ko-KR"/>
              </w:rPr>
            </w:pPr>
            <w:proofErr w:type="spellStart"/>
            <w:r w:rsidRPr="00FE479B">
              <w:rPr>
                <w:rFonts w:asciiTheme="majorBidi" w:eastAsia="Batang" w:hAnsiTheme="majorBidi" w:cstheme="majorBidi"/>
                <w:b/>
                <w:bCs/>
                <w:sz w:val="18"/>
                <w:szCs w:val="18"/>
                <w:lang w:eastAsia="ko-KR"/>
              </w:rPr>
              <w:t>Grms</w:t>
            </w:r>
            <w:proofErr w:type="spellEnd"/>
          </w:p>
        </w:tc>
        <w:tc>
          <w:tcPr>
            <w:tcW w:w="876" w:type="dxa"/>
            <w:shd w:val="clear" w:color="auto" w:fill="D6E3BC" w:themeFill="accent3" w:themeFillTint="66"/>
            <w:noWrap/>
            <w:vAlign w:val="center"/>
          </w:tcPr>
          <w:p w14:paraId="16E2EFBE" w14:textId="77777777" w:rsidR="00E91801" w:rsidRPr="00FE479B" w:rsidRDefault="00E91801" w:rsidP="00604314">
            <w:pPr>
              <w:spacing w:line="240" w:lineRule="auto"/>
              <w:jc w:val="center"/>
              <w:rPr>
                <w:rFonts w:asciiTheme="majorBidi" w:eastAsia="Batang" w:hAnsiTheme="majorBidi" w:cstheme="majorBidi"/>
                <w:b/>
                <w:bCs/>
                <w:sz w:val="18"/>
                <w:szCs w:val="18"/>
                <w:lang w:eastAsia="ko-KR"/>
              </w:rPr>
            </w:pPr>
            <w:r>
              <w:rPr>
                <w:rFonts w:asciiTheme="majorBidi" w:eastAsia="Batang" w:hAnsiTheme="majorBidi" w:cstheme="majorBidi"/>
                <w:b/>
                <w:bCs/>
                <w:sz w:val="18"/>
                <w:szCs w:val="18"/>
                <w:lang w:eastAsia="ko-KR"/>
              </w:rPr>
              <w:t>5.7</w:t>
            </w:r>
          </w:p>
        </w:tc>
      </w:tr>
    </w:tbl>
    <w:p w14:paraId="6B8808C9" w14:textId="4CDB2070" w:rsidR="00E91801" w:rsidRDefault="00E91801" w:rsidP="00E91801">
      <w:pPr>
        <w:jc w:val="left"/>
        <w:rPr>
          <w:rFonts w:asciiTheme="majorBidi" w:hAnsiTheme="majorBidi" w:cstheme="majorBidi"/>
        </w:rPr>
      </w:pPr>
      <w:r>
        <w:rPr>
          <w:noProof/>
          <w:lang w:eastAsia="ko-KR"/>
        </w:rPr>
        <w:drawing>
          <wp:anchor distT="0" distB="0" distL="114300" distR="114300" simplePos="0" relativeHeight="251686912" behindDoc="0" locked="0" layoutInCell="1" allowOverlap="1" wp14:anchorId="454B8D93" wp14:editId="6A23B68D">
            <wp:simplePos x="0" y="0"/>
            <wp:positionH relativeFrom="column">
              <wp:posOffset>1348105</wp:posOffset>
            </wp:positionH>
            <wp:positionV relativeFrom="paragraph">
              <wp:posOffset>67310</wp:posOffset>
            </wp:positionV>
            <wp:extent cx="5032375" cy="2814955"/>
            <wp:effectExtent l="19050" t="19050" r="15875" b="2349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cstate="print">
                      <a:extLst>
                        <a:ext uri="{28A0092B-C50C-407E-A947-70E740481C1C}">
                          <a14:useLocalDpi xmlns:a14="http://schemas.microsoft.com/office/drawing/2010/main" val="0"/>
                        </a:ext>
                      </a:extLst>
                    </a:blip>
                    <a:srcRect l="7278" r="7421"/>
                    <a:stretch/>
                  </pic:blipFill>
                  <pic:spPr bwMode="auto">
                    <a:xfrm>
                      <a:off x="0" y="0"/>
                      <a:ext cx="5032375" cy="281495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CC60A11" w14:textId="1A125888" w:rsidR="00E91801" w:rsidRDefault="00E91801" w:rsidP="00E91801">
      <w:pPr>
        <w:jc w:val="left"/>
        <w:rPr>
          <w:rFonts w:asciiTheme="majorBidi" w:hAnsiTheme="majorBidi" w:cstheme="majorBidi"/>
        </w:rPr>
      </w:pPr>
    </w:p>
    <w:p w14:paraId="347D228A" w14:textId="77777777" w:rsidR="00E91801" w:rsidRDefault="00E91801" w:rsidP="00E91801">
      <w:pPr>
        <w:jc w:val="left"/>
        <w:rPr>
          <w:rFonts w:asciiTheme="majorBidi" w:hAnsiTheme="majorBidi" w:cstheme="majorBidi"/>
        </w:rPr>
      </w:pPr>
    </w:p>
    <w:p w14:paraId="3FA2E558" w14:textId="77777777" w:rsidR="00E91801" w:rsidRDefault="00E91801" w:rsidP="00E91801">
      <w:pPr>
        <w:jc w:val="left"/>
        <w:rPr>
          <w:rFonts w:asciiTheme="majorBidi" w:hAnsiTheme="majorBidi" w:cstheme="majorBidi"/>
        </w:rPr>
      </w:pPr>
    </w:p>
    <w:p w14:paraId="6745394F" w14:textId="77777777" w:rsidR="00E91801" w:rsidRDefault="00E91801" w:rsidP="00E91801">
      <w:pPr>
        <w:jc w:val="left"/>
        <w:rPr>
          <w:rFonts w:asciiTheme="majorBidi" w:hAnsiTheme="majorBidi" w:cstheme="majorBidi"/>
        </w:rPr>
      </w:pPr>
    </w:p>
    <w:p w14:paraId="65B46B75" w14:textId="77777777" w:rsidR="00E91801" w:rsidRDefault="00E91801" w:rsidP="00E91801">
      <w:pPr>
        <w:jc w:val="left"/>
        <w:rPr>
          <w:rFonts w:asciiTheme="majorBidi" w:hAnsiTheme="majorBidi" w:cstheme="majorBidi"/>
        </w:rPr>
      </w:pPr>
    </w:p>
    <w:p w14:paraId="558B4696" w14:textId="77777777" w:rsidR="00E91801" w:rsidRDefault="00E91801" w:rsidP="00E91801">
      <w:pPr>
        <w:jc w:val="left"/>
        <w:rPr>
          <w:rFonts w:asciiTheme="majorBidi" w:hAnsiTheme="majorBidi" w:cstheme="majorBidi"/>
        </w:rPr>
      </w:pPr>
    </w:p>
    <w:p w14:paraId="5B1FD596" w14:textId="77777777" w:rsidR="00E91801" w:rsidRDefault="00E91801" w:rsidP="00E91801">
      <w:pPr>
        <w:jc w:val="left"/>
        <w:rPr>
          <w:rFonts w:asciiTheme="majorBidi" w:hAnsiTheme="majorBidi" w:cstheme="majorBidi"/>
        </w:rPr>
      </w:pPr>
    </w:p>
    <w:p w14:paraId="6F51C750" w14:textId="77777777" w:rsidR="00E91801" w:rsidRDefault="00E91801" w:rsidP="00E91801">
      <w:pPr>
        <w:jc w:val="left"/>
        <w:rPr>
          <w:rFonts w:asciiTheme="majorBidi" w:hAnsiTheme="majorBidi" w:cstheme="majorBidi"/>
        </w:rPr>
      </w:pPr>
    </w:p>
    <w:p w14:paraId="2F583084" w14:textId="77777777" w:rsidR="00E91801" w:rsidRDefault="00E91801" w:rsidP="00E91801">
      <w:pPr>
        <w:jc w:val="left"/>
        <w:rPr>
          <w:rFonts w:asciiTheme="majorBidi" w:hAnsiTheme="majorBidi" w:cstheme="majorBidi"/>
        </w:rPr>
      </w:pPr>
    </w:p>
    <w:p w14:paraId="6549F385" w14:textId="77777777" w:rsidR="00E91801" w:rsidRDefault="00E91801" w:rsidP="00E91801">
      <w:pPr>
        <w:jc w:val="left"/>
        <w:rPr>
          <w:rFonts w:asciiTheme="majorBidi" w:hAnsiTheme="majorBidi" w:cstheme="majorBidi"/>
        </w:rPr>
      </w:pPr>
    </w:p>
    <w:p w14:paraId="61101EAA" w14:textId="77777777" w:rsidR="00E91801" w:rsidRDefault="00E91801" w:rsidP="00E91801">
      <w:pPr>
        <w:jc w:val="center"/>
        <w:rPr>
          <w:rFonts w:asciiTheme="majorBidi" w:hAnsiTheme="majorBidi" w:cstheme="majorBidi"/>
        </w:rPr>
      </w:pPr>
      <w:r w:rsidRPr="00B873A0">
        <w:rPr>
          <w:rFonts w:asciiTheme="majorBidi" w:hAnsiTheme="majorBidi" w:cstheme="majorBidi"/>
        </w:rPr>
        <w:lastRenderedPageBreak/>
        <w:br w:type="textWrapping" w:clear="all"/>
      </w:r>
      <w:r>
        <w:rPr>
          <w:rFonts w:asciiTheme="majorBidi" w:hAnsiTheme="majorBidi" w:cstheme="majorBidi"/>
        </w:rPr>
        <w:t xml:space="preserve">                                      </w:t>
      </w:r>
    </w:p>
    <w:p w14:paraId="4275486F" w14:textId="79102C6C" w:rsidR="00E91801" w:rsidRPr="00952971" w:rsidRDefault="00E91801" w:rsidP="00E91801">
      <w:pPr>
        <w:jc w:val="center"/>
        <w:rPr>
          <w:rFonts w:asciiTheme="majorBidi" w:hAnsiTheme="majorBidi" w:cstheme="majorBidi"/>
          <w:u w:val="single"/>
        </w:rPr>
      </w:pPr>
      <w:r>
        <w:rPr>
          <w:rFonts w:asciiTheme="majorBidi" w:hAnsiTheme="majorBidi" w:cstheme="majorBidi"/>
        </w:rPr>
        <w:t xml:space="preserve">               </w:t>
      </w:r>
      <w:r w:rsidRPr="00952971">
        <w:rPr>
          <w:rFonts w:asciiTheme="majorBidi" w:hAnsiTheme="majorBidi" w:cstheme="majorBidi"/>
          <w:u w:val="single"/>
        </w:rPr>
        <w:t>Z Axis</w:t>
      </w:r>
    </w:p>
    <w:tbl>
      <w:tblPr>
        <w:tblpPr w:leftFromText="180" w:rightFromText="180" w:vertAnchor="text" w:tblpY="1"/>
        <w:tblOverlap w:val="never"/>
        <w:tblW w:w="1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5"/>
        <w:gridCol w:w="996"/>
      </w:tblGrid>
      <w:tr w:rsidR="00E91801" w:rsidRPr="0039484B" w14:paraId="6997EBBC" w14:textId="77777777" w:rsidTr="00604314">
        <w:trPr>
          <w:trHeight w:val="170"/>
        </w:trPr>
        <w:tc>
          <w:tcPr>
            <w:tcW w:w="885" w:type="dxa"/>
            <w:shd w:val="clear" w:color="auto" w:fill="D9D9D9" w:themeFill="background1" w:themeFillShade="D9"/>
            <w:noWrap/>
            <w:vAlign w:val="center"/>
          </w:tcPr>
          <w:p w14:paraId="28689AA6" w14:textId="77777777" w:rsidR="00E91801" w:rsidRPr="0039484B" w:rsidRDefault="00E91801" w:rsidP="00604314">
            <w:pPr>
              <w:spacing w:line="240" w:lineRule="auto"/>
              <w:jc w:val="center"/>
              <w:rPr>
                <w:rFonts w:asciiTheme="majorBidi" w:eastAsia="Batang" w:hAnsiTheme="majorBidi" w:cstheme="majorBidi"/>
                <w:sz w:val="18"/>
                <w:szCs w:val="18"/>
                <w:lang w:eastAsia="ko-KR"/>
              </w:rPr>
            </w:pPr>
            <w:r w:rsidRPr="0039484B">
              <w:rPr>
                <w:rFonts w:asciiTheme="majorBidi" w:eastAsia="Batang" w:hAnsiTheme="majorBidi" w:cstheme="majorBidi"/>
                <w:b/>
                <w:bCs/>
                <w:sz w:val="18"/>
                <w:szCs w:val="18"/>
                <w:lang w:eastAsia="ko-KR"/>
              </w:rPr>
              <w:t>Freq.</w:t>
            </w:r>
          </w:p>
        </w:tc>
        <w:tc>
          <w:tcPr>
            <w:tcW w:w="996" w:type="dxa"/>
            <w:shd w:val="clear" w:color="auto" w:fill="D9D9D9" w:themeFill="background1" w:themeFillShade="D9"/>
            <w:noWrap/>
            <w:vAlign w:val="center"/>
          </w:tcPr>
          <w:p w14:paraId="5001A15A" w14:textId="77777777" w:rsidR="00E91801" w:rsidRPr="0039484B" w:rsidRDefault="00E91801" w:rsidP="00604314">
            <w:pPr>
              <w:spacing w:line="240" w:lineRule="auto"/>
              <w:jc w:val="center"/>
              <w:rPr>
                <w:rFonts w:asciiTheme="majorBidi" w:eastAsia="Batang" w:hAnsiTheme="majorBidi" w:cstheme="majorBidi"/>
                <w:sz w:val="18"/>
                <w:szCs w:val="18"/>
                <w:lang w:eastAsia="ko-KR"/>
              </w:rPr>
            </w:pPr>
            <w:r w:rsidRPr="0039484B">
              <w:rPr>
                <w:rFonts w:asciiTheme="majorBidi" w:eastAsia="Batang" w:hAnsiTheme="majorBidi" w:cstheme="majorBidi"/>
                <w:b/>
                <w:bCs/>
                <w:sz w:val="18"/>
                <w:szCs w:val="18"/>
                <w:lang w:eastAsia="ko-KR"/>
              </w:rPr>
              <w:t>PSD</w:t>
            </w:r>
          </w:p>
        </w:tc>
      </w:tr>
      <w:tr w:rsidR="00E91801" w:rsidRPr="0039484B" w14:paraId="729B96C4" w14:textId="77777777" w:rsidTr="00604314">
        <w:trPr>
          <w:trHeight w:val="170"/>
        </w:trPr>
        <w:tc>
          <w:tcPr>
            <w:tcW w:w="885" w:type="dxa"/>
            <w:shd w:val="clear" w:color="auto" w:fill="auto"/>
            <w:noWrap/>
            <w:vAlign w:val="bottom"/>
          </w:tcPr>
          <w:p w14:paraId="043B76AC"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5.0</w:t>
            </w:r>
          </w:p>
        </w:tc>
        <w:tc>
          <w:tcPr>
            <w:tcW w:w="996" w:type="dxa"/>
            <w:shd w:val="clear" w:color="auto" w:fill="auto"/>
            <w:noWrap/>
            <w:vAlign w:val="bottom"/>
          </w:tcPr>
          <w:p w14:paraId="7844631F"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2.94E-05</w:t>
            </w:r>
          </w:p>
        </w:tc>
      </w:tr>
      <w:tr w:rsidR="00E91801" w:rsidRPr="0039484B" w14:paraId="232ABC47" w14:textId="77777777" w:rsidTr="00604314">
        <w:trPr>
          <w:trHeight w:val="170"/>
        </w:trPr>
        <w:tc>
          <w:tcPr>
            <w:tcW w:w="885" w:type="dxa"/>
            <w:shd w:val="clear" w:color="auto" w:fill="auto"/>
            <w:noWrap/>
            <w:vAlign w:val="bottom"/>
          </w:tcPr>
          <w:p w14:paraId="55F3DCCE"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6.0</w:t>
            </w:r>
          </w:p>
        </w:tc>
        <w:tc>
          <w:tcPr>
            <w:tcW w:w="996" w:type="dxa"/>
            <w:shd w:val="clear" w:color="auto" w:fill="auto"/>
            <w:noWrap/>
            <w:vAlign w:val="bottom"/>
          </w:tcPr>
          <w:p w14:paraId="076AB191"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3.25E-05</w:t>
            </w:r>
          </w:p>
        </w:tc>
      </w:tr>
      <w:tr w:rsidR="00E91801" w:rsidRPr="0039484B" w14:paraId="2ED70E68" w14:textId="77777777" w:rsidTr="00604314">
        <w:trPr>
          <w:trHeight w:val="170"/>
        </w:trPr>
        <w:tc>
          <w:tcPr>
            <w:tcW w:w="885" w:type="dxa"/>
            <w:shd w:val="clear" w:color="auto" w:fill="auto"/>
            <w:noWrap/>
            <w:vAlign w:val="bottom"/>
          </w:tcPr>
          <w:p w14:paraId="3985B6E7"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7.0</w:t>
            </w:r>
          </w:p>
        </w:tc>
        <w:tc>
          <w:tcPr>
            <w:tcW w:w="996" w:type="dxa"/>
            <w:shd w:val="clear" w:color="auto" w:fill="auto"/>
            <w:noWrap/>
            <w:vAlign w:val="bottom"/>
          </w:tcPr>
          <w:p w14:paraId="59C67DDB"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2.33E-04</w:t>
            </w:r>
          </w:p>
        </w:tc>
      </w:tr>
      <w:tr w:rsidR="00E91801" w:rsidRPr="0039484B" w14:paraId="5889415F" w14:textId="77777777" w:rsidTr="00604314">
        <w:trPr>
          <w:trHeight w:val="170"/>
        </w:trPr>
        <w:tc>
          <w:tcPr>
            <w:tcW w:w="885" w:type="dxa"/>
            <w:shd w:val="clear" w:color="auto" w:fill="auto"/>
            <w:noWrap/>
            <w:vAlign w:val="bottom"/>
          </w:tcPr>
          <w:p w14:paraId="0B506913"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8.0</w:t>
            </w:r>
          </w:p>
        </w:tc>
        <w:tc>
          <w:tcPr>
            <w:tcW w:w="996" w:type="dxa"/>
            <w:shd w:val="clear" w:color="auto" w:fill="auto"/>
            <w:noWrap/>
            <w:vAlign w:val="bottom"/>
          </w:tcPr>
          <w:p w14:paraId="26DBC7B5"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2.11E-04</w:t>
            </w:r>
          </w:p>
        </w:tc>
      </w:tr>
      <w:tr w:rsidR="00E91801" w:rsidRPr="0039484B" w14:paraId="69E8D9D9" w14:textId="77777777" w:rsidTr="00604314">
        <w:trPr>
          <w:trHeight w:val="170"/>
        </w:trPr>
        <w:tc>
          <w:tcPr>
            <w:tcW w:w="885" w:type="dxa"/>
            <w:shd w:val="clear" w:color="auto" w:fill="auto"/>
            <w:noWrap/>
            <w:vAlign w:val="bottom"/>
          </w:tcPr>
          <w:p w14:paraId="249DB274"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8.9</w:t>
            </w:r>
          </w:p>
        </w:tc>
        <w:tc>
          <w:tcPr>
            <w:tcW w:w="996" w:type="dxa"/>
            <w:shd w:val="clear" w:color="auto" w:fill="auto"/>
            <w:noWrap/>
            <w:vAlign w:val="bottom"/>
          </w:tcPr>
          <w:p w14:paraId="50D3D6EB"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1.36E-04</w:t>
            </w:r>
          </w:p>
        </w:tc>
      </w:tr>
      <w:tr w:rsidR="00E91801" w:rsidRPr="0039484B" w14:paraId="6F71F472" w14:textId="77777777" w:rsidTr="00604314">
        <w:trPr>
          <w:trHeight w:val="170"/>
        </w:trPr>
        <w:tc>
          <w:tcPr>
            <w:tcW w:w="885" w:type="dxa"/>
            <w:shd w:val="clear" w:color="auto" w:fill="auto"/>
            <w:noWrap/>
            <w:vAlign w:val="bottom"/>
          </w:tcPr>
          <w:p w14:paraId="24FA49ED"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10.1</w:t>
            </w:r>
          </w:p>
        </w:tc>
        <w:tc>
          <w:tcPr>
            <w:tcW w:w="996" w:type="dxa"/>
            <w:shd w:val="clear" w:color="auto" w:fill="auto"/>
            <w:noWrap/>
            <w:vAlign w:val="bottom"/>
          </w:tcPr>
          <w:p w14:paraId="30F2D8BF"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5.16E-04</w:t>
            </w:r>
          </w:p>
        </w:tc>
      </w:tr>
      <w:tr w:rsidR="00E91801" w:rsidRPr="0039484B" w14:paraId="207E9A54" w14:textId="77777777" w:rsidTr="00604314">
        <w:trPr>
          <w:trHeight w:val="170"/>
        </w:trPr>
        <w:tc>
          <w:tcPr>
            <w:tcW w:w="885" w:type="dxa"/>
            <w:shd w:val="clear" w:color="auto" w:fill="auto"/>
            <w:noWrap/>
            <w:vAlign w:val="bottom"/>
          </w:tcPr>
          <w:p w14:paraId="01BBAA2F"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11.0</w:t>
            </w:r>
          </w:p>
        </w:tc>
        <w:tc>
          <w:tcPr>
            <w:tcW w:w="996" w:type="dxa"/>
            <w:shd w:val="clear" w:color="auto" w:fill="auto"/>
            <w:noWrap/>
            <w:vAlign w:val="bottom"/>
          </w:tcPr>
          <w:p w14:paraId="177C8ECA"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5.03E-04</w:t>
            </w:r>
          </w:p>
        </w:tc>
      </w:tr>
      <w:tr w:rsidR="00E91801" w:rsidRPr="0039484B" w14:paraId="1EA2D15B" w14:textId="77777777" w:rsidTr="00604314">
        <w:trPr>
          <w:trHeight w:val="170"/>
        </w:trPr>
        <w:tc>
          <w:tcPr>
            <w:tcW w:w="885" w:type="dxa"/>
            <w:shd w:val="clear" w:color="auto" w:fill="auto"/>
            <w:noWrap/>
            <w:vAlign w:val="bottom"/>
          </w:tcPr>
          <w:p w14:paraId="33F342D0"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13.0</w:t>
            </w:r>
          </w:p>
        </w:tc>
        <w:tc>
          <w:tcPr>
            <w:tcW w:w="996" w:type="dxa"/>
            <w:shd w:val="clear" w:color="auto" w:fill="auto"/>
            <w:noWrap/>
            <w:vAlign w:val="bottom"/>
          </w:tcPr>
          <w:p w14:paraId="1656E52E"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7.01E-06</w:t>
            </w:r>
          </w:p>
        </w:tc>
      </w:tr>
      <w:tr w:rsidR="00E91801" w:rsidRPr="0039484B" w14:paraId="1696CFA4" w14:textId="77777777" w:rsidTr="00604314">
        <w:trPr>
          <w:trHeight w:val="170"/>
        </w:trPr>
        <w:tc>
          <w:tcPr>
            <w:tcW w:w="885" w:type="dxa"/>
            <w:shd w:val="clear" w:color="auto" w:fill="auto"/>
            <w:noWrap/>
            <w:vAlign w:val="bottom"/>
          </w:tcPr>
          <w:p w14:paraId="67465A03"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14.0</w:t>
            </w:r>
          </w:p>
        </w:tc>
        <w:tc>
          <w:tcPr>
            <w:tcW w:w="996" w:type="dxa"/>
            <w:shd w:val="clear" w:color="auto" w:fill="auto"/>
            <w:noWrap/>
            <w:vAlign w:val="bottom"/>
          </w:tcPr>
          <w:p w14:paraId="10F809A6"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5.86E-06</w:t>
            </w:r>
          </w:p>
        </w:tc>
      </w:tr>
      <w:tr w:rsidR="00E91801" w:rsidRPr="0039484B" w14:paraId="1AF57EC5" w14:textId="77777777" w:rsidTr="00604314">
        <w:trPr>
          <w:trHeight w:val="170"/>
        </w:trPr>
        <w:tc>
          <w:tcPr>
            <w:tcW w:w="885" w:type="dxa"/>
            <w:shd w:val="clear" w:color="auto" w:fill="auto"/>
            <w:noWrap/>
            <w:vAlign w:val="bottom"/>
          </w:tcPr>
          <w:p w14:paraId="32A8921B"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16.5</w:t>
            </w:r>
          </w:p>
        </w:tc>
        <w:tc>
          <w:tcPr>
            <w:tcW w:w="996" w:type="dxa"/>
            <w:shd w:val="clear" w:color="auto" w:fill="auto"/>
            <w:noWrap/>
            <w:vAlign w:val="bottom"/>
          </w:tcPr>
          <w:p w14:paraId="07F9F33F"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3.99E-05</w:t>
            </w:r>
          </w:p>
        </w:tc>
      </w:tr>
      <w:tr w:rsidR="00E91801" w:rsidRPr="0039484B" w14:paraId="48B520EF" w14:textId="77777777" w:rsidTr="00604314">
        <w:trPr>
          <w:trHeight w:val="170"/>
        </w:trPr>
        <w:tc>
          <w:tcPr>
            <w:tcW w:w="885" w:type="dxa"/>
            <w:shd w:val="clear" w:color="auto" w:fill="auto"/>
            <w:noWrap/>
            <w:vAlign w:val="bottom"/>
          </w:tcPr>
          <w:p w14:paraId="570D1EF6"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18.0</w:t>
            </w:r>
          </w:p>
        </w:tc>
        <w:tc>
          <w:tcPr>
            <w:tcW w:w="996" w:type="dxa"/>
            <w:shd w:val="clear" w:color="auto" w:fill="auto"/>
            <w:noWrap/>
            <w:vAlign w:val="bottom"/>
          </w:tcPr>
          <w:p w14:paraId="2D69A394"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3.89E-05</w:t>
            </w:r>
          </w:p>
        </w:tc>
      </w:tr>
      <w:tr w:rsidR="00E91801" w:rsidRPr="0039484B" w14:paraId="1E557C56" w14:textId="77777777" w:rsidTr="00604314">
        <w:trPr>
          <w:trHeight w:val="170"/>
        </w:trPr>
        <w:tc>
          <w:tcPr>
            <w:tcW w:w="885" w:type="dxa"/>
            <w:shd w:val="clear" w:color="auto" w:fill="auto"/>
            <w:noWrap/>
            <w:vAlign w:val="bottom"/>
          </w:tcPr>
          <w:p w14:paraId="67BD4531"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19.1</w:t>
            </w:r>
          </w:p>
        </w:tc>
        <w:tc>
          <w:tcPr>
            <w:tcW w:w="996" w:type="dxa"/>
            <w:shd w:val="clear" w:color="auto" w:fill="auto"/>
            <w:noWrap/>
            <w:vAlign w:val="bottom"/>
          </w:tcPr>
          <w:p w14:paraId="631456DE"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2.65E-05</w:t>
            </w:r>
          </w:p>
        </w:tc>
      </w:tr>
      <w:tr w:rsidR="00E91801" w:rsidRPr="0039484B" w14:paraId="2ED1D838" w14:textId="77777777" w:rsidTr="00604314">
        <w:trPr>
          <w:trHeight w:val="170"/>
        </w:trPr>
        <w:tc>
          <w:tcPr>
            <w:tcW w:w="885" w:type="dxa"/>
            <w:shd w:val="clear" w:color="auto" w:fill="auto"/>
            <w:noWrap/>
            <w:vAlign w:val="bottom"/>
          </w:tcPr>
          <w:p w14:paraId="508FA21E"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21.9</w:t>
            </w:r>
          </w:p>
        </w:tc>
        <w:tc>
          <w:tcPr>
            <w:tcW w:w="996" w:type="dxa"/>
            <w:shd w:val="clear" w:color="auto" w:fill="auto"/>
            <w:noWrap/>
            <w:vAlign w:val="bottom"/>
          </w:tcPr>
          <w:p w14:paraId="314B3F8D"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1.33E-04</w:t>
            </w:r>
          </w:p>
        </w:tc>
      </w:tr>
      <w:tr w:rsidR="00E91801" w:rsidRPr="0039484B" w14:paraId="7BB2A218" w14:textId="77777777" w:rsidTr="00604314">
        <w:trPr>
          <w:trHeight w:val="170"/>
        </w:trPr>
        <w:tc>
          <w:tcPr>
            <w:tcW w:w="885" w:type="dxa"/>
            <w:shd w:val="clear" w:color="auto" w:fill="auto"/>
            <w:noWrap/>
            <w:vAlign w:val="bottom"/>
          </w:tcPr>
          <w:p w14:paraId="4360A792"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23.8</w:t>
            </w:r>
          </w:p>
        </w:tc>
        <w:tc>
          <w:tcPr>
            <w:tcW w:w="996" w:type="dxa"/>
            <w:shd w:val="clear" w:color="auto" w:fill="auto"/>
            <w:noWrap/>
            <w:vAlign w:val="bottom"/>
          </w:tcPr>
          <w:p w14:paraId="6E0973F6"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9.05E-05</w:t>
            </w:r>
          </w:p>
        </w:tc>
      </w:tr>
      <w:tr w:rsidR="00E91801" w:rsidRPr="0039484B" w14:paraId="3D4BDF6A" w14:textId="77777777" w:rsidTr="00604314">
        <w:trPr>
          <w:trHeight w:val="170"/>
        </w:trPr>
        <w:tc>
          <w:tcPr>
            <w:tcW w:w="885" w:type="dxa"/>
            <w:shd w:val="clear" w:color="auto" w:fill="auto"/>
            <w:noWrap/>
            <w:vAlign w:val="bottom"/>
          </w:tcPr>
          <w:p w14:paraId="0F016B22"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25.9</w:t>
            </w:r>
          </w:p>
        </w:tc>
        <w:tc>
          <w:tcPr>
            <w:tcW w:w="996" w:type="dxa"/>
            <w:shd w:val="clear" w:color="auto" w:fill="auto"/>
            <w:noWrap/>
            <w:vAlign w:val="bottom"/>
          </w:tcPr>
          <w:p w14:paraId="4477A6EE"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1.06E-04</w:t>
            </w:r>
          </w:p>
        </w:tc>
      </w:tr>
      <w:tr w:rsidR="00E91801" w:rsidRPr="0039484B" w14:paraId="77965296" w14:textId="77777777" w:rsidTr="00604314">
        <w:trPr>
          <w:trHeight w:val="170"/>
        </w:trPr>
        <w:tc>
          <w:tcPr>
            <w:tcW w:w="885" w:type="dxa"/>
            <w:shd w:val="clear" w:color="auto" w:fill="auto"/>
            <w:noWrap/>
            <w:vAlign w:val="bottom"/>
          </w:tcPr>
          <w:p w14:paraId="22C6AF04"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27.6</w:t>
            </w:r>
          </w:p>
        </w:tc>
        <w:tc>
          <w:tcPr>
            <w:tcW w:w="996" w:type="dxa"/>
            <w:shd w:val="clear" w:color="auto" w:fill="auto"/>
            <w:noWrap/>
            <w:vAlign w:val="bottom"/>
          </w:tcPr>
          <w:p w14:paraId="3B34E733"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2.79E-04</w:t>
            </w:r>
          </w:p>
        </w:tc>
      </w:tr>
      <w:tr w:rsidR="00E91801" w:rsidRPr="0039484B" w14:paraId="044F3C8A" w14:textId="77777777" w:rsidTr="00604314">
        <w:trPr>
          <w:trHeight w:val="170"/>
        </w:trPr>
        <w:tc>
          <w:tcPr>
            <w:tcW w:w="885" w:type="dxa"/>
            <w:shd w:val="clear" w:color="auto" w:fill="auto"/>
            <w:noWrap/>
            <w:vAlign w:val="bottom"/>
          </w:tcPr>
          <w:p w14:paraId="5CEB3422"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32.6</w:t>
            </w:r>
          </w:p>
        </w:tc>
        <w:tc>
          <w:tcPr>
            <w:tcW w:w="996" w:type="dxa"/>
            <w:shd w:val="clear" w:color="auto" w:fill="auto"/>
            <w:noWrap/>
            <w:vAlign w:val="bottom"/>
          </w:tcPr>
          <w:p w14:paraId="463BEF11"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3.51E-04</w:t>
            </w:r>
          </w:p>
        </w:tc>
      </w:tr>
      <w:tr w:rsidR="00E91801" w:rsidRPr="0039484B" w14:paraId="19933236" w14:textId="77777777" w:rsidTr="00604314">
        <w:trPr>
          <w:trHeight w:val="170"/>
        </w:trPr>
        <w:tc>
          <w:tcPr>
            <w:tcW w:w="885" w:type="dxa"/>
            <w:shd w:val="clear" w:color="auto" w:fill="auto"/>
            <w:noWrap/>
            <w:vAlign w:val="bottom"/>
          </w:tcPr>
          <w:p w14:paraId="6ED23A0B"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34.8</w:t>
            </w:r>
          </w:p>
        </w:tc>
        <w:tc>
          <w:tcPr>
            <w:tcW w:w="996" w:type="dxa"/>
            <w:shd w:val="clear" w:color="auto" w:fill="auto"/>
            <w:noWrap/>
            <w:vAlign w:val="bottom"/>
          </w:tcPr>
          <w:p w14:paraId="1209B5E1"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8.60E-05</w:t>
            </w:r>
          </w:p>
        </w:tc>
      </w:tr>
      <w:tr w:rsidR="00E91801" w:rsidRPr="0039484B" w14:paraId="5DC620E5" w14:textId="77777777" w:rsidTr="00604314">
        <w:trPr>
          <w:trHeight w:val="170"/>
        </w:trPr>
        <w:tc>
          <w:tcPr>
            <w:tcW w:w="885" w:type="dxa"/>
            <w:shd w:val="clear" w:color="auto" w:fill="auto"/>
            <w:noWrap/>
            <w:vAlign w:val="bottom"/>
          </w:tcPr>
          <w:p w14:paraId="3EFA014E"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38.2</w:t>
            </w:r>
          </w:p>
        </w:tc>
        <w:tc>
          <w:tcPr>
            <w:tcW w:w="996" w:type="dxa"/>
            <w:shd w:val="clear" w:color="auto" w:fill="auto"/>
            <w:noWrap/>
            <w:vAlign w:val="bottom"/>
          </w:tcPr>
          <w:p w14:paraId="1810F650"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1.00E-04</w:t>
            </w:r>
          </w:p>
        </w:tc>
      </w:tr>
      <w:tr w:rsidR="00E91801" w:rsidRPr="0039484B" w14:paraId="022E15FA" w14:textId="77777777" w:rsidTr="00604314">
        <w:trPr>
          <w:trHeight w:val="170"/>
        </w:trPr>
        <w:tc>
          <w:tcPr>
            <w:tcW w:w="885" w:type="dxa"/>
            <w:shd w:val="clear" w:color="auto" w:fill="auto"/>
            <w:noWrap/>
            <w:vAlign w:val="bottom"/>
          </w:tcPr>
          <w:p w14:paraId="14E8D61F"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39.8</w:t>
            </w:r>
          </w:p>
        </w:tc>
        <w:tc>
          <w:tcPr>
            <w:tcW w:w="996" w:type="dxa"/>
            <w:shd w:val="clear" w:color="auto" w:fill="auto"/>
            <w:noWrap/>
            <w:vAlign w:val="bottom"/>
          </w:tcPr>
          <w:p w14:paraId="436B3070"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7.77E-05</w:t>
            </w:r>
          </w:p>
        </w:tc>
      </w:tr>
      <w:tr w:rsidR="00E91801" w:rsidRPr="0039484B" w14:paraId="10889092" w14:textId="77777777" w:rsidTr="00604314">
        <w:trPr>
          <w:trHeight w:val="170"/>
        </w:trPr>
        <w:tc>
          <w:tcPr>
            <w:tcW w:w="885" w:type="dxa"/>
            <w:shd w:val="clear" w:color="auto" w:fill="auto"/>
            <w:noWrap/>
            <w:vAlign w:val="bottom"/>
          </w:tcPr>
          <w:p w14:paraId="3D0DD0C4"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42.0</w:t>
            </w:r>
          </w:p>
        </w:tc>
        <w:tc>
          <w:tcPr>
            <w:tcW w:w="996" w:type="dxa"/>
            <w:shd w:val="clear" w:color="auto" w:fill="auto"/>
            <w:noWrap/>
            <w:vAlign w:val="bottom"/>
          </w:tcPr>
          <w:p w14:paraId="560ECAD7"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3.51E-04</w:t>
            </w:r>
          </w:p>
        </w:tc>
      </w:tr>
      <w:tr w:rsidR="00E91801" w:rsidRPr="0039484B" w14:paraId="17C23CC9" w14:textId="77777777" w:rsidTr="00604314">
        <w:trPr>
          <w:trHeight w:val="170"/>
        </w:trPr>
        <w:tc>
          <w:tcPr>
            <w:tcW w:w="885" w:type="dxa"/>
            <w:shd w:val="clear" w:color="auto" w:fill="auto"/>
            <w:noWrap/>
            <w:vAlign w:val="bottom"/>
          </w:tcPr>
          <w:p w14:paraId="621EEB2F"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44.2</w:t>
            </w:r>
          </w:p>
        </w:tc>
        <w:tc>
          <w:tcPr>
            <w:tcW w:w="996" w:type="dxa"/>
            <w:shd w:val="clear" w:color="auto" w:fill="auto"/>
            <w:noWrap/>
            <w:vAlign w:val="bottom"/>
          </w:tcPr>
          <w:p w14:paraId="5731421D"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4.31E-05</w:t>
            </w:r>
          </w:p>
        </w:tc>
      </w:tr>
      <w:tr w:rsidR="00E91801" w:rsidRPr="0039484B" w14:paraId="650BB5E1" w14:textId="77777777" w:rsidTr="00604314">
        <w:trPr>
          <w:trHeight w:val="170"/>
        </w:trPr>
        <w:tc>
          <w:tcPr>
            <w:tcW w:w="885" w:type="dxa"/>
            <w:shd w:val="clear" w:color="auto" w:fill="auto"/>
            <w:noWrap/>
            <w:vAlign w:val="bottom"/>
          </w:tcPr>
          <w:p w14:paraId="11A2B43A"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49.1</w:t>
            </w:r>
          </w:p>
        </w:tc>
        <w:tc>
          <w:tcPr>
            <w:tcW w:w="996" w:type="dxa"/>
            <w:shd w:val="clear" w:color="auto" w:fill="auto"/>
            <w:noWrap/>
            <w:vAlign w:val="bottom"/>
          </w:tcPr>
          <w:p w14:paraId="29E8DA4E"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2.11E-05</w:t>
            </w:r>
          </w:p>
        </w:tc>
      </w:tr>
      <w:tr w:rsidR="00E91801" w:rsidRPr="0039484B" w14:paraId="1A77BF73" w14:textId="77777777" w:rsidTr="00604314">
        <w:trPr>
          <w:trHeight w:val="170"/>
        </w:trPr>
        <w:tc>
          <w:tcPr>
            <w:tcW w:w="885" w:type="dxa"/>
            <w:shd w:val="clear" w:color="auto" w:fill="auto"/>
            <w:noWrap/>
            <w:vAlign w:val="bottom"/>
          </w:tcPr>
          <w:p w14:paraId="0D4D66E3"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52.3</w:t>
            </w:r>
          </w:p>
        </w:tc>
        <w:tc>
          <w:tcPr>
            <w:tcW w:w="996" w:type="dxa"/>
            <w:shd w:val="clear" w:color="auto" w:fill="auto"/>
            <w:noWrap/>
            <w:vAlign w:val="bottom"/>
          </w:tcPr>
          <w:p w14:paraId="6D70C663"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8.83E-05</w:t>
            </w:r>
          </w:p>
        </w:tc>
      </w:tr>
      <w:tr w:rsidR="00E91801" w:rsidRPr="0039484B" w14:paraId="4F6EEBD1" w14:textId="77777777" w:rsidTr="00604314">
        <w:trPr>
          <w:trHeight w:val="170"/>
        </w:trPr>
        <w:tc>
          <w:tcPr>
            <w:tcW w:w="885" w:type="dxa"/>
            <w:shd w:val="clear" w:color="auto" w:fill="auto"/>
            <w:noWrap/>
            <w:vAlign w:val="bottom"/>
          </w:tcPr>
          <w:p w14:paraId="7EF85F70"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54.5</w:t>
            </w:r>
          </w:p>
        </w:tc>
        <w:tc>
          <w:tcPr>
            <w:tcW w:w="996" w:type="dxa"/>
            <w:shd w:val="clear" w:color="auto" w:fill="auto"/>
            <w:noWrap/>
            <w:vAlign w:val="bottom"/>
          </w:tcPr>
          <w:p w14:paraId="19724287"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6.49E-05</w:t>
            </w:r>
          </w:p>
        </w:tc>
      </w:tr>
      <w:tr w:rsidR="00E91801" w:rsidRPr="0039484B" w14:paraId="7BBC7731" w14:textId="77777777" w:rsidTr="00604314">
        <w:trPr>
          <w:trHeight w:val="170"/>
        </w:trPr>
        <w:tc>
          <w:tcPr>
            <w:tcW w:w="885" w:type="dxa"/>
            <w:shd w:val="clear" w:color="auto" w:fill="auto"/>
            <w:noWrap/>
            <w:vAlign w:val="bottom"/>
          </w:tcPr>
          <w:p w14:paraId="6D59824C"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59.9</w:t>
            </w:r>
          </w:p>
        </w:tc>
        <w:tc>
          <w:tcPr>
            <w:tcW w:w="996" w:type="dxa"/>
            <w:shd w:val="clear" w:color="auto" w:fill="auto"/>
            <w:noWrap/>
            <w:vAlign w:val="bottom"/>
          </w:tcPr>
          <w:p w14:paraId="1DE8817E"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1.67E-04</w:t>
            </w:r>
          </w:p>
        </w:tc>
      </w:tr>
      <w:tr w:rsidR="00E91801" w:rsidRPr="0039484B" w14:paraId="7E8A243B" w14:textId="77777777" w:rsidTr="00604314">
        <w:trPr>
          <w:trHeight w:val="170"/>
        </w:trPr>
        <w:tc>
          <w:tcPr>
            <w:tcW w:w="885" w:type="dxa"/>
            <w:shd w:val="clear" w:color="auto" w:fill="auto"/>
            <w:noWrap/>
            <w:vAlign w:val="bottom"/>
          </w:tcPr>
          <w:p w14:paraId="08358A64"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69.4</w:t>
            </w:r>
          </w:p>
        </w:tc>
        <w:tc>
          <w:tcPr>
            <w:tcW w:w="996" w:type="dxa"/>
            <w:shd w:val="clear" w:color="auto" w:fill="auto"/>
            <w:noWrap/>
            <w:vAlign w:val="bottom"/>
          </w:tcPr>
          <w:p w14:paraId="090ACDE9"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2.22E-04</w:t>
            </w:r>
          </w:p>
        </w:tc>
      </w:tr>
      <w:tr w:rsidR="00E91801" w:rsidRPr="0039484B" w14:paraId="74AA9A8F" w14:textId="77777777" w:rsidTr="00604314">
        <w:trPr>
          <w:trHeight w:val="170"/>
        </w:trPr>
        <w:tc>
          <w:tcPr>
            <w:tcW w:w="885" w:type="dxa"/>
            <w:shd w:val="clear" w:color="auto" w:fill="auto"/>
            <w:noWrap/>
            <w:vAlign w:val="bottom"/>
          </w:tcPr>
          <w:p w14:paraId="149CDB4E"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71.6</w:t>
            </w:r>
          </w:p>
        </w:tc>
        <w:tc>
          <w:tcPr>
            <w:tcW w:w="996" w:type="dxa"/>
            <w:shd w:val="clear" w:color="auto" w:fill="auto"/>
            <w:noWrap/>
            <w:vAlign w:val="bottom"/>
          </w:tcPr>
          <w:p w14:paraId="6095FA27"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3.99E-04</w:t>
            </w:r>
          </w:p>
        </w:tc>
      </w:tr>
      <w:tr w:rsidR="00E91801" w:rsidRPr="0039484B" w14:paraId="1B068C8C" w14:textId="77777777" w:rsidTr="00604314">
        <w:trPr>
          <w:trHeight w:val="170"/>
        </w:trPr>
        <w:tc>
          <w:tcPr>
            <w:tcW w:w="885" w:type="dxa"/>
            <w:shd w:val="clear" w:color="auto" w:fill="auto"/>
            <w:noWrap/>
            <w:vAlign w:val="bottom"/>
          </w:tcPr>
          <w:p w14:paraId="4FF84B78"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80.3</w:t>
            </w:r>
          </w:p>
        </w:tc>
        <w:tc>
          <w:tcPr>
            <w:tcW w:w="996" w:type="dxa"/>
            <w:shd w:val="clear" w:color="auto" w:fill="auto"/>
            <w:noWrap/>
            <w:vAlign w:val="bottom"/>
          </w:tcPr>
          <w:p w14:paraId="03742D9D"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3.09E-04</w:t>
            </w:r>
          </w:p>
        </w:tc>
      </w:tr>
      <w:tr w:rsidR="00E91801" w:rsidRPr="0039484B" w14:paraId="06CC524E" w14:textId="77777777" w:rsidTr="00604314">
        <w:trPr>
          <w:trHeight w:val="170"/>
        </w:trPr>
        <w:tc>
          <w:tcPr>
            <w:tcW w:w="885" w:type="dxa"/>
            <w:shd w:val="clear" w:color="auto" w:fill="auto"/>
            <w:noWrap/>
            <w:vAlign w:val="bottom"/>
          </w:tcPr>
          <w:p w14:paraId="654A8649"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86.5</w:t>
            </w:r>
          </w:p>
        </w:tc>
        <w:tc>
          <w:tcPr>
            <w:tcW w:w="996" w:type="dxa"/>
            <w:shd w:val="clear" w:color="auto" w:fill="auto"/>
            <w:noWrap/>
            <w:vAlign w:val="bottom"/>
          </w:tcPr>
          <w:p w14:paraId="770E9DE5"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6.49E-03</w:t>
            </w:r>
          </w:p>
        </w:tc>
      </w:tr>
      <w:tr w:rsidR="00E91801" w:rsidRPr="0039484B" w14:paraId="661D7B90" w14:textId="77777777" w:rsidTr="00604314">
        <w:trPr>
          <w:trHeight w:val="170"/>
        </w:trPr>
        <w:tc>
          <w:tcPr>
            <w:tcW w:w="885" w:type="dxa"/>
            <w:shd w:val="clear" w:color="auto" w:fill="auto"/>
            <w:noWrap/>
            <w:vAlign w:val="bottom"/>
          </w:tcPr>
          <w:p w14:paraId="677E3467"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93.0</w:t>
            </w:r>
          </w:p>
        </w:tc>
        <w:tc>
          <w:tcPr>
            <w:tcW w:w="996" w:type="dxa"/>
            <w:shd w:val="clear" w:color="auto" w:fill="auto"/>
            <w:noWrap/>
            <w:vAlign w:val="bottom"/>
          </w:tcPr>
          <w:p w14:paraId="6FAD4ADA"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1.08E-02</w:t>
            </w:r>
          </w:p>
        </w:tc>
      </w:tr>
      <w:tr w:rsidR="00E91801" w:rsidRPr="0039484B" w14:paraId="1B9E883A" w14:textId="77777777" w:rsidTr="00604314">
        <w:trPr>
          <w:trHeight w:val="170"/>
        </w:trPr>
        <w:tc>
          <w:tcPr>
            <w:tcW w:w="885" w:type="dxa"/>
            <w:shd w:val="clear" w:color="auto" w:fill="auto"/>
            <w:noWrap/>
            <w:vAlign w:val="bottom"/>
          </w:tcPr>
          <w:p w14:paraId="141A3296"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101.2</w:t>
            </w:r>
          </w:p>
        </w:tc>
        <w:tc>
          <w:tcPr>
            <w:tcW w:w="996" w:type="dxa"/>
            <w:shd w:val="clear" w:color="auto" w:fill="auto"/>
            <w:noWrap/>
            <w:vAlign w:val="bottom"/>
          </w:tcPr>
          <w:p w14:paraId="4C134DDA"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3.99E-03</w:t>
            </w:r>
          </w:p>
        </w:tc>
      </w:tr>
      <w:tr w:rsidR="00E91801" w:rsidRPr="0039484B" w14:paraId="40B2555A" w14:textId="77777777" w:rsidTr="00604314">
        <w:trPr>
          <w:trHeight w:val="170"/>
        </w:trPr>
        <w:tc>
          <w:tcPr>
            <w:tcW w:w="885" w:type="dxa"/>
            <w:shd w:val="clear" w:color="auto" w:fill="auto"/>
            <w:noWrap/>
            <w:vAlign w:val="bottom"/>
          </w:tcPr>
          <w:p w14:paraId="2BDCDF5B"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111.2</w:t>
            </w:r>
          </w:p>
        </w:tc>
        <w:tc>
          <w:tcPr>
            <w:tcW w:w="996" w:type="dxa"/>
            <w:shd w:val="clear" w:color="auto" w:fill="auto"/>
            <w:noWrap/>
            <w:vAlign w:val="bottom"/>
          </w:tcPr>
          <w:p w14:paraId="53716812"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2.86E-04</w:t>
            </w:r>
          </w:p>
        </w:tc>
      </w:tr>
      <w:tr w:rsidR="00E91801" w:rsidRPr="0039484B" w14:paraId="2E67BC22" w14:textId="77777777" w:rsidTr="00604314">
        <w:trPr>
          <w:trHeight w:val="170"/>
        </w:trPr>
        <w:tc>
          <w:tcPr>
            <w:tcW w:w="885" w:type="dxa"/>
            <w:shd w:val="clear" w:color="auto" w:fill="auto"/>
            <w:noWrap/>
            <w:vAlign w:val="bottom"/>
          </w:tcPr>
          <w:p w14:paraId="14813D3B"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131.4</w:t>
            </w:r>
          </w:p>
        </w:tc>
        <w:tc>
          <w:tcPr>
            <w:tcW w:w="996" w:type="dxa"/>
            <w:shd w:val="clear" w:color="auto" w:fill="auto"/>
            <w:noWrap/>
            <w:vAlign w:val="bottom"/>
          </w:tcPr>
          <w:p w14:paraId="3D16CA9D"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8.17E-04</w:t>
            </w:r>
          </w:p>
        </w:tc>
      </w:tr>
      <w:tr w:rsidR="00E91801" w:rsidRPr="0039484B" w14:paraId="443ED7BA" w14:textId="77777777" w:rsidTr="00604314">
        <w:trPr>
          <w:trHeight w:val="170"/>
        </w:trPr>
        <w:tc>
          <w:tcPr>
            <w:tcW w:w="885" w:type="dxa"/>
            <w:shd w:val="clear" w:color="auto" w:fill="auto"/>
            <w:noWrap/>
            <w:vAlign w:val="bottom"/>
          </w:tcPr>
          <w:p w14:paraId="5CA928AF"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150.6</w:t>
            </w:r>
          </w:p>
        </w:tc>
        <w:tc>
          <w:tcPr>
            <w:tcW w:w="996" w:type="dxa"/>
            <w:shd w:val="clear" w:color="auto" w:fill="auto"/>
            <w:noWrap/>
            <w:vAlign w:val="bottom"/>
          </w:tcPr>
          <w:p w14:paraId="608AB496"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2.16E-04</w:t>
            </w:r>
          </w:p>
        </w:tc>
      </w:tr>
      <w:tr w:rsidR="00E91801" w:rsidRPr="0039484B" w14:paraId="7B5F8237" w14:textId="77777777" w:rsidTr="00604314">
        <w:trPr>
          <w:trHeight w:val="170"/>
        </w:trPr>
        <w:tc>
          <w:tcPr>
            <w:tcW w:w="885" w:type="dxa"/>
            <w:shd w:val="clear" w:color="auto" w:fill="auto"/>
            <w:noWrap/>
            <w:vAlign w:val="bottom"/>
          </w:tcPr>
          <w:p w14:paraId="39E6D05D"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191.6</w:t>
            </w:r>
          </w:p>
        </w:tc>
        <w:tc>
          <w:tcPr>
            <w:tcW w:w="996" w:type="dxa"/>
            <w:shd w:val="clear" w:color="auto" w:fill="auto"/>
            <w:noWrap/>
            <w:vAlign w:val="bottom"/>
          </w:tcPr>
          <w:p w14:paraId="66D458CC"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5.16E-04</w:t>
            </w:r>
          </w:p>
        </w:tc>
      </w:tr>
      <w:tr w:rsidR="00E91801" w:rsidRPr="0039484B" w14:paraId="3EDD5901" w14:textId="77777777" w:rsidTr="00604314">
        <w:trPr>
          <w:trHeight w:val="170"/>
        </w:trPr>
        <w:tc>
          <w:tcPr>
            <w:tcW w:w="885" w:type="dxa"/>
            <w:shd w:val="clear" w:color="auto" w:fill="auto"/>
            <w:noWrap/>
            <w:vAlign w:val="bottom"/>
          </w:tcPr>
          <w:p w14:paraId="1A137EB4"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212.7</w:t>
            </w:r>
          </w:p>
        </w:tc>
        <w:tc>
          <w:tcPr>
            <w:tcW w:w="996" w:type="dxa"/>
            <w:shd w:val="clear" w:color="auto" w:fill="auto"/>
            <w:noWrap/>
            <w:vAlign w:val="bottom"/>
          </w:tcPr>
          <w:p w14:paraId="78F089A4"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2.86E-03</w:t>
            </w:r>
          </w:p>
        </w:tc>
      </w:tr>
      <w:tr w:rsidR="00E91801" w:rsidRPr="0039484B" w14:paraId="7125FBE5" w14:textId="77777777" w:rsidTr="00604314">
        <w:trPr>
          <w:trHeight w:val="170"/>
        </w:trPr>
        <w:tc>
          <w:tcPr>
            <w:tcW w:w="885" w:type="dxa"/>
            <w:shd w:val="clear" w:color="auto" w:fill="auto"/>
            <w:noWrap/>
            <w:vAlign w:val="bottom"/>
          </w:tcPr>
          <w:p w14:paraId="4CAC6217"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226.5</w:t>
            </w:r>
          </w:p>
        </w:tc>
        <w:tc>
          <w:tcPr>
            <w:tcW w:w="996" w:type="dxa"/>
            <w:shd w:val="clear" w:color="auto" w:fill="auto"/>
            <w:noWrap/>
            <w:vAlign w:val="bottom"/>
          </w:tcPr>
          <w:p w14:paraId="0C3BE752"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1.59E-03</w:t>
            </w:r>
          </w:p>
        </w:tc>
      </w:tr>
      <w:tr w:rsidR="00E91801" w:rsidRPr="0039484B" w14:paraId="2985FA0E" w14:textId="77777777" w:rsidTr="00604314">
        <w:trPr>
          <w:trHeight w:val="170"/>
        </w:trPr>
        <w:tc>
          <w:tcPr>
            <w:tcW w:w="885" w:type="dxa"/>
            <w:shd w:val="clear" w:color="auto" w:fill="auto"/>
            <w:noWrap/>
            <w:vAlign w:val="bottom"/>
          </w:tcPr>
          <w:p w14:paraId="593D687E"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254.2</w:t>
            </w:r>
          </w:p>
        </w:tc>
        <w:tc>
          <w:tcPr>
            <w:tcW w:w="996" w:type="dxa"/>
            <w:shd w:val="clear" w:color="auto" w:fill="auto"/>
            <w:noWrap/>
            <w:vAlign w:val="bottom"/>
          </w:tcPr>
          <w:p w14:paraId="23DE7D9F"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1.17E-02</w:t>
            </w:r>
          </w:p>
        </w:tc>
      </w:tr>
      <w:tr w:rsidR="00E91801" w:rsidRPr="0039484B" w14:paraId="57CE9F5A" w14:textId="77777777" w:rsidTr="00604314">
        <w:trPr>
          <w:trHeight w:val="170"/>
        </w:trPr>
        <w:tc>
          <w:tcPr>
            <w:tcW w:w="885" w:type="dxa"/>
            <w:shd w:val="clear" w:color="auto" w:fill="auto"/>
            <w:noWrap/>
            <w:vAlign w:val="bottom"/>
          </w:tcPr>
          <w:p w14:paraId="13D6B4E5"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270.7</w:t>
            </w:r>
          </w:p>
        </w:tc>
        <w:tc>
          <w:tcPr>
            <w:tcW w:w="996" w:type="dxa"/>
            <w:shd w:val="clear" w:color="auto" w:fill="auto"/>
            <w:noWrap/>
            <w:vAlign w:val="bottom"/>
          </w:tcPr>
          <w:p w14:paraId="2EE66572"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1.76E-03</w:t>
            </w:r>
          </w:p>
        </w:tc>
      </w:tr>
      <w:tr w:rsidR="00E91801" w:rsidRPr="0039484B" w14:paraId="7468626F" w14:textId="77777777" w:rsidTr="00604314">
        <w:trPr>
          <w:trHeight w:val="170"/>
        </w:trPr>
        <w:tc>
          <w:tcPr>
            <w:tcW w:w="885" w:type="dxa"/>
            <w:shd w:val="clear" w:color="auto" w:fill="auto"/>
            <w:noWrap/>
            <w:vAlign w:val="bottom"/>
          </w:tcPr>
          <w:p w14:paraId="2CC430D7"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359.1</w:t>
            </w:r>
          </w:p>
        </w:tc>
        <w:tc>
          <w:tcPr>
            <w:tcW w:w="996" w:type="dxa"/>
            <w:shd w:val="clear" w:color="auto" w:fill="auto"/>
            <w:noWrap/>
            <w:vAlign w:val="bottom"/>
          </w:tcPr>
          <w:p w14:paraId="7D926638"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1.63E-03</w:t>
            </w:r>
          </w:p>
        </w:tc>
      </w:tr>
      <w:tr w:rsidR="00E91801" w:rsidRPr="0039484B" w14:paraId="6A045C9C" w14:textId="77777777" w:rsidTr="00604314">
        <w:trPr>
          <w:trHeight w:val="170"/>
        </w:trPr>
        <w:tc>
          <w:tcPr>
            <w:tcW w:w="885" w:type="dxa"/>
            <w:shd w:val="clear" w:color="auto" w:fill="auto"/>
            <w:noWrap/>
            <w:vAlign w:val="bottom"/>
          </w:tcPr>
          <w:p w14:paraId="63953256"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394.6</w:t>
            </w:r>
          </w:p>
        </w:tc>
        <w:tc>
          <w:tcPr>
            <w:tcW w:w="996" w:type="dxa"/>
            <w:shd w:val="clear" w:color="auto" w:fill="auto"/>
            <w:noWrap/>
            <w:vAlign w:val="bottom"/>
          </w:tcPr>
          <w:p w14:paraId="6DB8EA60"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6.83E-03</w:t>
            </w:r>
          </w:p>
        </w:tc>
      </w:tr>
      <w:tr w:rsidR="00E91801" w:rsidRPr="0039484B" w14:paraId="7E9441DB" w14:textId="77777777" w:rsidTr="00604314">
        <w:trPr>
          <w:trHeight w:val="170"/>
        </w:trPr>
        <w:tc>
          <w:tcPr>
            <w:tcW w:w="885" w:type="dxa"/>
            <w:shd w:val="clear" w:color="auto" w:fill="auto"/>
            <w:noWrap/>
            <w:vAlign w:val="bottom"/>
          </w:tcPr>
          <w:p w14:paraId="4461B0B4"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452.2</w:t>
            </w:r>
          </w:p>
        </w:tc>
        <w:tc>
          <w:tcPr>
            <w:tcW w:w="996" w:type="dxa"/>
            <w:shd w:val="clear" w:color="auto" w:fill="auto"/>
            <w:noWrap/>
            <w:vAlign w:val="bottom"/>
          </w:tcPr>
          <w:p w14:paraId="72C4AFAC"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4.66E-03</w:t>
            </w:r>
          </w:p>
        </w:tc>
      </w:tr>
      <w:tr w:rsidR="00E91801" w:rsidRPr="0039484B" w14:paraId="36B22552" w14:textId="77777777" w:rsidTr="00604314">
        <w:trPr>
          <w:trHeight w:val="170"/>
        </w:trPr>
        <w:tc>
          <w:tcPr>
            <w:tcW w:w="885" w:type="dxa"/>
            <w:shd w:val="clear" w:color="auto" w:fill="auto"/>
            <w:noWrap/>
            <w:vAlign w:val="bottom"/>
          </w:tcPr>
          <w:p w14:paraId="18AF6FD0"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476.5</w:t>
            </w:r>
          </w:p>
        </w:tc>
        <w:tc>
          <w:tcPr>
            <w:tcW w:w="996" w:type="dxa"/>
            <w:shd w:val="clear" w:color="auto" w:fill="auto"/>
            <w:noWrap/>
            <w:vAlign w:val="bottom"/>
          </w:tcPr>
          <w:p w14:paraId="1D613EC7"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3.51E-03</w:t>
            </w:r>
          </w:p>
        </w:tc>
      </w:tr>
      <w:tr w:rsidR="00E91801" w:rsidRPr="0039484B" w14:paraId="54DF33BD" w14:textId="77777777" w:rsidTr="00604314">
        <w:trPr>
          <w:trHeight w:val="170"/>
        </w:trPr>
        <w:tc>
          <w:tcPr>
            <w:tcW w:w="885" w:type="dxa"/>
            <w:shd w:val="clear" w:color="auto" w:fill="auto"/>
            <w:noWrap/>
            <w:vAlign w:val="bottom"/>
          </w:tcPr>
          <w:p w14:paraId="6B4E8A23"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666.1</w:t>
            </w:r>
          </w:p>
        </w:tc>
        <w:tc>
          <w:tcPr>
            <w:tcW w:w="996" w:type="dxa"/>
            <w:shd w:val="clear" w:color="auto" w:fill="auto"/>
            <w:noWrap/>
            <w:vAlign w:val="bottom"/>
          </w:tcPr>
          <w:p w14:paraId="3F164844"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3.70E-02</w:t>
            </w:r>
          </w:p>
        </w:tc>
      </w:tr>
      <w:tr w:rsidR="00E91801" w:rsidRPr="0039484B" w14:paraId="3F5BD38F" w14:textId="77777777" w:rsidTr="00604314">
        <w:trPr>
          <w:trHeight w:val="170"/>
        </w:trPr>
        <w:tc>
          <w:tcPr>
            <w:tcW w:w="885" w:type="dxa"/>
            <w:shd w:val="clear" w:color="auto" w:fill="auto"/>
            <w:noWrap/>
            <w:vAlign w:val="bottom"/>
          </w:tcPr>
          <w:p w14:paraId="11D0CE1A"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812.7</w:t>
            </w:r>
          </w:p>
        </w:tc>
        <w:tc>
          <w:tcPr>
            <w:tcW w:w="996" w:type="dxa"/>
            <w:shd w:val="clear" w:color="auto" w:fill="auto"/>
            <w:noWrap/>
            <w:vAlign w:val="bottom"/>
          </w:tcPr>
          <w:p w14:paraId="127F7944"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4.31E-02</w:t>
            </w:r>
          </w:p>
        </w:tc>
      </w:tr>
      <w:tr w:rsidR="00E91801" w:rsidRPr="0039484B" w14:paraId="0632EA4C" w14:textId="77777777" w:rsidTr="00604314">
        <w:trPr>
          <w:trHeight w:val="170"/>
        </w:trPr>
        <w:tc>
          <w:tcPr>
            <w:tcW w:w="885" w:type="dxa"/>
            <w:shd w:val="clear" w:color="auto" w:fill="auto"/>
            <w:noWrap/>
            <w:vAlign w:val="bottom"/>
          </w:tcPr>
          <w:p w14:paraId="40CFF515"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931.2</w:t>
            </w:r>
          </w:p>
        </w:tc>
        <w:tc>
          <w:tcPr>
            <w:tcW w:w="996" w:type="dxa"/>
            <w:shd w:val="clear" w:color="auto" w:fill="auto"/>
            <w:noWrap/>
            <w:vAlign w:val="bottom"/>
          </w:tcPr>
          <w:p w14:paraId="04FA0232"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5.29E-03</w:t>
            </w:r>
          </w:p>
        </w:tc>
      </w:tr>
      <w:tr w:rsidR="00E91801" w:rsidRPr="0039484B" w14:paraId="6A125227" w14:textId="77777777" w:rsidTr="00604314">
        <w:trPr>
          <w:trHeight w:val="170"/>
        </w:trPr>
        <w:tc>
          <w:tcPr>
            <w:tcW w:w="885" w:type="dxa"/>
            <w:shd w:val="clear" w:color="auto" w:fill="auto"/>
            <w:noWrap/>
            <w:vAlign w:val="bottom"/>
          </w:tcPr>
          <w:p w14:paraId="6A530693"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991.6</w:t>
            </w:r>
          </w:p>
        </w:tc>
        <w:tc>
          <w:tcPr>
            <w:tcW w:w="996" w:type="dxa"/>
            <w:shd w:val="clear" w:color="auto" w:fill="auto"/>
            <w:noWrap/>
            <w:vAlign w:val="bottom"/>
          </w:tcPr>
          <w:p w14:paraId="0E30329C"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2.33E-02</w:t>
            </w:r>
          </w:p>
        </w:tc>
      </w:tr>
      <w:tr w:rsidR="00E91801" w:rsidRPr="0039484B" w14:paraId="1AFFC87C" w14:textId="77777777" w:rsidTr="00604314">
        <w:trPr>
          <w:trHeight w:val="170"/>
        </w:trPr>
        <w:tc>
          <w:tcPr>
            <w:tcW w:w="885" w:type="dxa"/>
            <w:shd w:val="clear" w:color="auto" w:fill="auto"/>
            <w:noWrap/>
            <w:vAlign w:val="bottom"/>
          </w:tcPr>
          <w:p w14:paraId="5BE686F2"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1023.3</w:t>
            </w:r>
          </w:p>
        </w:tc>
        <w:tc>
          <w:tcPr>
            <w:tcW w:w="996" w:type="dxa"/>
            <w:shd w:val="clear" w:color="auto" w:fill="auto"/>
            <w:noWrap/>
            <w:vAlign w:val="bottom"/>
          </w:tcPr>
          <w:p w14:paraId="35D3D785"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6.49E-03</w:t>
            </w:r>
          </w:p>
        </w:tc>
      </w:tr>
      <w:tr w:rsidR="00E91801" w:rsidRPr="0039484B" w14:paraId="4A7C6332" w14:textId="77777777" w:rsidTr="00604314">
        <w:trPr>
          <w:trHeight w:val="170"/>
        </w:trPr>
        <w:tc>
          <w:tcPr>
            <w:tcW w:w="885" w:type="dxa"/>
            <w:shd w:val="clear" w:color="auto" w:fill="auto"/>
            <w:noWrap/>
            <w:vAlign w:val="bottom"/>
          </w:tcPr>
          <w:p w14:paraId="61BAF53E"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1184.8</w:t>
            </w:r>
          </w:p>
        </w:tc>
        <w:tc>
          <w:tcPr>
            <w:tcW w:w="996" w:type="dxa"/>
            <w:shd w:val="clear" w:color="auto" w:fill="auto"/>
            <w:noWrap/>
            <w:vAlign w:val="bottom"/>
          </w:tcPr>
          <w:p w14:paraId="5C5F2E34"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1.36E-02</w:t>
            </w:r>
          </w:p>
        </w:tc>
      </w:tr>
      <w:tr w:rsidR="00E91801" w:rsidRPr="0039484B" w14:paraId="724D802A" w14:textId="77777777" w:rsidTr="00604314">
        <w:trPr>
          <w:trHeight w:val="170"/>
        </w:trPr>
        <w:tc>
          <w:tcPr>
            <w:tcW w:w="885" w:type="dxa"/>
            <w:shd w:val="clear" w:color="auto" w:fill="auto"/>
            <w:noWrap/>
            <w:vAlign w:val="bottom"/>
          </w:tcPr>
          <w:p w14:paraId="20F65AFE"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1315.6</w:t>
            </w:r>
          </w:p>
        </w:tc>
        <w:tc>
          <w:tcPr>
            <w:tcW w:w="996" w:type="dxa"/>
            <w:shd w:val="clear" w:color="auto" w:fill="auto"/>
            <w:noWrap/>
            <w:vAlign w:val="bottom"/>
          </w:tcPr>
          <w:p w14:paraId="260D9658"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6.49E-03</w:t>
            </w:r>
          </w:p>
        </w:tc>
      </w:tr>
      <w:tr w:rsidR="00E91801" w:rsidRPr="0039484B" w14:paraId="76FFA5F5" w14:textId="77777777" w:rsidTr="00604314">
        <w:trPr>
          <w:trHeight w:val="170"/>
        </w:trPr>
        <w:tc>
          <w:tcPr>
            <w:tcW w:w="885" w:type="dxa"/>
            <w:shd w:val="clear" w:color="auto" w:fill="auto"/>
            <w:noWrap/>
            <w:vAlign w:val="bottom"/>
          </w:tcPr>
          <w:p w14:paraId="223AAF10"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1430.6</w:t>
            </w:r>
          </w:p>
        </w:tc>
        <w:tc>
          <w:tcPr>
            <w:tcW w:w="996" w:type="dxa"/>
            <w:shd w:val="clear" w:color="auto" w:fill="auto"/>
            <w:noWrap/>
            <w:vAlign w:val="bottom"/>
          </w:tcPr>
          <w:p w14:paraId="405AD08E"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1.40E-02</w:t>
            </w:r>
          </w:p>
        </w:tc>
      </w:tr>
      <w:tr w:rsidR="00E91801" w:rsidRPr="0039484B" w14:paraId="4C06CB93" w14:textId="77777777" w:rsidTr="00604314">
        <w:trPr>
          <w:trHeight w:val="170"/>
        </w:trPr>
        <w:tc>
          <w:tcPr>
            <w:tcW w:w="885" w:type="dxa"/>
            <w:shd w:val="clear" w:color="auto" w:fill="auto"/>
            <w:noWrap/>
            <w:vAlign w:val="bottom"/>
          </w:tcPr>
          <w:p w14:paraId="488EA80E"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2000.0</w:t>
            </w:r>
          </w:p>
        </w:tc>
        <w:tc>
          <w:tcPr>
            <w:tcW w:w="996" w:type="dxa"/>
            <w:shd w:val="clear" w:color="auto" w:fill="auto"/>
            <w:noWrap/>
            <w:vAlign w:val="bottom"/>
          </w:tcPr>
          <w:p w14:paraId="23D20B43" w14:textId="77777777" w:rsidR="00E91801" w:rsidRPr="0039484B" w:rsidRDefault="00E91801" w:rsidP="00604314">
            <w:pPr>
              <w:spacing w:line="240" w:lineRule="auto"/>
              <w:jc w:val="center"/>
              <w:rPr>
                <w:rFonts w:asciiTheme="majorBidi" w:eastAsia="Batang" w:hAnsiTheme="majorBidi" w:cstheme="majorBidi"/>
                <w:sz w:val="16"/>
                <w:szCs w:val="16"/>
                <w:lang w:eastAsia="ko-KR"/>
              </w:rPr>
            </w:pPr>
            <w:r w:rsidRPr="0039484B">
              <w:rPr>
                <w:rFonts w:asciiTheme="majorBidi" w:hAnsiTheme="majorBidi" w:cstheme="majorBidi"/>
                <w:color w:val="000000"/>
                <w:sz w:val="16"/>
                <w:szCs w:val="16"/>
              </w:rPr>
              <w:t>2.94E-02</w:t>
            </w:r>
          </w:p>
        </w:tc>
      </w:tr>
      <w:tr w:rsidR="00E91801" w:rsidRPr="0039484B" w14:paraId="0BCEEBA1" w14:textId="77777777" w:rsidTr="00604314">
        <w:trPr>
          <w:trHeight w:val="170"/>
        </w:trPr>
        <w:tc>
          <w:tcPr>
            <w:tcW w:w="885" w:type="dxa"/>
            <w:shd w:val="clear" w:color="auto" w:fill="D6E3BC" w:themeFill="accent3" w:themeFillTint="66"/>
            <w:noWrap/>
            <w:vAlign w:val="center"/>
          </w:tcPr>
          <w:p w14:paraId="3BBCB61F" w14:textId="77777777" w:rsidR="00E91801" w:rsidRPr="0039484B" w:rsidRDefault="00E91801" w:rsidP="00604314">
            <w:pPr>
              <w:spacing w:line="240" w:lineRule="auto"/>
              <w:jc w:val="center"/>
              <w:rPr>
                <w:rFonts w:asciiTheme="majorBidi" w:eastAsia="Batang" w:hAnsiTheme="majorBidi" w:cstheme="majorBidi"/>
                <w:b/>
                <w:bCs/>
                <w:sz w:val="18"/>
                <w:szCs w:val="18"/>
                <w:lang w:eastAsia="ko-KR"/>
              </w:rPr>
            </w:pPr>
            <w:proofErr w:type="spellStart"/>
            <w:r>
              <w:rPr>
                <w:rFonts w:asciiTheme="majorBidi" w:eastAsia="Batang" w:hAnsiTheme="majorBidi" w:cstheme="majorBidi"/>
                <w:b/>
                <w:bCs/>
                <w:sz w:val="18"/>
                <w:szCs w:val="18"/>
                <w:lang w:eastAsia="ko-KR"/>
              </w:rPr>
              <w:t>Grms</w:t>
            </w:r>
            <w:proofErr w:type="spellEnd"/>
          </w:p>
        </w:tc>
        <w:tc>
          <w:tcPr>
            <w:tcW w:w="996" w:type="dxa"/>
            <w:shd w:val="clear" w:color="auto" w:fill="D6E3BC" w:themeFill="accent3" w:themeFillTint="66"/>
            <w:noWrap/>
            <w:vAlign w:val="center"/>
          </w:tcPr>
          <w:p w14:paraId="51A3966E" w14:textId="77777777" w:rsidR="00E91801" w:rsidRPr="0039484B" w:rsidRDefault="00E91801" w:rsidP="00604314">
            <w:pPr>
              <w:spacing w:line="240" w:lineRule="auto"/>
              <w:jc w:val="center"/>
              <w:rPr>
                <w:rFonts w:asciiTheme="majorBidi" w:eastAsia="Batang" w:hAnsiTheme="majorBidi" w:cstheme="majorBidi"/>
                <w:b/>
                <w:bCs/>
                <w:sz w:val="18"/>
                <w:szCs w:val="18"/>
                <w:lang w:eastAsia="ko-KR"/>
              </w:rPr>
            </w:pPr>
            <w:r>
              <w:rPr>
                <w:rFonts w:asciiTheme="majorBidi" w:eastAsia="Batang" w:hAnsiTheme="majorBidi" w:cstheme="majorBidi"/>
                <w:b/>
                <w:bCs/>
                <w:sz w:val="18"/>
                <w:szCs w:val="18"/>
                <w:lang w:eastAsia="ko-KR"/>
              </w:rPr>
              <w:t>5.4</w:t>
            </w:r>
          </w:p>
        </w:tc>
      </w:tr>
    </w:tbl>
    <w:p w14:paraId="1C324805" w14:textId="7C852FA1" w:rsidR="00E91801" w:rsidRDefault="00E91801" w:rsidP="00E91801">
      <w:pPr>
        <w:jc w:val="left"/>
        <w:rPr>
          <w:rFonts w:asciiTheme="majorBidi" w:hAnsiTheme="majorBidi" w:cstheme="majorBidi"/>
        </w:rPr>
      </w:pPr>
      <w:r>
        <w:rPr>
          <w:noProof/>
          <w:lang w:eastAsia="ko-KR"/>
        </w:rPr>
        <w:drawing>
          <wp:anchor distT="0" distB="0" distL="114300" distR="114300" simplePos="0" relativeHeight="251687936" behindDoc="0" locked="0" layoutInCell="1" allowOverlap="1" wp14:anchorId="0713E861" wp14:editId="0C8DDDC5">
            <wp:simplePos x="0" y="0"/>
            <wp:positionH relativeFrom="column">
              <wp:posOffset>1424940</wp:posOffset>
            </wp:positionH>
            <wp:positionV relativeFrom="paragraph">
              <wp:posOffset>38735</wp:posOffset>
            </wp:positionV>
            <wp:extent cx="5071745" cy="2814955"/>
            <wp:effectExtent l="19050" t="19050" r="14605" b="2349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cstate="print">
                      <a:extLst>
                        <a:ext uri="{28A0092B-C50C-407E-A947-70E740481C1C}">
                          <a14:useLocalDpi xmlns:a14="http://schemas.microsoft.com/office/drawing/2010/main" val="0"/>
                        </a:ext>
                      </a:extLst>
                    </a:blip>
                    <a:srcRect l="6739" r="7286"/>
                    <a:stretch/>
                  </pic:blipFill>
                  <pic:spPr bwMode="auto">
                    <a:xfrm>
                      <a:off x="0" y="0"/>
                      <a:ext cx="5071745" cy="281495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01BB10" w14:textId="77777777" w:rsidR="00E91801" w:rsidRDefault="00E91801" w:rsidP="00E91801">
      <w:pPr>
        <w:jc w:val="left"/>
        <w:rPr>
          <w:rFonts w:asciiTheme="majorBidi" w:hAnsiTheme="majorBidi" w:cstheme="majorBidi"/>
        </w:rPr>
      </w:pPr>
    </w:p>
    <w:p w14:paraId="6D722715" w14:textId="77777777" w:rsidR="00E91801" w:rsidRDefault="00E91801" w:rsidP="00E91801">
      <w:pPr>
        <w:jc w:val="left"/>
        <w:rPr>
          <w:rFonts w:asciiTheme="majorBidi" w:hAnsiTheme="majorBidi" w:cstheme="majorBidi"/>
        </w:rPr>
      </w:pPr>
    </w:p>
    <w:p w14:paraId="4F523B67" w14:textId="77777777" w:rsidR="00E91801" w:rsidRDefault="00E91801" w:rsidP="00E91801">
      <w:pPr>
        <w:jc w:val="left"/>
        <w:rPr>
          <w:rFonts w:asciiTheme="majorBidi" w:hAnsiTheme="majorBidi" w:cstheme="majorBidi"/>
        </w:rPr>
      </w:pPr>
    </w:p>
    <w:p w14:paraId="20BDB21D" w14:textId="77777777" w:rsidR="00E91801" w:rsidRDefault="00E91801" w:rsidP="00E91801">
      <w:pPr>
        <w:jc w:val="left"/>
        <w:rPr>
          <w:rFonts w:asciiTheme="majorBidi" w:hAnsiTheme="majorBidi" w:cstheme="majorBidi"/>
        </w:rPr>
      </w:pPr>
    </w:p>
    <w:p w14:paraId="2866D841" w14:textId="77777777" w:rsidR="00E91801" w:rsidRDefault="00E91801" w:rsidP="00E91801">
      <w:pPr>
        <w:jc w:val="left"/>
        <w:rPr>
          <w:rFonts w:asciiTheme="majorBidi" w:hAnsiTheme="majorBidi" w:cstheme="majorBidi"/>
        </w:rPr>
      </w:pPr>
    </w:p>
    <w:p w14:paraId="0C8307AA" w14:textId="77777777" w:rsidR="00E91801" w:rsidRDefault="00E91801" w:rsidP="00E91801">
      <w:pPr>
        <w:jc w:val="left"/>
        <w:rPr>
          <w:rFonts w:asciiTheme="majorBidi" w:hAnsiTheme="majorBidi" w:cstheme="majorBidi"/>
        </w:rPr>
      </w:pPr>
    </w:p>
    <w:p w14:paraId="19C9B444" w14:textId="77777777" w:rsidR="00E91801" w:rsidRDefault="00E91801" w:rsidP="00E91801">
      <w:pPr>
        <w:jc w:val="left"/>
        <w:rPr>
          <w:rFonts w:asciiTheme="majorBidi" w:hAnsiTheme="majorBidi" w:cstheme="majorBidi"/>
        </w:rPr>
      </w:pPr>
    </w:p>
    <w:p w14:paraId="6A154E52" w14:textId="77777777" w:rsidR="00E91801" w:rsidRDefault="00E91801" w:rsidP="00E91801">
      <w:pPr>
        <w:jc w:val="left"/>
        <w:rPr>
          <w:rFonts w:asciiTheme="majorBidi" w:hAnsiTheme="majorBidi" w:cstheme="majorBidi"/>
        </w:rPr>
      </w:pPr>
    </w:p>
    <w:p w14:paraId="4E6A93C7" w14:textId="77777777" w:rsidR="00E91801" w:rsidRDefault="00E91801" w:rsidP="00E91801">
      <w:pPr>
        <w:jc w:val="left"/>
        <w:rPr>
          <w:rFonts w:asciiTheme="majorBidi" w:hAnsiTheme="majorBidi" w:cstheme="majorBidi"/>
        </w:rPr>
      </w:pPr>
    </w:p>
    <w:p w14:paraId="69B41A06" w14:textId="77777777" w:rsidR="00E91801" w:rsidRDefault="00E91801" w:rsidP="00E91801">
      <w:pPr>
        <w:jc w:val="left"/>
        <w:rPr>
          <w:rFonts w:asciiTheme="majorBidi" w:hAnsiTheme="majorBidi" w:cstheme="majorBidi"/>
        </w:rPr>
      </w:pPr>
      <w:r w:rsidRPr="008A2940">
        <w:rPr>
          <w:rFonts w:asciiTheme="majorBidi" w:hAnsiTheme="majorBidi" w:cstheme="majorBidi"/>
        </w:rPr>
        <w:br w:type="textWrapping" w:clear="all"/>
      </w:r>
    </w:p>
    <w:p w14:paraId="3D574520" w14:textId="77777777" w:rsidR="00E91801" w:rsidRPr="00B873A0" w:rsidRDefault="00E91801" w:rsidP="00E91801">
      <w:pPr>
        <w:pStyle w:val="ExplanationCharChar"/>
        <w:rPr>
          <w:rFonts w:asciiTheme="majorBidi" w:hAnsiTheme="majorBidi" w:cstheme="majorBidi"/>
          <w:sz w:val="24"/>
          <w:szCs w:val="24"/>
        </w:rPr>
      </w:pPr>
      <w:r w:rsidRPr="00B873A0">
        <w:rPr>
          <w:rFonts w:asciiTheme="majorBidi" w:hAnsiTheme="majorBidi" w:cstheme="majorBidi"/>
          <w:color w:val="auto"/>
          <w:sz w:val="24"/>
          <w:szCs w:val="24"/>
        </w:rPr>
        <w:br w:type="page"/>
      </w:r>
    </w:p>
    <w:p w14:paraId="5A49D34D" w14:textId="2C76AC4D" w:rsidR="002E6C7A" w:rsidRDefault="002E6C7A" w:rsidP="00C005E5">
      <w:pPr>
        <w:pStyle w:val="Heading2"/>
      </w:pPr>
      <w:bookmarkStart w:id="511" w:name="_Ref46310499"/>
      <w:bookmarkStart w:id="512" w:name="_Ref46310506"/>
      <w:bookmarkStart w:id="513" w:name="_Toc130405606"/>
      <w:bookmarkEnd w:id="500"/>
      <w:r>
        <w:lastRenderedPageBreak/>
        <w:t>Transportability</w:t>
      </w:r>
      <w:r w:rsidR="00C005E5">
        <w:t xml:space="preserve"> and Storage</w:t>
      </w:r>
      <w:bookmarkEnd w:id="511"/>
      <w:bookmarkEnd w:id="512"/>
      <w:bookmarkEnd w:id="513"/>
    </w:p>
    <w:p w14:paraId="5FBCD5B2" w14:textId="43318037" w:rsidR="00223018" w:rsidRPr="00223018" w:rsidRDefault="00223018" w:rsidP="003142F0">
      <w:pPr>
        <w:pStyle w:val="Heading3"/>
      </w:pPr>
      <w:bookmarkStart w:id="514" w:name="_Ref46398289"/>
      <w:bookmarkStart w:id="515" w:name="_Toc130405607"/>
      <w:r>
        <w:t>Transportability</w:t>
      </w:r>
      <w:bookmarkEnd w:id="514"/>
      <w:bookmarkEnd w:id="515"/>
    </w:p>
    <w:p w14:paraId="00122D6A" w14:textId="58BE26AB" w:rsidR="00626B3D" w:rsidRDefault="00626B3D" w:rsidP="007D32FA">
      <w:pPr>
        <w:pStyle w:val="ListParagraph"/>
        <w:numPr>
          <w:ilvl w:val="0"/>
          <w:numId w:val="15"/>
        </w:numPr>
      </w:pPr>
      <w:r>
        <w:t xml:space="preserve">Transporting the </w:t>
      </w:r>
      <w:r w:rsidR="00CA0CFC">
        <w:t>PS</w:t>
      </w:r>
      <w:r>
        <w:t xml:space="preserve">U overseas shall not require adjustment or calibration. The </w:t>
      </w:r>
      <w:r w:rsidR="00CA0CFC">
        <w:t>PS</w:t>
      </w:r>
      <w:r>
        <w:t>U shall be immediately operational upon installing it in the Condor-MS pod after being transported overseas.</w:t>
      </w:r>
    </w:p>
    <w:p w14:paraId="5AE3A925" w14:textId="242D7C9C" w:rsidR="00E26400" w:rsidRDefault="00E26400" w:rsidP="007D32FA">
      <w:pPr>
        <w:pStyle w:val="ListParagraph"/>
        <w:numPr>
          <w:ilvl w:val="0"/>
          <w:numId w:val="15"/>
        </w:numPr>
      </w:pPr>
      <w:r>
        <w:t xml:space="preserve">The following packaging rules shall apply for the transportation case: </w:t>
      </w:r>
    </w:p>
    <w:p w14:paraId="6ADCD25F" w14:textId="77777777" w:rsidR="00E26400" w:rsidRDefault="00E26400" w:rsidP="007D32FA">
      <w:pPr>
        <w:pStyle w:val="ListParagraph"/>
        <w:numPr>
          <w:ilvl w:val="0"/>
          <w:numId w:val="12"/>
        </w:numPr>
      </w:pPr>
      <w:r>
        <w:t xml:space="preserve">The transportation case shall be designed to have the smallest possible dimensions, and shall protect the equipment within, under transportation conditions of a vehicle on dirt roads, without structural damage. </w:t>
      </w:r>
    </w:p>
    <w:p w14:paraId="347F6FDD" w14:textId="77777777" w:rsidR="00E26400" w:rsidRDefault="00E26400" w:rsidP="007D32FA">
      <w:pPr>
        <w:pStyle w:val="ListParagraph"/>
        <w:numPr>
          <w:ilvl w:val="0"/>
          <w:numId w:val="12"/>
        </w:numPr>
      </w:pPr>
      <w:r>
        <w:t xml:space="preserve">The case shall be sealed from penetration of moisture or rain.  </w:t>
      </w:r>
    </w:p>
    <w:p w14:paraId="17F333C0" w14:textId="77777777" w:rsidR="00E26400" w:rsidRDefault="00E26400" w:rsidP="007D32FA">
      <w:pPr>
        <w:pStyle w:val="ListParagraph"/>
        <w:numPr>
          <w:ilvl w:val="0"/>
          <w:numId w:val="12"/>
        </w:numPr>
      </w:pPr>
      <w:r>
        <w:t>PCBs can be packed in hard cardboard packaging.</w:t>
      </w:r>
    </w:p>
    <w:p w14:paraId="681504A5" w14:textId="77777777" w:rsidR="00E26400" w:rsidRDefault="00E26400" w:rsidP="007D32FA">
      <w:pPr>
        <w:pStyle w:val="ListParagraph"/>
        <w:numPr>
          <w:ilvl w:val="0"/>
          <w:numId w:val="12"/>
        </w:numPr>
      </w:pPr>
      <w:r>
        <w:t>All types of packaging shall include polyethylene foam minimum thickness of 100mm.</w:t>
      </w:r>
    </w:p>
    <w:p w14:paraId="09601B1E" w14:textId="77777777" w:rsidR="00E26400" w:rsidRDefault="00E26400" w:rsidP="007D32FA">
      <w:pPr>
        <w:pStyle w:val="ListParagraph"/>
        <w:numPr>
          <w:ilvl w:val="0"/>
          <w:numId w:val="12"/>
        </w:numPr>
      </w:pPr>
      <w:r>
        <w:t>The case shall have handles to enable carrying safely and comfortably.</w:t>
      </w:r>
    </w:p>
    <w:p w14:paraId="46FCF3F6" w14:textId="77777777" w:rsidR="00E26400" w:rsidRDefault="00E26400" w:rsidP="007D32FA">
      <w:pPr>
        <w:pStyle w:val="ListParagraph"/>
        <w:numPr>
          <w:ilvl w:val="0"/>
          <w:numId w:val="12"/>
        </w:numPr>
      </w:pPr>
      <w:r>
        <w:t>Marking on the case shall be environmentally durable, clearly discernable and easy to read. Warnings will be clearly visible and highlighted with illustrated signs.</w:t>
      </w:r>
    </w:p>
    <w:p w14:paraId="712808B2" w14:textId="77777777" w:rsidR="00E26400" w:rsidRDefault="00E26400" w:rsidP="007D32FA">
      <w:pPr>
        <w:pStyle w:val="ListParagraph"/>
        <w:numPr>
          <w:ilvl w:val="0"/>
          <w:numId w:val="12"/>
        </w:numPr>
      </w:pPr>
      <w:r>
        <w:t>Each case shall have a label or identification plate, which will include the item name, package part number &amp; item part number.</w:t>
      </w:r>
    </w:p>
    <w:p w14:paraId="27E276D2" w14:textId="77777777" w:rsidR="00E26400" w:rsidRDefault="00E26400" w:rsidP="007D32FA">
      <w:pPr>
        <w:pStyle w:val="ListParagraph"/>
        <w:numPr>
          <w:ilvl w:val="0"/>
          <w:numId w:val="12"/>
        </w:numPr>
      </w:pPr>
      <w:r>
        <w:t xml:space="preserve">On each side of the package shall be clear labels indicating “Fragile” &amp; “This Side Up </w:t>
      </w:r>
      <w:r>
        <w:sym w:font="Wingdings 3" w:char="F023"/>
      </w:r>
      <w:r>
        <w:t xml:space="preserve">”.    </w:t>
      </w:r>
    </w:p>
    <w:p w14:paraId="02F8A05A" w14:textId="6495CCBD" w:rsidR="00626B3D" w:rsidRDefault="00626B3D" w:rsidP="003142F0">
      <w:pPr>
        <w:pStyle w:val="Heading3"/>
      </w:pPr>
      <w:bookmarkStart w:id="516" w:name="_Ref40596408"/>
      <w:bookmarkStart w:id="517" w:name="_Toc40623145"/>
      <w:bookmarkStart w:id="518" w:name="_Toc130405608"/>
      <w:r>
        <w:t>Storage</w:t>
      </w:r>
      <w:bookmarkEnd w:id="516"/>
      <w:bookmarkEnd w:id="517"/>
      <w:bookmarkEnd w:id="518"/>
    </w:p>
    <w:p w14:paraId="172C4888" w14:textId="60EB3E3C" w:rsidR="00626B3D" w:rsidRDefault="00626B3D" w:rsidP="00CA0CFC">
      <w:pPr>
        <w:jc w:val="left"/>
        <w:rPr>
          <w:rFonts w:asciiTheme="majorBidi" w:hAnsiTheme="majorBidi" w:cstheme="majorBidi"/>
        </w:rPr>
      </w:pPr>
      <w:r w:rsidRPr="008F1699">
        <w:rPr>
          <w:rFonts w:asciiTheme="majorBidi" w:hAnsiTheme="majorBidi" w:cstheme="majorBidi"/>
        </w:rPr>
        <w:t xml:space="preserve">The </w:t>
      </w:r>
      <w:r w:rsidR="00CA0CFC">
        <w:rPr>
          <w:rFonts w:asciiTheme="majorBidi" w:hAnsiTheme="majorBidi" w:cstheme="majorBidi"/>
        </w:rPr>
        <w:t>PS</w:t>
      </w:r>
      <w:r w:rsidRPr="008F1699">
        <w:rPr>
          <w:rFonts w:asciiTheme="majorBidi" w:hAnsiTheme="majorBidi" w:cstheme="majorBidi"/>
        </w:rPr>
        <w:t>U</w:t>
      </w:r>
      <w:r>
        <w:rPr>
          <w:rFonts w:asciiTheme="majorBidi" w:hAnsiTheme="majorBidi" w:cstheme="majorBidi"/>
        </w:rPr>
        <w:t xml:space="preserve"> shall operate without performance degradation after withstanding the following long term storage conditions: </w:t>
      </w:r>
    </w:p>
    <w:p w14:paraId="18E746DA" w14:textId="77777777" w:rsidR="00626B3D" w:rsidRDefault="00626B3D" w:rsidP="00626B3D">
      <w:r>
        <w:t>Temperature: 0°C to +40°C.</w:t>
      </w:r>
    </w:p>
    <w:p w14:paraId="7B95E193" w14:textId="77777777" w:rsidR="00626B3D" w:rsidRPr="008F1699" w:rsidRDefault="00626B3D" w:rsidP="00626B3D">
      <w:pPr>
        <w:jc w:val="left"/>
        <w:rPr>
          <w:rFonts w:asciiTheme="majorBidi" w:hAnsiTheme="majorBidi" w:cstheme="majorBidi"/>
        </w:rPr>
      </w:pPr>
      <w:r>
        <w:t>Humidity: 20% to 90% RH.</w:t>
      </w:r>
    </w:p>
    <w:p w14:paraId="5A49D356" w14:textId="77777777" w:rsidR="00E425B9" w:rsidRDefault="00E425B9" w:rsidP="001202B9"/>
    <w:p w14:paraId="5A49D357" w14:textId="77777777" w:rsidR="002E6C7A" w:rsidRDefault="002E6C7A" w:rsidP="002E6C7A">
      <w:pPr>
        <w:pStyle w:val="Heading2"/>
      </w:pPr>
      <w:bookmarkStart w:id="519" w:name="_Ref46310540"/>
      <w:bookmarkStart w:id="520" w:name="_Ref46310548"/>
      <w:bookmarkStart w:id="521" w:name="_Toc130405609"/>
      <w:r>
        <w:lastRenderedPageBreak/>
        <w:t>Design and Construction</w:t>
      </w:r>
      <w:bookmarkEnd w:id="519"/>
      <w:bookmarkEnd w:id="520"/>
      <w:bookmarkEnd w:id="521"/>
    </w:p>
    <w:p w14:paraId="0B64ECD2" w14:textId="77777777" w:rsidR="00552920" w:rsidRPr="00DB0F0F" w:rsidRDefault="00552920" w:rsidP="00ED4E75">
      <w:pPr>
        <w:pStyle w:val="Heading3"/>
      </w:pPr>
      <w:bookmarkStart w:id="522" w:name="_Ref224373667"/>
      <w:bookmarkStart w:id="523" w:name="_Toc40304896"/>
      <w:bookmarkStart w:id="524" w:name="_Toc130405610"/>
      <w:r w:rsidRPr="00DB0F0F">
        <w:t>Selection of materials, processes and parts</w:t>
      </w:r>
      <w:bookmarkEnd w:id="522"/>
      <w:bookmarkEnd w:id="523"/>
      <w:bookmarkEnd w:id="524"/>
    </w:p>
    <w:p w14:paraId="39DDFD45" w14:textId="77777777" w:rsidR="00552920" w:rsidRDefault="00552920" w:rsidP="007D32FA">
      <w:pPr>
        <w:pStyle w:val="ListParagraph"/>
        <w:numPr>
          <w:ilvl w:val="0"/>
          <w:numId w:val="14"/>
        </w:numPr>
        <w:rPr>
          <w:rFonts w:asciiTheme="majorBidi" w:hAnsiTheme="majorBidi" w:cstheme="majorBidi"/>
        </w:rPr>
      </w:pPr>
      <w:r w:rsidRPr="00D90611">
        <w:rPr>
          <w:rFonts w:asciiTheme="majorBidi" w:hAnsiTheme="majorBidi" w:cstheme="majorBidi"/>
        </w:rPr>
        <w:t>Industrial “Best Practice” (BP) parts shall be used to the maximum extent possible. Military and industrial “Automotive” or “Military Temperature Only” (MTO) parts may be used if required.</w:t>
      </w:r>
    </w:p>
    <w:p w14:paraId="144A16C3" w14:textId="77777777" w:rsidR="00552920" w:rsidRPr="00D90611" w:rsidRDefault="00552920" w:rsidP="007D32FA">
      <w:pPr>
        <w:pStyle w:val="ListParagraph"/>
        <w:numPr>
          <w:ilvl w:val="0"/>
          <w:numId w:val="14"/>
        </w:numPr>
        <w:rPr>
          <w:rFonts w:asciiTheme="majorBidi" w:hAnsiTheme="majorBidi" w:cstheme="majorBidi"/>
        </w:rPr>
      </w:pPr>
      <w:r w:rsidRPr="00D90611">
        <w:rPr>
          <w:rFonts w:asciiTheme="majorBidi" w:hAnsiTheme="majorBidi" w:cstheme="majorBidi"/>
        </w:rPr>
        <w:t>Other materials, processes and parts shall comply with the corresponding requirements in accordance with MIL-STD-883F, Method B. as long as the requirements do not contradict the specified requirements within this document.</w:t>
      </w:r>
    </w:p>
    <w:p w14:paraId="7957F062" w14:textId="77777777" w:rsidR="00552920" w:rsidRPr="00D90611" w:rsidRDefault="00552920" w:rsidP="007D32FA">
      <w:pPr>
        <w:pStyle w:val="ListParagraph"/>
        <w:numPr>
          <w:ilvl w:val="0"/>
          <w:numId w:val="14"/>
        </w:numPr>
        <w:rPr>
          <w:rFonts w:asciiTheme="majorBidi" w:hAnsiTheme="majorBidi" w:cstheme="majorBidi"/>
        </w:rPr>
      </w:pPr>
      <w:r w:rsidRPr="00D90611">
        <w:rPr>
          <w:rFonts w:asciiTheme="majorBidi" w:hAnsiTheme="majorBidi" w:cstheme="majorBidi"/>
        </w:rPr>
        <w:t>Use of industrial materials shall be in accordance with EP-2304, ES-1301 &amp; GP-3200-5040-00. Military materials shall be used in accordance to the guidelines in MIL-PRF-19500M (for semi-conductors) and MIL-STD-883F class B (for micro circuits).</w:t>
      </w:r>
    </w:p>
    <w:p w14:paraId="3DADCC9F" w14:textId="77777777" w:rsidR="00552920" w:rsidRDefault="00552920" w:rsidP="007D32FA">
      <w:pPr>
        <w:pStyle w:val="ListParagraph"/>
        <w:numPr>
          <w:ilvl w:val="0"/>
          <w:numId w:val="14"/>
        </w:numPr>
        <w:rPr>
          <w:rFonts w:asciiTheme="majorBidi" w:hAnsiTheme="majorBidi" w:cstheme="majorBidi"/>
        </w:rPr>
      </w:pPr>
      <w:r w:rsidRPr="00F83E29">
        <w:rPr>
          <w:rFonts w:asciiTheme="majorBidi" w:hAnsiTheme="majorBidi" w:cstheme="majorBidi"/>
        </w:rPr>
        <w:t>Materials selection shall be based on the general requirements for non-flammability and fungus resistance in accordance with MIL-HDBK-454 guidelines 3 and 4.</w:t>
      </w:r>
    </w:p>
    <w:p w14:paraId="4F8FD4B1" w14:textId="65984B62" w:rsidR="00552920" w:rsidRDefault="00552920" w:rsidP="007D32FA">
      <w:pPr>
        <w:pStyle w:val="ListParagraph"/>
        <w:numPr>
          <w:ilvl w:val="0"/>
          <w:numId w:val="14"/>
        </w:numPr>
        <w:rPr>
          <w:rFonts w:asciiTheme="majorBidi" w:hAnsiTheme="majorBidi" w:cstheme="majorBidi"/>
        </w:rPr>
      </w:pPr>
      <w:r w:rsidRPr="00D90611">
        <w:rPr>
          <w:rFonts w:asciiTheme="majorBidi" w:hAnsiTheme="majorBidi" w:cstheme="majorBidi"/>
        </w:rPr>
        <w:t>Magnesium or magnesium alloy shall not be used.</w:t>
      </w:r>
    </w:p>
    <w:p w14:paraId="48227BA3" w14:textId="39ED6349" w:rsidR="00A14BE5" w:rsidRPr="00F83E29" w:rsidRDefault="00C90321" w:rsidP="007D32FA">
      <w:pPr>
        <w:pStyle w:val="ListParagraph"/>
        <w:numPr>
          <w:ilvl w:val="0"/>
          <w:numId w:val="14"/>
        </w:numPr>
        <w:rPr>
          <w:rFonts w:asciiTheme="majorBidi" w:hAnsiTheme="majorBidi" w:cstheme="majorBidi"/>
        </w:rPr>
      </w:pPr>
      <w:ins w:id="525" w:author="Eyal Yossi [2]" w:date="2024-01-04T18:46:00Z">
        <w:r>
          <w:rPr>
            <w:rFonts w:asciiTheme="majorBidi" w:hAnsiTheme="majorBidi" w:cstheme="majorBidi"/>
          </w:rPr>
          <w:t>Fan</w:t>
        </w:r>
      </w:ins>
      <w:ins w:id="526" w:author="Eyal Yossi [2]" w:date="2024-01-04T18:47:00Z">
        <w:r>
          <w:rPr>
            <w:rFonts w:asciiTheme="majorBidi" w:hAnsiTheme="majorBidi" w:cstheme="majorBidi"/>
          </w:rPr>
          <w:t>s</w:t>
        </w:r>
      </w:ins>
      <w:ins w:id="527" w:author="Eyal Yossi [2]" w:date="2024-01-04T18:46:00Z">
        <w:r>
          <w:rPr>
            <w:rFonts w:asciiTheme="majorBidi" w:hAnsiTheme="majorBidi" w:cstheme="majorBidi"/>
          </w:rPr>
          <w:t xml:space="preserve"> </w:t>
        </w:r>
      </w:ins>
      <w:r w:rsidR="00A14BE5" w:rsidRPr="00F83E29">
        <w:rPr>
          <w:rFonts w:asciiTheme="majorBidi" w:hAnsiTheme="majorBidi" w:cstheme="majorBidi"/>
        </w:rPr>
        <w:t>shall be selected in accordance</w:t>
      </w:r>
      <w:r w:rsidR="00A14BE5">
        <w:rPr>
          <w:rFonts w:asciiTheme="majorBidi" w:hAnsiTheme="majorBidi" w:cstheme="majorBidi"/>
        </w:rPr>
        <w:t xml:space="preserve"> with the following noise limit</w:t>
      </w:r>
      <w:r w:rsidR="00A14BE5" w:rsidRPr="00F83E29">
        <w:rPr>
          <w:rFonts w:asciiTheme="majorBidi" w:hAnsiTheme="majorBidi" w:cstheme="majorBidi"/>
        </w:rPr>
        <w:t xml:space="preserve"> requirements</w:t>
      </w:r>
      <w:del w:id="528" w:author="Eyal Yossi [2]" w:date="2024-01-04T18:46:00Z">
        <w:r w:rsidR="008950A0" w:rsidDel="00C90321">
          <w:rPr>
            <w:rFonts w:asciiTheme="majorBidi" w:hAnsiTheme="majorBidi" w:cstheme="majorBidi"/>
          </w:rPr>
          <w:delText xml:space="preserve"> (TBR)</w:delText>
        </w:r>
      </w:del>
      <w:r w:rsidR="00A14BE5" w:rsidRPr="00F83E29">
        <w:rPr>
          <w:rFonts w:asciiTheme="majorBidi" w:hAnsiTheme="majorBidi" w:cstheme="majorBidi"/>
        </w:rPr>
        <w:t>:</w:t>
      </w:r>
    </w:p>
    <w:p w14:paraId="6DEE082F" w14:textId="122B724A" w:rsidR="00A14BE5" w:rsidRPr="00FC096D" w:rsidRDefault="00A14BE5" w:rsidP="009D4A3F">
      <w:pPr>
        <w:numPr>
          <w:ilvl w:val="0"/>
          <w:numId w:val="27"/>
        </w:numPr>
        <w:jc w:val="left"/>
        <w:rPr>
          <w:rFonts w:asciiTheme="majorBidi" w:hAnsiTheme="majorBidi" w:cstheme="majorBidi"/>
        </w:rPr>
      </w:pPr>
      <w:r w:rsidRPr="00FC096D">
        <w:rPr>
          <w:rFonts w:asciiTheme="majorBidi" w:hAnsiTheme="majorBidi" w:cstheme="majorBidi"/>
        </w:rPr>
        <w:t>Exposure to steady state noise shall not exceed the limits of category D, Table 2, MIL-STD-1474</w:t>
      </w:r>
      <w:r w:rsidR="00FC096D" w:rsidRPr="00FC096D">
        <w:rPr>
          <w:rFonts w:asciiTheme="majorBidi" w:hAnsiTheme="majorBidi" w:cstheme="majorBidi"/>
        </w:rPr>
        <w:t>D</w:t>
      </w:r>
    </w:p>
    <w:p w14:paraId="1E90EBE2" w14:textId="7DB9FA35" w:rsidR="00A14BE5" w:rsidRPr="00FC096D" w:rsidRDefault="00A14BE5" w:rsidP="009D4A3F">
      <w:pPr>
        <w:numPr>
          <w:ilvl w:val="0"/>
          <w:numId w:val="27"/>
        </w:numPr>
        <w:jc w:val="left"/>
        <w:rPr>
          <w:rFonts w:asciiTheme="majorBidi" w:hAnsiTheme="majorBidi" w:cstheme="majorBidi"/>
        </w:rPr>
      </w:pPr>
      <w:r w:rsidRPr="00FC096D">
        <w:rPr>
          <w:rFonts w:asciiTheme="majorBidi" w:hAnsiTheme="majorBidi" w:cstheme="majorBidi"/>
        </w:rPr>
        <w:t>Exposure to impulse noise shall not exceed the limits specified for limit W, Fig. 3, MIL-STD-1474</w:t>
      </w:r>
      <w:r w:rsidR="00FC096D" w:rsidRPr="00FC096D">
        <w:rPr>
          <w:rFonts w:asciiTheme="majorBidi" w:hAnsiTheme="majorBidi" w:cstheme="majorBidi"/>
        </w:rPr>
        <w:t>D</w:t>
      </w:r>
      <w:r w:rsidRPr="00FC096D">
        <w:rPr>
          <w:rFonts w:asciiTheme="majorBidi" w:hAnsiTheme="majorBidi" w:cstheme="majorBidi"/>
        </w:rPr>
        <w:t>.</w:t>
      </w:r>
    </w:p>
    <w:p w14:paraId="34115E09" w14:textId="77777777" w:rsidR="00552920" w:rsidRPr="00DB0F0F" w:rsidRDefault="00552920" w:rsidP="003142F0">
      <w:pPr>
        <w:pStyle w:val="Heading3"/>
      </w:pPr>
      <w:bookmarkStart w:id="529" w:name="_Ref224373668"/>
      <w:bookmarkStart w:id="530" w:name="_Toc40304897"/>
      <w:bookmarkStart w:id="531" w:name="_Toc130405611"/>
      <w:r w:rsidRPr="00DB0F0F">
        <w:t>Passive devices</w:t>
      </w:r>
      <w:bookmarkEnd w:id="529"/>
      <w:bookmarkEnd w:id="530"/>
      <w:bookmarkEnd w:id="531"/>
    </w:p>
    <w:p w14:paraId="19515EBB" w14:textId="77777777" w:rsidR="00552920" w:rsidRDefault="00552920" w:rsidP="00552920">
      <w:pPr>
        <w:rPr>
          <w:rFonts w:asciiTheme="majorBidi" w:hAnsiTheme="majorBidi" w:cstheme="majorBidi"/>
        </w:rPr>
      </w:pPr>
      <w:r w:rsidRPr="00D90611">
        <w:rPr>
          <w:rFonts w:asciiTheme="majorBidi" w:hAnsiTheme="majorBidi" w:cstheme="majorBidi"/>
        </w:rPr>
        <w:t>New passive devices shall be chosen from ER (established reliability) of ES-1358, ES-1359 &amp; ES-1324.</w:t>
      </w:r>
      <w:r>
        <w:rPr>
          <w:rFonts w:asciiTheme="majorBidi" w:hAnsiTheme="majorBidi" w:cstheme="majorBidi"/>
        </w:rPr>
        <w:t xml:space="preserve"> </w:t>
      </w:r>
    </w:p>
    <w:p w14:paraId="61ABEF24" w14:textId="77777777" w:rsidR="00552920" w:rsidRPr="00F83E29" w:rsidRDefault="00552920" w:rsidP="00552920">
      <w:pPr>
        <w:rPr>
          <w:rFonts w:asciiTheme="majorBidi" w:hAnsiTheme="majorBidi" w:cstheme="majorBidi"/>
        </w:rPr>
      </w:pPr>
      <w:r w:rsidRPr="00F83E29">
        <w:rPr>
          <w:rFonts w:asciiTheme="majorBidi" w:hAnsiTheme="majorBidi" w:cstheme="majorBidi"/>
        </w:rPr>
        <w:t>Termination: solder type, over Nickel beerier plating.</w:t>
      </w:r>
    </w:p>
    <w:p w14:paraId="1C0235A9" w14:textId="77777777" w:rsidR="00552920" w:rsidRPr="00DB0F0F" w:rsidRDefault="00552920" w:rsidP="003142F0">
      <w:pPr>
        <w:pStyle w:val="Heading3"/>
      </w:pPr>
      <w:bookmarkStart w:id="532" w:name="_Ref224373669"/>
      <w:bookmarkStart w:id="533" w:name="_Toc40304898"/>
      <w:bookmarkStart w:id="534" w:name="_Toc130405612"/>
      <w:r w:rsidRPr="00DB0F0F">
        <w:t>Sealing and insulation materials</w:t>
      </w:r>
      <w:bookmarkEnd w:id="532"/>
      <w:bookmarkEnd w:id="533"/>
      <w:bookmarkEnd w:id="534"/>
    </w:p>
    <w:p w14:paraId="1BD1585B" w14:textId="77777777" w:rsidR="00552920" w:rsidRPr="00F83E29" w:rsidRDefault="00552920" w:rsidP="00552920">
      <w:pPr>
        <w:rPr>
          <w:rFonts w:asciiTheme="majorBidi" w:hAnsiTheme="majorBidi" w:cstheme="majorBidi"/>
        </w:rPr>
      </w:pPr>
      <w:r w:rsidRPr="00F83E29">
        <w:rPr>
          <w:rFonts w:asciiTheme="majorBidi" w:hAnsiTheme="majorBidi" w:cstheme="majorBidi"/>
        </w:rPr>
        <w:t>Sealing and insulation materials will not be highly flammable. Sealing materials will not harm insulation and shall not cause damage to neighboring metal or plastic parts, either during application or as a result of aging. Printed Circuit Assemblies shall be coated in accordance with MIL-I-46058C.</w:t>
      </w:r>
    </w:p>
    <w:p w14:paraId="49376B3B" w14:textId="77777777" w:rsidR="00552920" w:rsidRPr="00DB0F0F" w:rsidRDefault="00552920" w:rsidP="003142F0">
      <w:pPr>
        <w:pStyle w:val="Heading3"/>
      </w:pPr>
      <w:bookmarkStart w:id="535" w:name="_Ref224373670"/>
      <w:bookmarkStart w:id="536" w:name="_Toc40304899"/>
      <w:bookmarkStart w:id="537" w:name="_Toc130405613"/>
      <w:r w:rsidRPr="00DB0F0F">
        <w:lastRenderedPageBreak/>
        <w:t>Treatment and finishing</w:t>
      </w:r>
      <w:bookmarkEnd w:id="535"/>
      <w:bookmarkEnd w:id="536"/>
      <w:bookmarkEnd w:id="537"/>
    </w:p>
    <w:p w14:paraId="6E199DE8" w14:textId="77777777" w:rsidR="00552920" w:rsidRPr="00F83E29" w:rsidRDefault="00552920" w:rsidP="00552920">
      <w:pPr>
        <w:rPr>
          <w:rFonts w:asciiTheme="majorBidi" w:hAnsiTheme="majorBidi" w:cstheme="majorBidi"/>
        </w:rPr>
      </w:pPr>
      <w:r w:rsidRPr="00F83E29">
        <w:rPr>
          <w:rFonts w:asciiTheme="majorBidi" w:hAnsiTheme="majorBidi" w:cstheme="majorBidi"/>
        </w:rPr>
        <w:t>All metal surface, except for electrical contacts, shall pass anti-corrosion treatment, including treatment to prevent electrolytic reaction between two dissimilar metals.</w:t>
      </w:r>
    </w:p>
    <w:p w14:paraId="67CBC790" w14:textId="77777777" w:rsidR="00552920" w:rsidRPr="00DB0F0F" w:rsidRDefault="00552920" w:rsidP="003142F0">
      <w:pPr>
        <w:pStyle w:val="Heading3"/>
      </w:pPr>
      <w:bookmarkStart w:id="538" w:name="_Ref224373671"/>
      <w:bookmarkStart w:id="539" w:name="_Toc40304900"/>
      <w:bookmarkStart w:id="540" w:name="_Toc130405614"/>
      <w:r w:rsidRPr="00DB0F0F">
        <w:t>Junction temperature</w:t>
      </w:r>
      <w:bookmarkEnd w:id="538"/>
      <w:bookmarkEnd w:id="539"/>
      <w:bookmarkEnd w:id="540"/>
    </w:p>
    <w:p w14:paraId="0FB3C9F0" w14:textId="701F5D12" w:rsidR="00552920" w:rsidRDefault="00552920" w:rsidP="008F15DE">
      <w:pPr>
        <w:rPr>
          <w:rFonts w:asciiTheme="majorBidi" w:hAnsiTheme="majorBidi" w:cstheme="majorBidi"/>
        </w:rPr>
      </w:pPr>
      <w:r w:rsidRPr="00F83E29">
        <w:rPr>
          <w:rFonts w:asciiTheme="majorBidi" w:hAnsiTheme="majorBidi" w:cstheme="majorBidi"/>
        </w:rPr>
        <w:t xml:space="preserve">Worst case semiconductor and microcircuit junction temperatures shall not exceed </w:t>
      </w:r>
      <w:r w:rsidR="0095680B">
        <w:t>manufacturer maximum junction temperature for the specific environment with 20°C safety margin.</w:t>
      </w:r>
    </w:p>
    <w:p w14:paraId="7F56C1DE" w14:textId="47254451" w:rsidR="00552920" w:rsidRPr="004D10A5" w:rsidRDefault="00552920" w:rsidP="003142F0">
      <w:pPr>
        <w:pStyle w:val="Heading3"/>
      </w:pPr>
      <w:bookmarkStart w:id="541" w:name="_Ref5221427"/>
      <w:bookmarkStart w:id="542" w:name="_Toc40304901"/>
      <w:bookmarkStart w:id="543" w:name="_Toc130405615"/>
      <w:r w:rsidRPr="004D10A5">
        <w:t>Printed Circuit Boards (PCBs)</w:t>
      </w:r>
      <w:bookmarkEnd w:id="541"/>
      <w:bookmarkEnd w:id="542"/>
      <w:bookmarkEnd w:id="543"/>
    </w:p>
    <w:p w14:paraId="6EAC7B10" w14:textId="01B5A341" w:rsidR="00552920" w:rsidRPr="00E1300D" w:rsidRDefault="00552920" w:rsidP="00E1300D">
      <w:pPr>
        <w:rPr>
          <w:rFonts w:asciiTheme="majorBidi" w:hAnsiTheme="majorBidi" w:cstheme="majorBidi"/>
        </w:rPr>
      </w:pPr>
      <w:r w:rsidRPr="00D90611">
        <w:rPr>
          <w:rFonts w:asciiTheme="majorBidi" w:hAnsiTheme="majorBidi" w:cstheme="majorBidi"/>
        </w:rPr>
        <w:t>PCBs shall be in accordance with MIL-PRF-31032 &amp; IPC-D275. Coating shall not be used in order to support or reinforce board components.</w:t>
      </w:r>
      <w:bookmarkStart w:id="544" w:name="_Ref224373672"/>
      <w:r>
        <w:br w:type="page"/>
      </w:r>
    </w:p>
    <w:p w14:paraId="69F9F70B" w14:textId="77777777" w:rsidR="00552920" w:rsidRPr="00DB0F0F" w:rsidRDefault="00552920" w:rsidP="003142F0">
      <w:pPr>
        <w:pStyle w:val="Heading3"/>
      </w:pPr>
      <w:bookmarkStart w:id="545" w:name="_Toc40304902"/>
      <w:bookmarkStart w:id="546" w:name="_Ref46310706"/>
      <w:bookmarkStart w:id="547" w:name="_Ref46310713"/>
      <w:bookmarkStart w:id="548" w:name="_Toc130405616"/>
      <w:r w:rsidRPr="00DB0F0F">
        <w:lastRenderedPageBreak/>
        <w:t>Electromagnetic compatibility</w:t>
      </w:r>
      <w:bookmarkEnd w:id="544"/>
      <w:bookmarkEnd w:id="545"/>
      <w:bookmarkEnd w:id="546"/>
      <w:bookmarkEnd w:id="547"/>
      <w:bookmarkEnd w:id="548"/>
    </w:p>
    <w:p w14:paraId="35873FEE" w14:textId="77777777" w:rsidR="00552920" w:rsidRPr="00DB0F0F" w:rsidRDefault="00552920" w:rsidP="003142F0">
      <w:pPr>
        <w:pStyle w:val="Heading3"/>
      </w:pPr>
      <w:bookmarkStart w:id="549" w:name="_Toc422227965"/>
      <w:bookmarkStart w:id="550" w:name="_Toc422559830"/>
      <w:bookmarkStart w:id="551" w:name="_Ref224373673"/>
      <w:bookmarkStart w:id="552" w:name="_Ref224373674"/>
      <w:bookmarkStart w:id="553" w:name="_Toc40304903"/>
      <w:bookmarkStart w:id="554" w:name="_Ref46310724"/>
      <w:bookmarkStart w:id="555" w:name="_Ref46310730"/>
      <w:bookmarkStart w:id="556" w:name="_Toc130405617"/>
      <w:r w:rsidRPr="00DB0F0F">
        <w:t>EMC Requirements</w:t>
      </w:r>
      <w:bookmarkEnd w:id="549"/>
      <w:bookmarkEnd w:id="550"/>
      <w:bookmarkEnd w:id="551"/>
      <w:bookmarkEnd w:id="552"/>
      <w:bookmarkEnd w:id="553"/>
      <w:bookmarkEnd w:id="554"/>
      <w:bookmarkEnd w:id="555"/>
      <w:bookmarkEnd w:id="556"/>
    </w:p>
    <w:p w14:paraId="20AC6C9F" w14:textId="421C76BF" w:rsidR="00552920" w:rsidRPr="00F83E29" w:rsidRDefault="00552920" w:rsidP="00076350">
      <w:pPr>
        <w:rPr>
          <w:rFonts w:asciiTheme="majorBidi" w:hAnsiTheme="majorBidi" w:cstheme="majorBidi"/>
        </w:rPr>
      </w:pPr>
      <w:bookmarkStart w:id="557" w:name="_Toc422227966"/>
      <w:bookmarkStart w:id="558" w:name="_Toc422559831"/>
      <w:r w:rsidRPr="00F83E29">
        <w:rPr>
          <w:rFonts w:asciiTheme="majorBidi" w:hAnsiTheme="majorBidi" w:cstheme="majorBidi"/>
        </w:rPr>
        <w:t xml:space="preserve">During any mode of operation, or while changing modes of operation, the </w:t>
      </w:r>
      <w:r w:rsidR="00A14BE5">
        <w:rPr>
          <w:rFonts w:asciiTheme="majorBidi" w:hAnsiTheme="majorBidi" w:cstheme="majorBidi"/>
        </w:rPr>
        <w:t>PSU</w:t>
      </w:r>
      <w:r w:rsidRPr="00F83E29">
        <w:rPr>
          <w:rFonts w:asciiTheme="majorBidi" w:hAnsiTheme="majorBidi" w:cstheme="majorBidi"/>
        </w:rPr>
        <w:t xml:space="preserve"> shall comply with the emission and susceptibility requirements of MIL-STD-461</w:t>
      </w:r>
      <w:r w:rsidR="00076350">
        <w:rPr>
          <w:rFonts w:asciiTheme="majorBidi" w:hAnsiTheme="majorBidi" w:cstheme="majorBidi"/>
        </w:rPr>
        <w:t>C</w:t>
      </w:r>
      <w:r w:rsidR="00282A58">
        <w:rPr>
          <w:rFonts w:asciiTheme="majorBidi" w:hAnsiTheme="majorBidi" w:cstheme="majorBidi"/>
        </w:rPr>
        <w:t xml:space="preserve"> &amp; MIL-STD-461G</w:t>
      </w:r>
      <w:r w:rsidRPr="00F83E29">
        <w:rPr>
          <w:rFonts w:asciiTheme="majorBidi" w:hAnsiTheme="majorBidi" w:cstheme="majorBidi"/>
        </w:rPr>
        <w:t>, Air-Force category as specified herein.</w:t>
      </w:r>
    </w:p>
    <w:p w14:paraId="11CFDD77" w14:textId="4E3B976F" w:rsidR="00552920" w:rsidRDefault="00552920" w:rsidP="003142F0">
      <w:pPr>
        <w:pStyle w:val="Heading3"/>
      </w:pPr>
      <w:bookmarkStart w:id="559" w:name="_Ref224373675"/>
      <w:bookmarkStart w:id="560" w:name="_Toc40304904"/>
      <w:bookmarkStart w:id="561" w:name="_Toc130405618"/>
      <w:r w:rsidRPr="00DB0F0F">
        <w:t>Description of Requirements</w:t>
      </w:r>
      <w:bookmarkEnd w:id="559"/>
      <w:bookmarkEnd w:id="560"/>
      <w:bookmarkEnd w:id="561"/>
    </w:p>
    <w:p w14:paraId="5F2D63C0" w14:textId="3352707A" w:rsidR="00955552" w:rsidRPr="00955552" w:rsidRDefault="00955552" w:rsidP="00955552">
      <w:pPr>
        <w:pStyle w:val="Caption"/>
        <w:jc w:val="center"/>
      </w:pPr>
      <w:bookmarkStart w:id="562" w:name="_Toc130405668"/>
      <w:r w:rsidRPr="00F41690">
        <w:t xml:space="preserve">Table </w:t>
      </w:r>
      <w:r w:rsidR="004264AB">
        <w:fldChar w:fldCharType="begin"/>
      </w:r>
      <w:r w:rsidR="004264AB">
        <w:instrText xml:space="preserve"> STYLEREF 1 \s </w:instrText>
      </w:r>
      <w:r w:rsidR="004264AB">
        <w:fldChar w:fldCharType="separate"/>
      </w:r>
      <w:r w:rsidR="00A845CC">
        <w:rPr>
          <w:noProof/>
          <w:cs/>
        </w:rPr>
        <w:t>‎</w:t>
      </w:r>
      <w:r w:rsidR="00A845CC">
        <w:rPr>
          <w:noProof/>
        </w:rPr>
        <w:t>3</w:t>
      </w:r>
      <w:r w:rsidR="004264AB">
        <w:rPr>
          <w:noProof/>
        </w:rPr>
        <w:fldChar w:fldCharType="end"/>
      </w:r>
      <w:r w:rsidRPr="00F41690">
        <w:noBreakHyphen/>
      </w:r>
      <w:r w:rsidR="004264AB">
        <w:fldChar w:fldCharType="begin"/>
      </w:r>
      <w:r w:rsidR="004264AB">
        <w:instrText xml:space="preserve"> SEQ Table \* ARABIC \s 1 </w:instrText>
      </w:r>
      <w:r w:rsidR="004264AB">
        <w:fldChar w:fldCharType="separate"/>
      </w:r>
      <w:r w:rsidR="00A845CC">
        <w:rPr>
          <w:noProof/>
        </w:rPr>
        <w:t>7</w:t>
      </w:r>
      <w:r w:rsidR="004264AB">
        <w:rPr>
          <w:noProof/>
        </w:rPr>
        <w:fldChar w:fldCharType="end"/>
      </w:r>
      <w:r w:rsidRPr="00F41690">
        <w:t xml:space="preserve">- </w:t>
      </w:r>
      <w:r>
        <w:t>EMC MIL-STD Requirements</w:t>
      </w:r>
      <w:bookmarkEnd w:id="562"/>
    </w:p>
    <w:tbl>
      <w:tblPr>
        <w:tblStyle w:val="TableGrid"/>
        <w:tblW w:w="10915" w:type="dxa"/>
        <w:tblInd w:w="-714" w:type="dxa"/>
        <w:tblLook w:val="04A0" w:firstRow="1" w:lastRow="0" w:firstColumn="1" w:lastColumn="0" w:noHBand="0" w:noVBand="1"/>
      </w:tblPr>
      <w:tblGrid>
        <w:gridCol w:w="1035"/>
        <w:gridCol w:w="1501"/>
        <w:gridCol w:w="6962"/>
        <w:gridCol w:w="1417"/>
      </w:tblGrid>
      <w:tr w:rsidR="00CC668B" w14:paraId="6B1D525B" w14:textId="1D370F0A" w:rsidTr="009A5DB0">
        <w:tc>
          <w:tcPr>
            <w:tcW w:w="1035" w:type="dxa"/>
            <w:shd w:val="clear" w:color="auto" w:fill="D9D9D9" w:themeFill="background1" w:themeFillShade="D9"/>
            <w:vAlign w:val="center"/>
          </w:tcPr>
          <w:p w14:paraId="5CB438DF" w14:textId="43B50AF6" w:rsidR="00CC668B" w:rsidRPr="007551F1" w:rsidRDefault="00CC668B" w:rsidP="009A5DB0">
            <w:pPr>
              <w:ind w:left="-113"/>
              <w:jc w:val="center"/>
              <w:rPr>
                <w:b/>
                <w:bCs/>
              </w:rPr>
            </w:pPr>
            <w:r>
              <w:rPr>
                <w:b/>
                <w:bCs/>
              </w:rPr>
              <w:t>MIL-STD</w:t>
            </w:r>
          </w:p>
        </w:tc>
        <w:tc>
          <w:tcPr>
            <w:tcW w:w="1501" w:type="dxa"/>
            <w:shd w:val="clear" w:color="auto" w:fill="D9D9D9" w:themeFill="background1" w:themeFillShade="D9"/>
            <w:vAlign w:val="center"/>
          </w:tcPr>
          <w:p w14:paraId="329DEA8B" w14:textId="4A19D95A" w:rsidR="00CC668B" w:rsidRDefault="00CC668B" w:rsidP="009A5DB0">
            <w:pPr>
              <w:bidi w:val="0"/>
              <w:ind w:left="-113"/>
              <w:jc w:val="center"/>
              <w:rPr>
                <w:b/>
                <w:bCs/>
              </w:rPr>
            </w:pPr>
            <w:r w:rsidRPr="007551F1">
              <w:rPr>
                <w:b/>
                <w:bCs/>
              </w:rPr>
              <w:t>Test</w:t>
            </w:r>
          </w:p>
          <w:p w14:paraId="31199FDE" w14:textId="1AB08038" w:rsidR="00CC668B" w:rsidRPr="007551F1" w:rsidRDefault="00CC668B" w:rsidP="009A5DB0">
            <w:pPr>
              <w:bidi w:val="0"/>
              <w:ind w:left="-113"/>
              <w:jc w:val="center"/>
              <w:rPr>
                <w:b/>
                <w:bCs/>
              </w:rPr>
            </w:pPr>
            <w:r w:rsidRPr="007551F1">
              <w:rPr>
                <w:b/>
                <w:bCs/>
              </w:rPr>
              <w:t>Requirement</w:t>
            </w:r>
          </w:p>
        </w:tc>
        <w:tc>
          <w:tcPr>
            <w:tcW w:w="6962" w:type="dxa"/>
            <w:shd w:val="clear" w:color="auto" w:fill="D9D9D9" w:themeFill="background1" w:themeFillShade="D9"/>
            <w:vAlign w:val="center"/>
          </w:tcPr>
          <w:p w14:paraId="3F16DCB1" w14:textId="77777777" w:rsidR="00CC668B" w:rsidRPr="007551F1" w:rsidRDefault="00CC668B" w:rsidP="009A5DB0">
            <w:pPr>
              <w:bidi w:val="0"/>
              <w:ind w:left="-43"/>
              <w:jc w:val="center"/>
              <w:rPr>
                <w:b/>
                <w:bCs/>
              </w:rPr>
            </w:pPr>
            <w:r w:rsidRPr="007551F1">
              <w:rPr>
                <w:b/>
                <w:bCs/>
              </w:rPr>
              <w:t>Description</w:t>
            </w:r>
          </w:p>
        </w:tc>
        <w:tc>
          <w:tcPr>
            <w:tcW w:w="1417" w:type="dxa"/>
            <w:shd w:val="clear" w:color="auto" w:fill="D9D9D9" w:themeFill="background1" w:themeFillShade="D9"/>
            <w:vAlign w:val="center"/>
          </w:tcPr>
          <w:p w14:paraId="6448B34B" w14:textId="581980CE" w:rsidR="00CC668B" w:rsidRPr="007551F1" w:rsidRDefault="009A5DB0" w:rsidP="009A5DB0">
            <w:pPr>
              <w:bidi w:val="0"/>
              <w:ind w:left="-43"/>
              <w:jc w:val="center"/>
              <w:rPr>
                <w:b/>
                <w:bCs/>
              </w:rPr>
            </w:pPr>
            <w:r>
              <w:rPr>
                <w:b/>
                <w:bCs/>
              </w:rPr>
              <w:t>Notes</w:t>
            </w:r>
          </w:p>
        </w:tc>
      </w:tr>
      <w:tr w:rsidR="00CC668B" w14:paraId="54A8B901" w14:textId="54133B15" w:rsidTr="009A5DB0">
        <w:tc>
          <w:tcPr>
            <w:tcW w:w="1035" w:type="dxa"/>
            <w:vMerge w:val="restart"/>
          </w:tcPr>
          <w:p w14:paraId="789B80FA" w14:textId="5060F49E" w:rsidR="00CC668B" w:rsidRDefault="00CC668B" w:rsidP="00282A58">
            <w:pPr>
              <w:ind w:left="-113"/>
              <w:jc w:val="center"/>
            </w:pPr>
            <w:r>
              <w:t>461C</w:t>
            </w:r>
          </w:p>
        </w:tc>
        <w:tc>
          <w:tcPr>
            <w:tcW w:w="1501" w:type="dxa"/>
          </w:tcPr>
          <w:p w14:paraId="5EED6804" w14:textId="08F6A16D" w:rsidR="00CC668B" w:rsidRDefault="00CC668B" w:rsidP="00282A58">
            <w:pPr>
              <w:bidi w:val="0"/>
              <w:ind w:left="-113"/>
              <w:jc w:val="center"/>
            </w:pPr>
            <w:r>
              <w:t>CE01</w:t>
            </w:r>
          </w:p>
        </w:tc>
        <w:tc>
          <w:tcPr>
            <w:tcW w:w="6962" w:type="dxa"/>
          </w:tcPr>
          <w:p w14:paraId="54BC3E23" w14:textId="6B8A52A5" w:rsidR="00CC668B" w:rsidRDefault="00CC668B" w:rsidP="00F52751">
            <w:pPr>
              <w:bidi w:val="0"/>
              <w:ind w:left="-43"/>
            </w:pPr>
            <w:r>
              <w:t>Conducted Emission, Power Leads; 30</w:t>
            </w:r>
            <w:r>
              <w:rPr>
                <w:caps/>
              </w:rPr>
              <w:t>H</w:t>
            </w:r>
            <w:r>
              <w:t>z-15KHz</w:t>
            </w:r>
          </w:p>
        </w:tc>
        <w:tc>
          <w:tcPr>
            <w:tcW w:w="1417" w:type="dxa"/>
            <w:vAlign w:val="center"/>
          </w:tcPr>
          <w:p w14:paraId="00CE719E" w14:textId="75AC8682" w:rsidR="00CC668B" w:rsidRDefault="009A5DB0" w:rsidP="009A5DB0">
            <w:pPr>
              <w:bidi w:val="0"/>
              <w:ind w:left="-43"/>
              <w:jc w:val="center"/>
            </w:pPr>
            <w:r>
              <w:t>--</w:t>
            </w:r>
          </w:p>
        </w:tc>
      </w:tr>
      <w:tr w:rsidR="00CC668B" w14:paraId="1C9BDBF4" w14:textId="0AE97DD6" w:rsidTr="009A5DB0">
        <w:tc>
          <w:tcPr>
            <w:tcW w:w="1035" w:type="dxa"/>
            <w:vMerge/>
          </w:tcPr>
          <w:p w14:paraId="7665B860" w14:textId="77777777" w:rsidR="00CC668B" w:rsidRDefault="00CC668B" w:rsidP="00282A58">
            <w:pPr>
              <w:ind w:left="-113"/>
              <w:jc w:val="center"/>
            </w:pPr>
          </w:p>
        </w:tc>
        <w:tc>
          <w:tcPr>
            <w:tcW w:w="1501" w:type="dxa"/>
          </w:tcPr>
          <w:p w14:paraId="67CE319B" w14:textId="00AFE15F" w:rsidR="00CC668B" w:rsidRDefault="00CC668B" w:rsidP="00282A58">
            <w:pPr>
              <w:bidi w:val="0"/>
              <w:ind w:left="-113"/>
              <w:jc w:val="center"/>
            </w:pPr>
            <w:r>
              <w:t>CE03</w:t>
            </w:r>
          </w:p>
        </w:tc>
        <w:tc>
          <w:tcPr>
            <w:tcW w:w="6962" w:type="dxa"/>
          </w:tcPr>
          <w:p w14:paraId="6C51E3C5" w14:textId="34F2EC9F" w:rsidR="00CC668B" w:rsidRDefault="00CC668B" w:rsidP="00F52751">
            <w:pPr>
              <w:bidi w:val="0"/>
              <w:ind w:left="-43"/>
            </w:pPr>
            <w:r>
              <w:t>Conducted Emission, Power Leads; 15KHz-50MHz</w:t>
            </w:r>
          </w:p>
        </w:tc>
        <w:tc>
          <w:tcPr>
            <w:tcW w:w="1417" w:type="dxa"/>
            <w:vAlign w:val="center"/>
          </w:tcPr>
          <w:p w14:paraId="3A8D4081" w14:textId="18F9F9CD" w:rsidR="00CC668B" w:rsidRDefault="009A5DB0" w:rsidP="009A5DB0">
            <w:pPr>
              <w:bidi w:val="0"/>
              <w:ind w:left="-43"/>
              <w:jc w:val="center"/>
            </w:pPr>
            <w:r>
              <w:t>--</w:t>
            </w:r>
          </w:p>
        </w:tc>
      </w:tr>
      <w:tr w:rsidR="009A5DB0" w14:paraId="1EC74487" w14:textId="57F057F6" w:rsidTr="009A5DB0">
        <w:tc>
          <w:tcPr>
            <w:tcW w:w="1035" w:type="dxa"/>
            <w:vMerge/>
          </w:tcPr>
          <w:p w14:paraId="57F21370" w14:textId="77777777" w:rsidR="009A5DB0" w:rsidRDefault="009A5DB0" w:rsidP="009A5DB0">
            <w:pPr>
              <w:ind w:left="-113"/>
              <w:jc w:val="center"/>
            </w:pPr>
          </w:p>
        </w:tc>
        <w:tc>
          <w:tcPr>
            <w:tcW w:w="1501" w:type="dxa"/>
          </w:tcPr>
          <w:p w14:paraId="2251DBF6" w14:textId="375F23ED" w:rsidR="009A5DB0" w:rsidRDefault="009A5DB0" w:rsidP="009A5DB0">
            <w:pPr>
              <w:bidi w:val="0"/>
              <w:ind w:left="-113"/>
              <w:jc w:val="center"/>
            </w:pPr>
            <w:r>
              <w:t>CE07</w:t>
            </w:r>
          </w:p>
        </w:tc>
        <w:tc>
          <w:tcPr>
            <w:tcW w:w="6962" w:type="dxa"/>
          </w:tcPr>
          <w:p w14:paraId="39702850" w14:textId="77777777" w:rsidR="009A5DB0" w:rsidRDefault="009A5DB0" w:rsidP="009A5DB0">
            <w:pPr>
              <w:bidi w:val="0"/>
              <w:ind w:left="-43"/>
            </w:pPr>
            <w:r>
              <w:t>Conducted Emission, Power Leads</w:t>
            </w:r>
          </w:p>
        </w:tc>
        <w:tc>
          <w:tcPr>
            <w:tcW w:w="1417" w:type="dxa"/>
            <w:vAlign w:val="center"/>
          </w:tcPr>
          <w:p w14:paraId="3A6B5847" w14:textId="2080B52C" w:rsidR="009A5DB0" w:rsidRDefault="009A5DB0" w:rsidP="009A5DB0">
            <w:pPr>
              <w:bidi w:val="0"/>
              <w:ind w:left="-43"/>
              <w:jc w:val="center"/>
            </w:pPr>
            <w:r>
              <w:t>--</w:t>
            </w:r>
          </w:p>
        </w:tc>
      </w:tr>
      <w:tr w:rsidR="009A5DB0" w14:paraId="35AD46BD" w14:textId="43266273" w:rsidTr="009A5DB0">
        <w:tc>
          <w:tcPr>
            <w:tcW w:w="1035" w:type="dxa"/>
            <w:vMerge/>
          </w:tcPr>
          <w:p w14:paraId="4DEBE77F" w14:textId="77777777" w:rsidR="009A5DB0" w:rsidRDefault="009A5DB0" w:rsidP="009A5DB0">
            <w:pPr>
              <w:ind w:left="-113"/>
              <w:jc w:val="center"/>
            </w:pPr>
          </w:p>
        </w:tc>
        <w:tc>
          <w:tcPr>
            <w:tcW w:w="1501" w:type="dxa"/>
          </w:tcPr>
          <w:p w14:paraId="5D9CC31C" w14:textId="7CE08F71" w:rsidR="009A5DB0" w:rsidRDefault="009A5DB0" w:rsidP="009A5DB0">
            <w:pPr>
              <w:bidi w:val="0"/>
              <w:ind w:left="-113"/>
              <w:jc w:val="center"/>
            </w:pPr>
            <w:r>
              <w:t>CS01</w:t>
            </w:r>
          </w:p>
        </w:tc>
        <w:tc>
          <w:tcPr>
            <w:tcW w:w="6962" w:type="dxa"/>
          </w:tcPr>
          <w:p w14:paraId="61F601BB" w14:textId="45085075" w:rsidR="009A5DB0" w:rsidRDefault="009A5DB0" w:rsidP="009A5DB0">
            <w:pPr>
              <w:bidi w:val="0"/>
              <w:ind w:left="-43"/>
            </w:pPr>
            <w:r>
              <w:t>Conducted Susceptibility, Power Leads; 30Hz-50KHz</w:t>
            </w:r>
          </w:p>
        </w:tc>
        <w:tc>
          <w:tcPr>
            <w:tcW w:w="1417" w:type="dxa"/>
            <w:vAlign w:val="center"/>
          </w:tcPr>
          <w:p w14:paraId="329BBAA2" w14:textId="04B32172" w:rsidR="009A5DB0" w:rsidRDefault="009A5DB0" w:rsidP="009A5DB0">
            <w:pPr>
              <w:bidi w:val="0"/>
              <w:ind w:left="-43"/>
              <w:jc w:val="center"/>
            </w:pPr>
            <w:r>
              <w:t>--</w:t>
            </w:r>
          </w:p>
        </w:tc>
      </w:tr>
      <w:tr w:rsidR="009A5DB0" w14:paraId="4FE1C66F" w14:textId="1B539F10" w:rsidTr="009A5DB0">
        <w:tc>
          <w:tcPr>
            <w:tcW w:w="1035" w:type="dxa"/>
            <w:vMerge/>
          </w:tcPr>
          <w:p w14:paraId="64D60320" w14:textId="77777777" w:rsidR="009A5DB0" w:rsidRDefault="009A5DB0" w:rsidP="009A5DB0">
            <w:pPr>
              <w:ind w:left="-113"/>
              <w:jc w:val="center"/>
            </w:pPr>
          </w:p>
        </w:tc>
        <w:tc>
          <w:tcPr>
            <w:tcW w:w="1501" w:type="dxa"/>
          </w:tcPr>
          <w:p w14:paraId="537F9866" w14:textId="6E1CE04E" w:rsidR="009A5DB0" w:rsidRDefault="009A5DB0" w:rsidP="009A5DB0">
            <w:pPr>
              <w:bidi w:val="0"/>
              <w:ind w:left="-113"/>
              <w:jc w:val="center"/>
            </w:pPr>
            <w:r>
              <w:t>CS02</w:t>
            </w:r>
          </w:p>
        </w:tc>
        <w:tc>
          <w:tcPr>
            <w:tcW w:w="6962" w:type="dxa"/>
          </w:tcPr>
          <w:p w14:paraId="610675CB" w14:textId="52B3E964" w:rsidR="009A5DB0" w:rsidRDefault="009A5DB0" w:rsidP="009A5DB0">
            <w:pPr>
              <w:bidi w:val="0"/>
              <w:ind w:left="-43"/>
            </w:pPr>
            <w:r>
              <w:t>Conducted Susceptibility, Power Leads; 50KHz-400MHz</w:t>
            </w:r>
          </w:p>
        </w:tc>
        <w:tc>
          <w:tcPr>
            <w:tcW w:w="1417" w:type="dxa"/>
            <w:vAlign w:val="center"/>
          </w:tcPr>
          <w:p w14:paraId="7209E3DA" w14:textId="6716B853" w:rsidR="009A5DB0" w:rsidRDefault="009A5DB0" w:rsidP="009A5DB0">
            <w:pPr>
              <w:bidi w:val="0"/>
              <w:ind w:left="-43"/>
              <w:jc w:val="center"/>
            </w:pPr>
            <w:r>
              <w:t>--</w:t>
            </w:r>
          </w:p>
        </w:tc>
      </w:tr>
      <w:tr w:rsidR="009A5DB0" w14:paraId="77C4AC1F" w14:textId="0077277F" w:rsidTr="009A5DB0">
        <w:tc>
          <w:tcPr>
            <w:tcW w:w="1035" w:type="dxa"/>
            <w:vMerge/>
          </w:tcPr>
          <w:p w14:paraId="79D760CB" w14:textId="77777777" w:rsidR="009A5DB0" w:rsidRDefault="009A5DB0" w:rsidP="009A5DB0">
            <w:pPr>
              <w:ind w:left="-113"/>
              <w:jc w:val="center"/>
            </w:pPr>
          </w:p>
        </w:tc>
        <w:tc>
          <w:tcPr>
            <w:tcW w:w="1501" w:type="dxa"/>
          </w:tcPr>
          <w:p w14:paraId="23867A6D" w14:textId="0142C6F5" w:rsidR="009A5DB0" w:rsidRDefault="009A5DB0" w:rsidP="009A5DB0">
            <w:pPr>
              <w:bidi w:val="0"/>
              <w:ind w:left="-113"/>
              <w:jc w:val="center"/>
            </w:pPr>
            <w:r>
              <w:t>CS06</w:t>
            </w:r>
          </w:p>
        </w:tc>
        <w:tc>
          <w:tcPr>
            <w:tcW w:w="6962" w:type="dxa"/>
          </w:tcPr>
          <w:p w14:paraId="791362DD" w14:textId="77777777" w:rsidR="009A5DB0" w:rsidRDefault="009A5DB0" w:rsidP="009A5DB0">
            <w:pPr>
              <w:bidi w:val="0"/>
              <w:ind w:left="-43"/>
            </w:pPr>
            <w:r>
              <w:t>Conducted Susceptibility, Power Leads; Spikes</w:t>
            </w:r>
          </w:p>
        </w:tc>
        <w:tc>
          <w:tcPr>
            <w:tcW w:w="1417" w:type="dxa"/>
            <w:vAlign w:val="center"/>
          </w:tcPr>
          <w:p w14:paraId="7632EC01" w14:textId="6DAA44E8" w:rsidR="009A5DB0" w:rsidRDefault="009A5DB0" w:rsidP="009A5DB0">
            <w:pPr>
              <w:bidi w:val="0"/>
              <w:ind w:left="-43"/>
              <w:jc w:val="center"/>
            </w:pPr>
            <w:r>
              <w:t>--</w:t>
            </w:r>
          </w:p>
        </w:tc>
      </w:tr>
      <w:tr w:rsidR="009A5DB0" w14:paraId="048D803E" w14:textId="1A94DD66" w:rsidTr="009A5DB0">
        <w:tc>
          <w:tcPr>
            <w:tcW w:w="1035" w:type="dxa"/>
            <w:vMerge/>
          </w:tcPr>
          <w:p w14:paraId="3788C9ED" w14:textId="77777777" w:rsidR="009A5DB0" w:rsidRDefault="009A5DB0" w:rsidP="009A5DB0">
            <w:pPr>
              <w:ind w:left="-113"/>
              <w:jc w:val="center"/>
            </w:pPr>
          </w:p>
        </w:tc>
        <w:tc>
          <w:tcPr>
            <w:tcW w:w="1501" w:type="dxa"/>
          </w:tcPr>
          <w:p w14:paraId="4F0C1A92" w14:textId="56A94A00" w:rsidR="009A5DB0" w:rsidRDefault="009A5DB0" w:rsidP="009A5DB0">
            <w:pPr>
              <w:bidi w:val="0"/>
              <w:ind w:left="-113"/>
              <w:jc w:val="center"/>
            </w:pPr>
            <w:r>
              <w:t>RE02</w:t>
            </w:r>
          </w:p>
        </w:tc>
        <w:tc>
          <w:tcPr>
            <w:tcW w:w="6962" w:type="dxa"/>
          </w:tcPr>
          <w:p w14:paraId="1E642FE1" w14:textId="00DA07F9" w:rsidR="009A5DB0" w:rsidRDefault="009A5DB0" w:rsidP="009A5DB0">
            <w:pPr>
              <w:bidi w:val="0"/>
              <w:ind w:left="-43"/>
            </w:pPr>
            <w:r>
              <w:t>Radiated Emission, Electric Field; 14KHz-10GHz</w:t>
            </w:r>
          </w:p>
        </w:tc>
        <w:tc>
          <w:tcPr>
            <w:tcW w:w="1417" w:type="dxa"/>
            <w:vAlign w:val="center"/>
          </w:tcPr>
          <w:p w14:paraId="5BFE5ACF" w14:textId="382262AE" w:rsidR="009A5DB0" w:rsidRDefault="009A5DB0" w:rsidP="009A5DB0">
            <w:pPr>
              <w:bidi w:val="0"/>
              <w:ind w:left="-43"/>
              <w:jc w:val="center"/>
            </w:pPr>
            <w:r>
              <w:t>--</w:t>
            </w:r>
          </w:p>
        </w:tc>
      </w:tr>
      <w:tr w:rsidR="009A5DB0" w14:paraId="6BED2026" w14:textId="47EE9F59" w:rsidTr="009A5DB0">
        <w:tc>
          <w:tcPr>
            <w:tcW w:w="1035" w:type="dxa"/>
            <w:vMerge/>
          </w:tcPr>
          <w:p w14:paraId="36FC8721" w14:textId="77777777" w:rsidR="009A5DB0" w:rsidRDefault="009A5DB0" w:rsidP="009A5DB0">
            <w:pPr>
              <w:ind w:left="-113"/>
              <w:jc w:val="center"/>
            </w:pPr>
          </w:p>
        </w:tc>
        <w:tc>
          <w:tcPr>
            <w:tcW w:w="1501" w:type="dxa"/>
          </w:tcPr>
          <w:p w14:paraId="437D7229" w14:textId="15B76078" w:rsidR="009A5DB0" w:rsidRDefault="009A5DB0" w:rsidP="009A5DB0">
            <w:pPr>
              <w:bidi w:val="0"/>
              <w:ind w:left="-113"/>
              <w:jc w:val="center"/>
            </w:pPr>
            <w:r>
              <w:t>RS01</w:t>
            </w:r>
          </w:p>
        </w:tc>
        <w:tc>
          <w:tcPr>
            <w:tcW w:w="6962" w:type="dxa"/>
          </w:tcPr>
          <w:p w14:paraId="3E916C1B" w14:textId="0BFCC484" w:rsidR="009A5DB0" w:rsidRDefault="009A5DB0" w:rsidP="009A5DB0">
            <w:pPr>
              <w:bidi w:val="0"/>
              <w:ind w:left="-43"/>
            </w:pPr>
            <w:r>
              <w:t>Radiated Susceptibility Magnetic Field; 30Hz-50KHz</w:t>
            </w:r>
          </w:p>
        </w:tc>
        <w:tc>
          <w:tcPr>
            <w:tcW w:w="1417" w:type="dxa"/>
            <w:vAlign w:val="center"/>
          </w:tcPr>
          <w:p w14:paraId="2864059B" w14:textId="1A30845B" w:rsidR="009A5DB0" w:rsidRDefault="009A5DB0" w:rsidP="009A5DB0">
            <w:pPr>
              <w:bidi w:val="0"/>
              <w:ind w:left="-43"/>
              <w:jc w:val="center"/>
            </w:pPr>
            <w:r>
              <w:t>--</w:t>
            </w:r>
          </w:p>
        </w:tc>
      </w:tr>
      <w:tr w:rsidR="009A5DB0" w14:paraId="75FA0F87" w14:textId="2037D0D8" w:rsidTr="009A5DB0">
        <w:tc>
          <w:tcPr>
            <w:tcW w:w="1035" w:type="dxa"/>
            <w:vMerge/>
          </w:tcPr>
          <w:p w14:paraId="67075398" w14:textId="77777777" w:rsidR="009A5DB0" w:rsidRDefault="009A5DB0" w:rsidP="009A5DB0">
            <w:pPr>
              <w:ind w:left="-113"/>
              <w:jc w:val="center"/>
            </w:pPr>
          </w:p>
        </w:tc>
        <w:tc>
          <w:tcPr>
            <w:tcW w:w="1501" w:type="dxa"/>
          </w:tcPr>
          <w:p w14:paraId="02F73191" w14:textId="10D8C4EC" w:rsidR="009A5DB0" w:rsidRDefault="009A5DB0" w:rsidP="009A5DB0">
            <w:pPr>
              <w:bidi w:val="0"/>
              <w:ind w:left="-113"/>
              <w:jc w:val="center"/>
            </w:pPr>
            <w:r>
              <w:t>RS02</w:t>
            </w:r>
          </w:p>
        </w:tc>
        <w:tc>
          <w:tcPr>
            <w:tcW w:w="6962" w:type="dxa"/>
          </w:tcPr>
          <w:p w14:paraId="6035408B" w14:textId="77777777" w:rsidR="009A5DB0" w:rsidRDefault="009A5DB0" w:rsidP="009A5DB0">
            <w:pPr>
              <w:bidi w:val="0"/>
              <w:ind w:left="-43"/>
            </w:pPr>
            <w:r>
              <w:t>Radiated Susceptibility Magnetic &amp; Electric Field, Spikes &amp; Power Frequencies</w:t>
            </w:r>
          </w:p>
        </w:tc>
        <w:tc>
          <w:tcPr>
            <w:tcW w:w="1417" w:type="dxa"/>
            <w:vAlign w:val="center"/>
          </w:tcPr>
          <w:p w14:paraId="1853B787" w14:textId="5252540D" w:rsidR="009A5DB0" w:rsidRDefault="009A5DB0" w:rsidP="009A5DB0">
            <w:pPr>
              <w:bidi w:val="0"/>
              <w:ind w:left="-43"/>
              <w:jc w:val="center"/>
            </w:pPr>
            <w:r>
              <w:t>--</w:t>
            </w:r>
          </w:p>
        </w:tc>
      </w:tr>
      <w:tr w:rsidR="009A5DB0" w14:paraId="16FFF0D1" w14:textId="5EB46D57" w:rsidTr="009A5DB0">
        <w:tc>
          <w:tcPr>
            <w:tcW w:w="1035" w:type="dxa"/>
            <w:vMerge/>
          </w:tcPr>
          <w:p w14:paraId="7EBC2D47" w14:textId="77777777" w:rsidR="009A5DB0" w:rsidRDefault="009A5DB0" w:rsidP="009A5DB0">
            <w:pPr>
              <w:ind w:left="-113"/>
              <w:jc w:val="center"/>
            </w:pPr>
          </w:p>
        </w:tc>
        <w:tc>
          <w:tcPr>
            <w:tcW w:w="1501" w:type="dxa"/>
          </w:tcPr>
          <w:p w14:paraId="1532A8A1" w14:textId="1F1EE176" w:rsidR="009A5DB0" w:rsidRDefault="009A5DB0" w:rsidP="009A5DB0">
            <w:pPr>
              <w:bidi w:val="0"/>
              <w:ind w:left="-113"/>
              <w:jc w:val="center"/>
            </w:pPr>
            <w:r>
              <w:t>RS03</w:t>
            </w:r>
          </w:p>
        </w:tc>
        <w:tc>
          <w:tcPr>
            <w:tcW w:w="6962" w:type="dxa"/>
          </w:tcPr>
          <w:p w14:paraId="537BE242" w14:textId="77777777" w:rsidR="009A5DB0" w:rsidRDefault="009A5DB0" w:rsidP="009A5DB0">
            <w:pPr>
              <w:bidi w:val="0"/>
              <w:ind w:left="-43"/>
              <w:rPr>
                <w:b/>
                <w:bCs/>
              </w:rPr>
            </w:pPr>
            <w:r>
              <w:t xml:space="preserve">Radiated Susceptibility, Electric Field; </w:t>
            </w:r>
          </w:p>
          <w:p w14:paraId="52A3D98A" w14:textId="3A439485" w:rsidR="009A5DB0" w:rsidRDefault="009A5DB0" w:rsidP="009A5DB0">
            <w:pPr>
              <w:bidi w:val="0"/>
              <w:ind w:left="-43"/>
            </w:pPr>
            <w:r>
              <w:t xml:space="preserve">14KHz-10GHz, 200V/m. </w:t>
            </w:r>
          </w:p>
          <w:p w14:paraId="72DD5B9F" w14:textId="77777777" w:rsidR="009A5DB0" w:rsidRDefault="009A5DB0" w:rsidP="009A5DB0">
            <w:pPr>
              <w:bidi w:val="0"/>
              <w:ind w:left="-43"/>
            </w:pPr>
            <w:r>
              <w:t>Susceptibility Signals shall be modulated as follows:</w:t>
            </w:r>
          </w:p>
          <w:p w14:paraId="3110D075" w14:textId="1EE7447A" w:rsidR="009A5DB0" w:rsidRDefault="009A5DB0" w:rsidP="009A5DB0">
            <w:pPr>
              <w:numPr>
                <w:ilvl w:val="12"/>
                <w:numId w:val="0"/>
              </w:numPr>
              <w:bidi w:val="0"/>
              <w:ind w:left="-43"/>
            </w:pPr>
            <w:r>
              <w:t xml:space="preserve">    (A) Below 400MHz; 1000Hz, AM 50%</w:t>
            </w:r>
          </w:p>
          <w:p w14:paraId="6D19EF58" w14:textId="458092E1" w:rsidR="009A5DB0" w:rsidRDefault="009A5DB0" w:rsidP="009A5DB0">
            <w:pPr>
              <w:bidi w:val="0"/>
              <w:ind w:left="-43"/>
            </w:pPr>
            <w:r>
              <w:t xml:space="preserve">    (B) Above 400MHz; Pulse Modulation 10KHz, Pulse Width 1KHz.</w:t>
            </w:r>
          </w:p>
        </w:tc>
        <w:tc>
          <w:tcPr>
            <w:tcW w:w="1417" w:type="dxa"/>
            <w:vAlign w:val="center"/>
          </w:tcPr>
          <w:p w14:paraId="4AD37E64" w14:textId="3B6F4B05" w:rsidR="009A5DB0" w:rsidRDefault="009A5DB0" w:rsidP="009A5DB0">
            <w:pPr>
              <w:bidi w:val="0"/>
              <w:ind w:left="-43"/>
              <w:jc w:val="center"/>
            </w:pPr>
            <w:r>
              <w:t>--</w:t>
            </w:r>
          </w:p>
        </w:tc>
      </w:tr>
      <w:tr w:rsidR="009A5DB0" w14:paraId="16C38DB9" w14:textId="2EA4AFBA" w:rsidTr="009A5DB0">
        <w:tc>
          <w:tcPr>
            <w:tcW w:w="1035" w:type="dxa"/>
            <w:vMerge w:val="restart"/>
          </w:tcPr>
          <w:p w14:paraId="59DDC2AF" w14:textId="67ABF55C" w:rsidR="009A5DB0" w:rsidRDefault="009A5DB0" w:rsidP="009A5DB0">
            <w:pPr>
              <w:ind w:left="-113"/>
              <w:jc w:val="center"/>
            </w:pPr>
            <w:r>
              <w:t>461G</w:t>
            </w:r>
          </w:p>
        </w:tc>
        <w:tc>
          <w:tcPr>
            <w:tcW w:w="1501" w:type="dxa"/>
          </w:tcPr>
          <w:p w14:paraId="2B82A2EB" w14:textId="6071CE6C" w:rsidR="009A5DB0" w:rsidRDefault="009A5DB0" w:rsidP="009A5DB0">
            <w:pPr>
              <w:bidi w:val="0"/>
              <w:ind w:left="-113"/>
              <w:jc w:val="center"/>
            </w:pPr>
            <w:r w:rsidRPr="00282A58">
              <w:t>CE101</w:t>
            </w:r>
          </w:p>
        </w:tc>
        <w:tc>
          <w:tcPr>
            <w:tcW w:w="6962" w:type="dxa"/>
          </w:tcPr>
          <w:p w14:paraId="4DB0E810" w14:textId="3C14CFA5" w:rsidR="009A5DB0" w:rsidRDefault="009A5DB0" w:rsidP="005E3DCA">
            <w:pPr>
              <w:bidi w:val="0"/>
              <w:ind w:left="-43"/>
            </w:pPr>
            <w:r w:rsidRPr="00282A58">
              <w:t>Conducted Emission; Power Leads</w:t>
            </w:r>
            <w:r>
              <w:t xml:space="preserve">; </w:t>
            </w:r>
            <w:r w:rsidR="005E3DCA">
              <w:t xml:space="preserve">800Hz </w:t>
            </w:r>
            <w:r>
              <w:t>-10KHz</w:t>
            </w:r>
          </w:p>
        </w:tc>
        <w:tc>
          <w:tcPr>
            <w:tcW w:w="1417" w:type="dxa"/>
            <w:vAlign w:val="center"/>
          </w:tcPr>
          <w:p w14:paraId="7EF62D89" w14:textId="1C82287A" w:rsidR="009A5DB0" w:rsidRPr="00282A58" w:rsidRDefault="00013663" w:rsidP="009A5DB0">
            <w:pPr>
              <w:bidi w:val="0"/>
              <w:ind w:left="-43"/>
              <w:jc w:val="center"/>
            </w:pPr>
            <w:r w:rsidRPr="00013663">
              <w:rPr>
                <w:sz w:val="20"/>
                <w:szCs w:val="20"/>
              </w:rPr>
              <w:t>20dB relaxation</w:t>
            </w:r>
          </w:p>
        </w:tc>
      </w:tr>
      <w:tr w:rsidR="009A5DB0" w14:paraId="36AED9CB" w14:textId="453DDF19" w:rsidTr="009A5DB0">
        <w:tc>
          <w:tcPr>
            <w:tcW w:w="1035" w:type="dxa"/>
            <w:vMerge/>
          </w:tcPr>
          <w:p w14:paraId="6060F190" w14:textId="77777777" w:rsidR="009A5DB0" w:rsidRDefault="009A5DB0" w:rsidP="009A5DB0">
            <w:pPr>
              <w:ind w:left="-113"/>
              <w:jc w:val="center"/>
            </w:pPr>
          </w:p>
        </w:tc>
        <w:tc>
          <w:tcPr>
            <w:tcW w:w="1501" w:type="dxa"/>
          </w:tcPr>
          <w:p w14:paraId="021FF995" w14:textId="34E9C77F" w:rsidR="009A5DB0" w:rsidRDefault="009A5DB0" w:rsidP="009A5DB0">
            <w:pPr>
              <w:bidi w:val="0"/>
              <w:ind w:left="-113"/>
              <w:jc w:val="center"/>
            </w:pPr>
            <w:r w:rsidRPr="00282A58">
              <w:t>CE102</w:t>
            </w:r>
          </w:p>
        </w:tc>
        <w:tc>
          <w:tcPr>
            <w:tcW w:w="6962" w:type="dxa"/>
          </w:tcPr>
          <w:p w14:paraId="1FB67B8F" w14:textId="07972AA8" w:rsidR="009A5DB0" w:rsidRDefault="009A5DB0" w:rsidP="009A5DB0">
            <w:pPr>
              <w:bidi w:val="0"/>
              <w:ind w:left="-43"/>
            </w:pPr>
            <w:r w:rsidRPr="00282A58">
              <w:t>Conducted Emission; Power Leads</w:t>
            </w:r>
            <w:r>
              <w:t>; 10KHz-10MHz</w:t>
            </w:r>
          </w:p>
        </w:tc>
        <w:tc>
          <w:tcPr>
            <w:tcW w:w="1417" w:type="dxa"/>
            <w:vAlign w:val="center"/>
          </w:tcPr>
          <w:p w14:paraId="71A4A582" w14:textId="39CA8207" w:rsidR="009A5DB0" w:rsidRPr="00282A58" w:rsidRDefault="009A5DB0" w:rsidP="009A5DB0">
            <w:pPr>
              <w:bidi w:val="0"/>
              <w:ind w:left="-43"/>
              <w:jc w:val="center"/>
            </w:pPr>
            <w:r>
              <w:t>--</w:t>
            </w:r>
          </w:p>
        </w:tc>
      </w:tr>
      <w:tr w:rsidR="009A5DB0" w14:paraId="0E668ACF" w14:textId="546E6DDA" w:rsidTr="009A5DB0">
        <w:tc>
          <w:tcPr>
            <w:tcW w:w="1035" w:type="dxa"/>
            <w:vMerge/>
          </w:tcPr>
          <w:p w14:paraId="3CC18F0D" w14:textId="77777777" w:rsidR="009A5DB0" w:rsidRDefault="009A5DB0" w:rsidP="009A5DB0">
            <w:pPr>
              <w:ind w:left="-113"/>
              <w:jc w:val="center"/>
            </w:pPr>
          </w:p>
        </w:tc>
        <w:tc>
          <w:tcPr>
            <w:tcW w:w="1501" w:type="dxa"/>
          </w:tcPr>
          <w:p w14:paraId="6899B093" w14:textId="4D4C2880" w:rsidR="009A5DB0" w:rsidRDefault="009A5DB0" w:rsidP="009A5DB0">
            <w:pPr>
              <w:bidi w:val="0"/>
              <w:ind w:left="-113"/>
              <w:jc w:val="center"/>
            </w:pPr>
            <w:r w:rsidRPr="00282A58">
              <w:t>CS101</w:t>
            </w:r>
          </w:p>
        </w:tc>
        <w:tc>
          <w:tcPr>
            <w:tcW w:w="6962" w:type="dxa"/>
          </w:tcPr>
          <w:p w14:paraId="6B17E2D9" w14:textId="7DBA9C8D" w:rsidR="009A5DB0" w:rsidRDefault="009A5DB0" w:rsidP="009A5DB0">
            <w:pPr>
              <w:bidi w:val="0"/>
              <w:ind w:left="-43"/>
            </w:pPr>
            <w:r w:rsidRPr="00282A58">
              <w:t>Conducted Susceptibility; Power Leads</w:t>
            </w:r>
            <w:r>
              <w:t>; 30Hz-150KHz</w:t>
            </w:r>
          </w:p>
        </w:tc>
        <w:tc>
          <w:tcPr>
            <w:tcW w:w="1417" w:type="dxa"/>
            <w:vAlign w:val="center"/>
          </w:tcPr>
          <w:p w14:paraId="2B792754" w14:textId="28EB1F69" w:rsidR="009A5DB0" w:rsidRPr="00282A58" w:rsidRDefault="009A5DB0" w:rsidP="009A5DB0">
            <w:pPr>
              <w:bidi w:val="0"/>
              <w:ind w:left="-43"/>
              <w:jc w:val="center"/>
            </w:pPr>
            <w:r>
              <w:t>--</w:t>
            </w:r>
          </w:p>
        </w:tc>
      </w:tr>
      <w:tr w:rsidR="009A5DB0" w14:paraId="638472E9" w14:textId="61E680E7" w:rsidTr="009A5DB0">
        <w:tc>
          <w:tcPr>
            <w:tcW w:w="1035" w:type="dxa"/>
            <w:vMerge/>
          </w:tcPr>
          <w:p w14:paraId="547187C7" w14:textId="77777777" w:rsidR="009A5DB0" w:rsidRDefault="009A5DB0" w:rsidP="009A5DB0">
            <w:pPr>
              <w:ind w:left="-113"/>
              <w:jc w:val="center"/>
            </w:pPr>
          </w:p>
        </w:tc>
        <w:tc>
          <w:tcPr>
            <w:tcW w:w="1501" w:type="dxa"/>
          </w:tcPr>
          <w:p w14:paraId="2272B2CA" w14:textId="7B14B632" w:rsidR="009A5DB0" w:rsidRDefault="009A5DB0" w:rsidP="009A5DB0">
            <w:pPr>
              <w:bidi w:val="0"/>
              <w:ind w:left="-113"/>
              <w:jc w:val="center"/>
            </w:pPr>
            <w:r w:rsidRPr="00282A58">
              <w:t>CS114</w:t>
            </w:r>
          </w:p>
        </w:tc>
        <w:tc>
          <w:tcPr>
            <w:tcW w:w="6962" w:type="dxa"/>
          </w:tcPr>
          <w:p w14:paraId="2541AC87" w14:textId="649E886F" w:rsidR="009A5DB0" w:rsidRDefault="009A5DB0" w:rsidP="009A5DB0">
            <w:pPr>
              <w:bidi w:val="0"/>
              <w:ind w:left="-43"/>
            </w:pPr>
            <w:r w:rsidRPr="00282A58">
              <w:t>Conducted Susceptibility ,Bulk Cable In</w:t>
            </w:r>
            <w:r>
              <w:t>jection; 10KHz-400MHz</w:t>
            </w:r>
          </w:p>
        </w:tc>
        <w:tc>
          <w:tcPr>
            <w:tcW w:w="1417" w:type="dxa"/>
            <w:vAlign w:val="center"/>
          </w:tcPr>
          <w:p w14:paraId="62EC1161" w14:textId="5F20C2F4" w:rsidR="009A5DB0" w:rsidRPr="00282A58" w:rsidRDefault="009A5DB0" w:rsidP="009A5DB0">
            <w:pPr>
              <w:bidi w:val="0"/>
              <w:ind w:left="-43"/>
              <w:jc w:val="center"/>
            </w:pPr>
            <w:r>
              <w:t>--</w:t>
            </w:r>
          </w:p>
        </w:tc>
      </w:tr>
      <w:tr w:rsidR="009A5DB0" w14:paraId="1A577DA0" w14:textId="1563B2EC" w:rsidTr="009A5DB0">
        <w:tc>
          <w:tcPr>
            <w:tcW w:w="1035" w:type="dxa"/>
            <w:vMerge/>
          </w:tcPr>
          <w:p w14:paraId="42C42EE7" w14:textId="77777777" w:rsidR="009A5DB0" w:rsidRDefault="009A5DB0" w:rsidP="009A5DB0">
            <w:pPr>
              <w:ind w:left="-113"/>
              <w:jc w:val="center"/>
            </w:pPr>
          </w:p>
        </w:tc>
        <w:tc>
          <w:tcPr>
            <w:tcW w:w="1501" w:type="dxa"/>
          </w:tcPr>
          <w:p w14:paraId="7B48207E" w14:textId="30E4F64C" w:rsidR="009A5DB0" w:rsidRDefault="009A5DB0" w:rsidP="009A5DB0">
            <w:pPr>
              <w:bidi w:val="0"/>
              <w:ind w:left="-113"/>
              <w:jc w:val="center"/>
            </w:pPr>
            <w:r w:rsidRPr="00282A58">
              <w:t>CS115</w:t>
            </w:r>
          </w:p>
        </w:tc>
        <w:tc>
          <w:tcPr>
            <w:tcW w:w="6962" w:type="dxa"/>
          </w:tcPr>
          <w:p w14:paraId="1913740B" w14:textId="5AC991A2" w:rsidR="009A5DB0" w:rsidRDefault="009A5DB0" w:rsidP="009A5DB0">
            <w:pPr>
              <w:bidi w:val="0"/>
              <w:ind w:left="-43"/>
            </w:pPr>
            <w:r w:rsidRPr="00282A58">
              <w:t>Conducted Susceptibility ,Bulk Cable Injection, Impulse Excitation</w:t>
            </w:r>
          </w:p>
        </w:tc>
        <w:tc>
          <w:tcPr>
            <w:tcW w:w="1417" w:type="dxa"/>
            <w:vAlign w:val="center"/>
          </w:tcPr>
          <w:p w14:paraId="2CD3C4CD" w14:textId="06E3F33F" w:rsidR="009A5DB0" w:rsidRPr="00282A58" w:rsidRDefault="009A5DB0" w:rsidP="009A5DB0">
            <w:pPr>
              <w:bidi w:val="0"/>
              <w:ind w:left="-43"/>
              <w:jc w:val="center"/>
            </w:pPr>
            <w:r>
              <w:t>--</w:t>
            </w:r>
          </w:p>
        </w:tc>
      </w:tr>
      <w:tr w:rsidR="009A5DB0" w14:paraId="79C376DF" w14:textId="5331C7BC" w:rsidTr="009A5DB0">
        <w:tc>
          <w:tcPr>
            <w:tcW w:w="1035" w:type="dxa"/>
            <w:vMerge/>
          </w:tcPr>
          <w:p w14:paraId="69B82D0C" w14:textId="77777777" w:rsidR="009A5DB0" w:rsidRDefault="009A5DB0" w:rsidP="009A5DB0">
            <w:pPr>
              <w:ind w:left="-113"/>
              <w:jc w:val="center"/>
            </w:pPr>
          </w:p>
        </w:tc>
        <w:tc>
          <w:tcPr>
            <w:tcW w:w="1501" w:type="dxa"/>
          </w:tcPr>
          <w:p w14:paraId="59A522DD" w14:textId="01E4CD65" w:rsidR="009A5DB0" w:rsidRDefault="009A5DB0" w:rsidP="009A5DB0">
            <w:pPr>
              <w:bidi w:val="0"/>
              <w:ind w:left="-113"/>
              <w:jc w:val="center"/>
            </w:pPr>
            <w:r w:rsidRPr="00282A58">
              <w:t>CS116</w:t>
            </w:r>
          </w:p>
        </w:tc>
        <w:tc>
          <w:tcPr>
            <w:tcW w:w="6962" w:type="dxa"/>
          </w:tcPr>
          <w:p w14:paraId="2F375BA4" w14:textId="41A8517D" w:rsidR="009A5DB0" w:rsidRDefault="009A5DB0" w:rsidP="009A5DB0">
            <w:pPr>
              <w:bidi w:val="0"/>
              <w:ind w:left="-43"/>
            </w:pPr>
            <w:r w:rsidRPr="00F52751">
              <w:t>Conducted Susceptibility , Damped Sinusoidal Transients, Power Leads</w:t>
            </w:r>
            <w:r>
              <w:t>; 10KHz-100MHz</w:t>
            </w:r>
          </w:p>
        </w:tc>
        <w:tc>
          <w:tcPr>
            <w:tcW w:w="1417" w:type="dxa"/>
            <w:vAlign w:val="center"/>
          </w:tcPr>
          <w:p w14:paraId="37C85A47" w14:textId="71F75AE0" w:rsidR="009A5DB0" w:rsidRPr="00F52751" w:rsidRDefault="009A5DB0" w:rsidP="009A5DB0">
            <w:pPr>
              <w:bidi w:val="0"/>
              <w:ind w:left="-43"/>
              <w:jc w:val="center"/>
            </w:pPr>
            <w:r>
              <w:t>--</w:t>
            </w:r>
          </w:p>
        </w:tc>
      </w:tr>
      <w:tr w:rsidR="009A5DB0" w14:paraId="2538EE2C" w14:textId="1C3C2D9D" w:rsidTr="009A5DB0">
        <w:tc>
          <w:tcPr>
            <w:tcW w:w="1035" w:type="dxa"/>
            <w:vMerge/>
          </w:tcPr>
          <w:p w14:paraId="285629F7" w14:textId="77777777" w:rsidR="009A5DB0" w:rsidRDefault="009A5DB0" w:rsidP="009A5DB0">
            <w:pPr>
              <w:ind w:left="-113"/>
              <w:jc w:val="center"/>
            </w:pPr>
          </w:p>
        </w:tc>
        <w:tc>
          <w:tcPr>
            <w:tcW w:w="1501" w:type="dxa"/>
          </w:tcPr>
          <w:p w14:paraId="0C94B469" w14:textId="714B1249" w:rsidR="009A5DB0" w:rsidRDefault="009A5DB0" w:rsidP="009A5DB0">
            <w:pPr>
              <w:bidi w:val="0"/>
              <w:ind w:left="-113"/>
              <w:jc w:val="center"/>
            </w:pPr>
            <w:r w:rsidRPr="00282A58">
              <w:t>RE101</w:t>
            </w:r>
          </w:p>
        </w:tc>
        <w:tc>
          <w:tcPr>
            <w:tcW w:w="6962" w:type="dxa"/>
          </w:tcPr>
          <w:p w14:paraId="3FD9E527" w14:textId="68095E3F" w:rsidR="009A5DB0" w:rsidRDefault="009A5DB0" w:rsidP="009A5DB0">
            <w:pPr>
              <w:bidi w:val="0"/>
              <w:ind w:left="-43"/>
            </w:pPr>
            <w:r w:rsidRPr="00F52751">
              <w:t>Radiated Emission ,Magnetic Field</w:t>
            </w:r>
            <w:r>
              <w:t>; 30Hz-100KHz</w:t>
            </w:r>
          </w:p>
        </w:tc>
        <w:tc>
          <w:tcPr>
            <w:tcW w:w="1417" w:type="dxa"/>
            <w:vAlign w:val="center"/>
          </w:tcPr>
          <w:p w14:paraId="4BAE8F04" w14:textId="39663CE9" w:rsidR="009A5DB0" w:rsidRPr="00F52751" w:rsidRDefault="009A5DB0" w:rsidP="009A5DB0">
            <w:pPr>
              <w:bidi w:val="0"/>
              <w:ind w:left="-43"/>
              <w:jc w:val="center"/>
            </w:pPr>
            <w:r>
              <w:t>--</w:t>
            </w:r>
          </w:p>
        </w:tc>
      </w:tr>
      <w:tr w:rsidR="00CC668B" w14:paraId="7EAB574E" w14:textId="02B16206" w:rsidTr="009A5DB0">
        <w:tc>
          <w:tcPr>
            <w:tcW w:w="1035" w:type="dxa"/>
            <w:vMerge/>
          </w:tcPr>
          <w:p w14:paraId="39F6FF08" w14:textId="77777777" w:rsidR="00CC668B" w:rsidRDefault="00CC668B" w:rsidP="00CC668B">
            <w:pPr>
              <w:ind w:left="-113"/>
              <w:jc w:val="center"/>
            </w:pPr>
          </w:p>
        </w:tc>
        <w:tc>
          <w:tcPr>
            <w:tcW w:w="1501" w:type="dxa"/>
          </w:tcPr>
          <w:p w14:paraId="53A2B0CB" w14:textId="4A718E19" w:rsidR="00CC668B" w:rsidRDefault="00CC668B" w:rsidP="00CC668B">
            <w:pPr>
              <w:bidi w:val="0"/>
              <w:ind w:left="-113"/>
              <w:jc w:val="center"/>
            </w:pPr>
            <w:r w:rsidRPr="00282A58">
              <w:t>RE102</w:t>
            </w:r>
          </w:p>
        </w:tc>
        <w:tc>
          <w:tcPr>
            <w:tcW w:w="6962" w:type="dxa"/>
          </w:tcPr>
          <w:p w14:paraId="23654240" w14:textId="01652E8D" w:rsidR="00CC668B" w:rsidRDefault="00CC668B" w:rsidP="00CC668B">
            <w:pPr>
              <w:bidi w:val="0"/>
              <w:ind w:left="-43"/>
            </w:pPr>
            <w:r w:rsidRPr="00F52751">
              <w:t>Radiated Emission, Electric Field</w:t>
            </w:r>
            <w:r>
              <w:t>; 2MHz-18GHz</w:t>
            </w:r>
            <w:r w:rsidRPr="00F52751">
              <w:t xml:space="preserve"> </w:t>
            </w:r>
          </w:p>
        </w:tc>
        <w:tc>
          <w:tcPr>
            <w:tcW w:w="1417" w:type="dxa"/>
            <w:vAlign w:val="center"/>
          </w:tcPr>
          <w:p w14:paraId="6A0A444A" w14:textId="415E42DE" w:rsidR="00CC668B" w:rsidRPr="00F52751" w:rsidRDefault="009A5DB0" w:rsidP="009A5DB0">
            <w:pPr>
              <w:bidi w:val="0"/>
              <w:ind w:left="-43"/>
              <w:jc w:val="center"/>
            </w:pPr>
            <w:r>
              <w:t>Design goal</w:t>
            </w:r>
          </w:p>
        </w:tc>
      </w:tr>
      <w:tr w:rsidR="009A5DB0" w14:paraId="06D8078A" w14:textId="26EAA8FF" w:rsidTr="009A5DB0">
        <w:tc>
          <w:tcPr>
            <w:tcW w:w="1035" w:type="dxa"/>
            <w:vMerge/>
          </w:tcPr>
          <w:p w14:paraId="126A69F9" w14:textId="77777777" w:rsidR="009A5DB0" w:rsidRDefault="009A5DB0" w:rsidP="009A5DB0">
            <w:pPr>
              <w:ind w:left="-113"/>
              <w:jc w:val="center"/>
            </w:pPr>
          </w:p>
        </w:tc>
        <w:tc>
          <w:tcPr>
            <w:tcW w:w="1501" w:type="dxa"/>
          </w:tcPr>
          <w:p w14:paraId="17703C1E" w14:textId="21B7860E" w:rsidR="009A5DB0" w:rsidRDefault="009A5DB0" w:rsidP="009A5DB0">
            <w:pPr>
              <w:bidi w:val="0"/>
              <w:ind w:left="-113"/>
              <w:jc w:val="center"/>
            </w:pPr>
            <w:r w:rsidRPr="00282A58">
              <w:t>RS101</w:t>
            </w:r>
          </w:p>
        </w:tc>
        <w:tc>
          <w:tcPr>
            <w:tcW w:w="6962" w:type="dxa"/>
          </w:tcPr>
          <w:p w14:paraId="47BF0963" w14:textId="189E8EB9" w:rsidR="009A5DB0" w:rsidRDefault="009A5DB0" w:rsidP="009A5DB0">
            <w:pPr>
              <w:bidi w:val="0"/>
              <w:ind w:left="-43"/>
            </w:pPr>
            <w:r w:rsidRPr="00F52751">
              <w:t>Radiated Susceptibility, Magnetic Field</w:t>
            </w:r>
            <w:r>
              <w:t>; 30Hz-100KHz</w:t>
            </w:r>
          </w:p>
        </w:tc>
        <w:tc>
          <w:tcPr>
            <w:tcW w:w="1417" w:type="dxa"/>
            <w:vAlign w:val="center"/>
          </w:tcPr>
          <w:p w14:paraId="13620E83" w14:textId="6FFD69E1" w:rsidR="009A5DB0" w:rsidRPr="00F52751" w:rsidRDefault="009A5DB0" w:rsidP="009A5DB0">
            <w:pPr>
              <w:bidi w:val="0"/>
              <w:ind w:left="-43"/>
              <w:jc w:val="center"/>
            </w:pPr>
            <w:r>
              <w:t>--</w:t>
            </w:r>
          </w:p>
        </w:tc>
      </w:tr>
      <w:tr w:rsidR="009A5DB0" w14:paraId="788C3C2A" w14:textId="33D38332" w:rsidTr="009A5DB0">
        <w:tc>
          <w:tcPr>
            <w:tcW w:w="1035" w:type="dxa"/>
            <w:vMerge/>
          </w:tcPr>
          <w:p w14:paraId="72D03F40" w14:textId="77777777" w:rsidR="009A5DB0" w:rsidRDefault="009A5DB0" w:rsidP="009A5DB0">
            <w:pPr>
              <w:ind w:left="-113"/>
              <w:jc w:val="center"/>
            </w:pPr>
          </w:p>
        </w:tc>
        <w:tc>
          <w:tcPr>
            <w:tcW w:w="1501" w:type="dxa"/>
          </w:tcPr>
          <w:p w14:paraId="3A176433" w14:textId="15D600B3" w:rsidR="009A5DB0" w:rsidRDefault="009A5DB0" w:rsidP="009A5DB0">
            <w:pPr>
              <w:bidi w:val="0"/>
              <w:ind w:left="-113"/>
              <w:jc w:val="center"/>
            </w:pPr>
            <w:r w:rsidRPr="00282A58">
              <w:t>RS103</w:t>
            </w:r>
          </w:p>
        </w:tc>
        <w:tc>
          <w:tcPr>
            <w:tcW w:w="6962" w:type="dxa"/>
          </w:tcPr>
          <w:p w14:paraId="2E6BCC60" w14:textId="4DE598AC" w:rsidR="009A5DB0" w:rsidRDefault="009A5DB0" w:rsidP="009A5DB0">
            <w:pPr>
              <w:bidi w:val="0"/>
              <w:ind w:left="-43"/>
            </w:pPr>
            <w:r w:rsidRPr="00F52751">
              <w:t>Radiated Susceptibility, Electric Field, 200V/m</w:t>
            </w:r>
            <w:r>
              <w:t>; 2MHz-18GHz</w:t>
            </w:r>
          </w:p>
        </w:tc>
        <w:tc>
          <w:tcPr>
            <w:tcW w:w="1417" w:type="dxa"/>
            <w:vAlign w:val="center"/>
          </w:tcPr>
          <w:p w14:paraId="545CD334" w14:textId="7A81B92E" w:rsidR="009A5DB0" w:rsidRPr="00F52751" w:rsidRDefault="009A5DB0" w:rsidP="009A5DB0">
            <w:pPr>
              <w:bidi w:val="0"/>
              <w:ind w:left="-43"/>
              <w:jc w:val="center"/>
            </w:pPr>
            <w:r>
              <w:t>Design goal</w:t>
            </w:r>
          </w:p>
        </w:tc>
      </w:tr>
    </w:tbl>
    <w:p w14:paraId="46D11757" w14:textId="77777777" w:rsidR="009D40FD" w:rsidRDefault="009D40FD" w:rsidP="009D40FD">
      <w:pPr>
        <w:ind w:firstLine="720"/>
      </w:pPr>
      <w:r>
        <w:t>**Note:</w:t>
      </w:r>
    </w:p>
    <w:p w14:paraId="786639B1" w14:textId="7AB35B29" w:rsidR="009D40FD" w:rsidRDefault="009D40FD" w:rsidP="009D40FD">
      <w:pPr>
        <w:pStyle w:val="ListParagraph"/>
        <w:numPr>
          <w:ilvl w:val="1"/>
          <w:numId w:val="8"/>
        </w:numPr>
      </w:pPr>
      <w:r>
        <w:t>CE &amp; CS sections shall be tested at unit level and also at system (pod) level.</w:t>
      </w:r>
    </w:p>
    <w:p w14:paraId="375ECFD1" w14:textId="749A2169" w:rsidR="00552920" w:rsidRDefault="009D40FD" w:rsidP="009D40FD">
      <w:pPr>
        <w:pStyle w:val="ListParagraph"/>
        <w:numPr>
          <w:ilvl w:val="1"/>
          <w:numId w:val="8"/>
        </w:numPr>
      </w:pPr>
      <w:r>
        <w:t>RE &amp; RS sections shall be tested only at system (pod) level.</w:t>
      </w:r>
    </w:p>
    <w:p w14:paraId="5800A929" w14:textId="777B1627" w:rsidR="008447FA" w:rsidRPr="00F83E29" w:rsidRDefault="008447FA" w:rsidP="008447FA">
      <w:pPr>
        <w:pStyle w:val="ListParagraph"/>
        <w:numPr>
          <w:ilvl w:val="1"/>
          <w:numId w:val="8"/>
        </w:numPr>
      </w:pPr>
      <w:r w:rsidRPr="008447FA">
        <w:t xml:space="preserve">The requirements do not include a frequency of 400Hz which is the </w:t>
      </w:r>
      <w:r>
        <w:t>network</w:t>
      </w:r>
      <w:r w:rsidRPr="008447FA">
        <w:t xml:space="preserve"> frequency</w:t>
      </w:r>
    </w:p>
    <w:p w14:paraId="4B57601D" w14:textId="6EF914EF" w:rsidR="00552920" w:rsidRPr="00DB0F0F" w:rsidRDefault="00552920" w:rsidP="003142F0">
      <w:pPr>
        <w:pStyle w:val="Heading3"/>
      </w:pPr>
      <w:bookmarkStart w:id="563" w:name="_Ref224373676"/>
      <w:bookmarkStart w:id="564" w:name="_Toc40304905"/>
      <w:bookmarkStart w:id="565" w:name="_Toc130405619"/>
      <w:r w:rsidRPr="00DB0F0F">
        <w:t>Bonding</w:t>
      </w:r>
      <w:bookmarkEnd w:id="563"/>
      <w:bookmarkEnd w:id="564"/>
      <w:bookmarkEnd w:id="565"/>
      <w:r w:rsidRPr="00DB0F0F">
        <w:t xml:space="preserve"> </w:t>
      </w:r>
      <w:bookmarkEnd w:id="557"/>
      <w:bookmarkEnd w:id="558"/>
    </w:p>
    <w:p w14:paraId="720F148B" w14:textId="77777777" w:rsidR="00552920" w:rsidRPr="00F83E29" w:rsidRDefault="00552920" w:rsidP="00552920">
      <w:pPr>
        <w:rPr>
          <w:rFonts w:asciiTheme="majorBidi" w:hAnsiTheme="majorBidi" w:cstheme="majorBidi"/>
        </w:rPr>
      </w:pPr>
      <w:r w:rsidRPr="00F83E29">
        <w:rPr>
          <w:rFonts w:asciiTheme="majorBidi" w:hAnsiTheme="majorBidi" w:cstheme="majorBidi"/>
        </w:rPr>
        <w:t>Electrical bonding for the LRU shall be in accordance with MIL-B-5087B.</w:t>
      </w:r>
    </w:p>
    <w:p w14:paraId="47941ACC" w14:textId="65775718" w:rsidR="00552920" w:rsidRPr="00F83E29" w:rsidRDefault="00552920" w:rsidP="00552920">
      <w:pPr>
        <w:rPr>
          <w:rFonts w:asciiTheme="majorBidi" w:hAnsiTheme="majorBidi" w:cstheme="majorBidi"/>
        </w:rPr>
      </w:pPr>
      <w:r w:rsidRPr="00F83E29">
        <w:rPr>
          <w:rFonts w:asciiTheme="majorBidi" w:hAnsiTheme="majorBidi" w:cstheme="majorBidi"/>
        </w:rPr>
        <w:t xml:space="preserve">The DC resistance between the chassis and connectors body shall be less than 2.5 </w:t>
      </w:r>
      <w:proofErr w:type="spellStart"/>
      <w:r w:rsidRPr="00F83E29">
        <w:rPr>
          <w:rFonts w:asciiTheme="majorBidi" w:hAnsiTheme="majorBidi" w:cstheme="majorBidi"/>
        </w:rPr>
        <w:t>mil</w:t>
      </w:r>
      <w:r w:rsidR="00B12985">
        <w:rPr>
          <w:rFonts w:asciiTheme="majorBidi" w:hAnsiTheme="majorBidi" w:cstheme="majorBidi"/>
        </w:rPr>
        <w:t>i</w:t>
      </w:r>
      <w:proofErr w:type="spellEnd"/>
      <w:r w:rsidRPr="00F83E29">
        <w:rPr>
          <w:rFonts w:asciiTheme="majorBidi" w:hAnsiTheme="majorBidi" w:cstheme="majorBidi"/>
        </w:rPr>
        <w:t xml:space="preserve"> Ω.</w:t>
      </w:r>
    </w:p>
    <w:p w14:paraId="17D4D928" w14:textId="77777777" w:rsidR="00552920" w:rsidRPr="00DB0F0F" w:rsidRDefault="00552920" w:rsidP="003142F0">
      <w:pPr>
        <w:pStyle w:val="Heading3"/>
      </w:pPr>
      <w:bookmarkStart w:id="566" w:name="_Toc400792387"/>
      <w:bookmarkStart w:id="567" w:name="_Toc400855486"/>
      <w:bookmarkStart w:id="568" w:name="_Ref224373677"/>
      <w:bookmarkStart w:id="569" w:name="_Ref224373678"/>
      <w:bookmarkStart w:id="570" w:name="_Toc40304906"/>
      <w:bookmarkStart w:id="571" w:name="_Ref46310768"/>
      <w:bookmarkStart w:id="572" w:name="_Ref46310774"/>
      <w:bookmarkStart w:id="573" w:name="_Toc130405620"/>
      <w:bookmarkStart w:id="574" w:name="_Toc400792388"/>
      <w:bookmarkStart w:id="575" w:name="_Toc400855487"/>
      <w:r w:rsidRPr="00DB0F0F">
        <w:t>Grounding</w:t>
      </w:r>
      <w:bookmarkEnd w:id="566"/>
      <w:bookmarkEnd w:id="567"/>
      <w:bookmarkEnd w:id="568"/>
      <w:bookmarkEnd w:id="569"/>
      <w:bookmarkEnd w:id="570"/>
      <w:bookmarkEnd w:id="571"/>
      <w:bookmarkEnd w:id="572"/>
      <w:bookmarkEnd w:id="573"/>
    </w:p>
    <w:p w14:paraId="5B9B8D3A" w14:textId="4B91AB87" w:rsidR="00552920" w:rsidRDefault="00A14BE5" w:rsidP="00C417EB">
      <w:pPr>
        <w:rPr>
          <w:rFonts w:asciiTheme="majorBidi" w:hAnsiTheme="majorBidi" w:cstheme="majorBidi"/>
        </w:rPr>
      </w:pPr>
      <w:r w:rsidRPr="00A14BE5">
        <w:rPr>
          <w:rFonts w:asciiTheme="majorBidi" w:hAnsiTheme="majorBidi" w:cstheme="majorBidi"/>
        </w:rPr>
        <w:t xml:space="preserve">All input and output voltages will be floating from the chassis.  </w:t>
      </w:r>
    </w:p>
    <w:p w14:paraId="7B1EADEC" w14:textId="3A2DA542" w:rsidR="001B1812" w:rsidRDefault="001B1812" w:rsidP="0008304F">
      <w:pPr>
        <w:pStyle w:val="Heading4"/>
      </w:pPr>
      <w:bookmarkStart w:id="576" w:name="_Toc130405621"/>
      <w:r>
        <w:lastRenderedPageBreak/>
        <w:t>Grounding concept</w:t>
      </w:r>
      <w:bookmarkEnd w:id="576"/>
    </w:p>
    <w:p w14:paraId="0429B7BC" w14:textId="235BEA68" w:rsidR="001B1812" w:rsidRPr="001B1812" w:rsidRDefault="006B2D9A">
      <w:r>
        <w:rPr>
          <w:noProof/>
          <w:lang w:eastAsia="ko-KR"/>
        </w:rPr>
        <w:drawing>
          <wp:inline distT="0" distB="0" distL="0" distR="0" wp14:anchorId="5B3CD250" wp14:editId="5072DD0D">
            <wp:extent cx="5900420" cy="463296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00420" cy="4632960"/>
                    </a:xfrm>
                    <a:prstGeom prst="rect">
                      <a:avLst/>
                    </a:prstGeom>
                  </pic:spPr>
                </pic:pic>
              </a:graphicData>
            </a:graphic>
          </wp:inline>
        </w:drawing>
      </w:r>
    </w:p>
    <w:p w14:paraId="7985BEA9" w14:textId="0281DB22" w:rsidR="00552920" w:rsidRPr="00DB0F0F" w:rsidRDefault="00552920" w:rsidP="003142F0">
      <w:pPr>
        <w:pStyle w:val="Heading3"/>
      </w:pPr>
      <w:bookmarkStart w:id="577" w:name="_Ref224373679"/>
      <w:bookmarkStart w:id="578" w:name="_Toc40304907"/>
      <w:bookmarkStart w:id="579" w:name="_Toc130405622"/>
      <w:r w:rsidRPr="00DB0F0F">
        <w:t>Shielding</w:t>
      </w:r>
      <w:bookmarkEnd w:id="577"/>
      <w:bookmarkEnd w:id="578"/>
      <w:bookmarkEnd w:id="579"/>
    </w:p>
    <w:p w14:paraId="1AF05C5F" w14:textId="172D0937" w:rsidR="00552920" w:rsidRDefault="00552920" w:rsidP="004B1E23">
      <w:pPr>
        <w:rPr>
          <w:rFonts w:asciiTheme="majorBidi" w:hAnsiTheme="majorBidi" w:cstheme="majorBidi"/>
        </w:rPr>
      </w:pPr>
      <w:r w:rsidRPr="00F83E29">
        <w:rPr>
          <w:rFonts w:asciiTheme="majorBidi" w:hAnsiTheme="majorBidi" w:cstheme="majorBidi"/>
        </w:rPr>
        <w:t>The LRU shall be enclosed with close metallic shields.</w:t>
      </w:r>
    </w:p>
    <w:p w14:paraId="12146F79" w14:textId="2C3C0503" w:rsidR="00552920" w:rsidRPr="00DB0F0F" w:rsidRDefault="00552920" w:rsidP="003142F0">
      <w:pPr>
        <w:pStyle w:val="Heading3"/>
      </w:pPr>
      <w:r w:rsidRPr="00F83E29">
        <w:rPr>
          <w:rFonts w:asciiTheme="majorBidi" w:hAnsiTheme="majorBidi" w:cstheme="majorBidi"/>
        </w:rPr>
        <w:t xml:space="preserve"> </w:t>
      </w:r>
      <w:bookmarkStart w:id="580" w:name="_Toc40304908"/>
      <w:bookmarkStart w:id="581" w:name="_Ref46310793"/>
      <w:bookmarkStart w:id="582" w:name="_Ref46310801"/>
      <w:bookmarkStart w:id="583" w:name="_Toc130405623"/>
      <w:r>
        <w:t>External Cables</w:t>
      </w:r>
      <w:bookmarkEnd w:id="580"/>
      <w:bookmarkEnd w:id="581"/>
      <w:bookmarkEnd w:id="582"/>
      <w:bookmarkEnd w:id="583"/>
    </w:p>
    <w:p w14:paraId="22011B18" w14:textId="6500B1AC" w:rsidR="00552920" w:rsidRDefault="001D1558" w:rsidP="00552920">
      <w:pPr>
        <w:rPr>
          <w:rFonts w:asciiTheme="majorBidi" w:hAnsiTheme="majorBidi" w:cstheme="majorBidi"/>
        </w:rPr>
      </w:pPr>
      <w:r>
        <w:rPr>
          <w:rFonts w:asciiTheme="majorBidi" w:hAnsiTheme="majorBidi" w:cstheme="majorBidi"/>
        </w:rPr>
        <w:t>This requirement is not relevant for the PSU and has been removed.</w:t>
      </w:r>
    </w:p>
    <w:p w14:paraId="1F792443" w14:textId="77777777" w:rsidR="00552920" w:rsidRPr="00F83E29" w:rsidRDefault="00552920" w:rsidP="00552920">
      <w:pPr>
        <w:rPr>
          <w:rFonts w:asciiTheme="majorBidi" w:hAnsiTheme="majorBidi" w:cstheme="majorBidi"/>
        </w:rPr>
      </w:pPr>
    </w:p>
    <w:p w14:paraId="6AFA2443" w14:textId="77777777" w:rsidR="00C50CA8" w:rsidRDefault="00C50CA8">
      <w:pPr>
        <w:spacing w:line="240" w:lineRule="auto"/>
        <w:jc w:val="left"/>
        <w:rPr>
          <w:rFonts w:ascii="Arial Bold" w:hAnsi="Arial Bold" w:cs="Arial"/>
          <w:b/>
          <w:bCs/>
          <w:kern w:val="28"/>
          <w:sz w:val="32"/>
          <w:szCs w:val="32"/>
        </w:rPr>
      </w:pPr>
      <w:bookmarkStart w:id="584" w:name="_Ref224373680"/>
      <w:bookmarkStart w:id="585" w:name="_Toc40304909"/>
      <w:bookmarkStart w:id="586" w:name="_Toc422227963"/>
      <w:bookmarkStart w:id="587" w:name="_Toc422559828"/>
      <w:bookmarkEnd w:id="574"/>
      <w:bookmarkEnd w:id="575"/>
      <w:r>
        <w:br w:type="page"/>
      </w:r>
    </w:p>
    <w:p w14:paraId="0570EF31" w14:textId="4DD7CDAC" w:rsidR="00552920" w:rsidRPr="00DB0F0F" w:rsidRDefault="00552920" w:rsidP="003142F0">
      <w:pPr>
        <w:pStyle w:val="Heading3"/>
      </w:pPr>
      <w:bookmarkStart w:id="588" w:name="_Toc130405624"/>
      <w:r w:rsidRPr="00DB0F0F">
        <w:lastRenderedPageBreak/>
        <w:t xml:space="preserve">Other EMC </w:t>
      </w:r>
      <w:r>
        <w:t>recommended i</w:t>
      </w:r>
      <w:r w:rsidRPr="00DB0F0F">
        <w:t>nstructions:</w:t>
      </w:r>
      <w:bookmarkEnd w:id="584"/>
      <w:bookmarkEnd w:id="585"/>
      <w:bookmarkEnd w:id="588"/>
      <w:r w:rsidRPr="00DB0F0F">
        <w:t xml:space="preserve"> </w:t>
      </w:r>
    </w:p>
    <w:p w14:paraId="5894DDE7" w14:textId="4376860D" w:rsidR="00552920" w:rsidRDefault="00321B46" w:rsidP="00321B46">
      <w:pPr>
        <w:pStyle w:val="Caption"/>
        <w:jc w:val="center"/>
      </w:pPr>
      <w:bookmarkStart w:id="589" w:name="_Toc130405669"/>
      <w:r w:rsidRPr="00F41690">
        <w:t xml:space="preserve">Table </w:t>
      </w:r>
      <w:r w:rsidR="004264AB">
        <w:fldChar w:fldCharType="begin"/>
      </w:r>
      <w:r w:rsidR="004264AB">
        <w:instrText xml:space="preserve"> STYLEREF 1 \s </w:instrText>
      </w:r>
      <w:r w:rsidR="004264AB">
        <w:fldChar w:fldCharType="separate"/>
      </w:r>
      <w:r w:rsidR="00A845CC">
        <w:rPr>
          <w:noProof/>
          <w:cs/>
        </w:rPr>
        <w:t>‎</w:t>
      </w:r>
      <w:r w:rsidR="00A845CC">
        <w:rPr>
          <w:noProof/>
        </w:rPr>
        <w:t>3</w:t>
      </w:r>
      <w:r w:rsidR="004264AB">
        <w:rPr>
          <w:noProof/>
        </w:rPr>
        <w:fldChar w:fldCharType="end"/>
      </w:r>
      <w:r w:rsidRPr="00F41690">
        <w:noBreakHyphen/>
      </w:r>
      <w:r w:rsidR="004264AB">
        <w:fldChar w:fldCharType="begin"/>
      </w:r>
      <w:r w:rsidR="004264AB">
        <w:instrText xml:space="preserve"> SEQ Table \* ARABIC \s 1 </w:instrText>
      </w:r>
      <w:r w:rsidR="004264AB">
        <w:fldChar w:fldCharType="separate"/>
      </w:r>
      <w:r w:rsidR="00A845CC">
        <w:rPr>
          <w:noProof/>
        </w:rPr>
        <w:t>8</w:t>
      </w:r>
      <w:r w:rsidR="004264AB">
        <w:rPr>
          <w:noProof/>
        </w:rPr>
        <w:fldChar w:fldCharType="end"/>
      </w:r>
      <w:r w:rsidRPr="00F41690">
        <w:t xml:space="preserve">- </w:t>
      </w:r>
      <w:r>
        <w:t>Other EMC Instructions</w:t>
      </w:r>
      <w:bookmarkEnd w:id="589"/>
    </w:p>
    <w:tbl>
      <w:tblPr>
        <w:bidiVisual/>
        <w:tblW w:w="75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0"/>
        <w:gridCol w:w="726"/>
      </w:tblGrid>
      <w:tr w:rsidR="00552920" w:rsidRPr="00F83E29" w14:paraId="4A8822D1" w14:textId="77777777" w:rsidTr="00014B51">
        <w:trPr>
          <w:tblHeader/>
          <w:jc w:val="center"/>
        </w:trPr>
        <w:tc>
          <w:tcPr>
            <w:tcW w:w="6840" w:type="dxa"/>
            <w:shd w:val="clear" w:color="auto" w:fill="E6E6E6"/>
            <w:vAlign w:val="center"/>
          </w:tcPr>
          <w:bookmarkEnd w:id="586"/>
          <w:bookmarkEnd w:id="587"/>
          <w:p w14:paraId="6211BC1C" w14:textId="77777777" w:rsidR="00552920" w:rsidRPr="00F83E29" w:rsidRDefault="00552920" w:rsidP="00014B51">
            <w:pPr>
              <w:jc w:val="center"/>
              <w:rPr>
                <w:rFonts w:asciiTheme="majorBidi" w:hAnsiTheme="majorBidi" w:cstheme="majorBidi"/>
                <w:b/>
                <w:bCs/>
                <w:rtl/>
                <w:lang w:eastAsia="he-IL"/>
              </w:rPr>
            </w:pPr>
            <w:r w:rsidRPr="00F83E29">
              <w:rPr>
                <w:rFonts w:asciiTheme="majorBidi" w:hAnsiTheme="majorBidi" w:cstheme="majorBidi"/>
                <w:b/>
                <w:bCs/>
                <w:lang w:eastAsia="he-IL"/>
              </w:rPr>
              <w:t>Action</w:t>
            </w:r>
          </w:p>
        </w:tc>
        <w:tc>
          <w:tcPr>
            <w:tcW w:w="726" w:type="dxa"/>
            <w:shd w:val="clear" w:color="auto" w:fill="E6E6E6"/>
          </w:tcPr>
          <w:p w14:paraId="5D6A6C2A" w14:textId="77777777" w:rsidR="00552920" w:rsidRPr="00F83E29" w:rsidRDefault="00552920" w:rsidP="00014B51">
            <w:pPr>
              <w:jc w:val="center"/>
              <w:rPr>
                <w:rFonts w:asciiTheme="majorBidi" w:hAnsiTheme="majorBidi" w:cstheme="majorBidi"/>
                <w:b/>
                <w:bCs/>
                <w:lang w:eastAsia="he-IL"/>
              </w:rPr>
            </w:pPr>
          </w:p>
          <w:p w14:paraId="56C479F9" w14:textId="77777777" w:rsidR="00552920" w:rsidRPr="00F83E29" w:rsidRDefault="00552920" w:rsidP="00014B51">
            <w:pPr>
              <w:jc w:val="center"/>
              <w:rPr>
                <w:rFonts w:asciiTheme="majorBidi" w:hAnsiTheme="majorBidi" w:cstheme="majorBidi"/>
                <w:b/>
                <w:bCs/>
                <w:lang w:eastAsia="he-IL"/>
              </w:rPr>
            </w:pPr>
            <w:r w:rsidRPr="00F83E29">
              <w:rPr>
                <w:rFonts w:asciiTheme="majorBidi" w:hAnsiTheme="majorBidi" w:cstheme="majorBidi"/>
                <w:b/>
                <w:bCs/>
                <w:lang w:eastAsia="he-IL"/>
              </w:rPr>
              <w:t>No.</w:t>
            </w:r>
          </w:p>
        </w:tc>
      </w:tr>
      <w:tr w:rsidR="00552920" w:rsidRPr="00F83E29" w14:paraId="19EFF19E" w14:textId="77777777" w:rsidTr="00014B51">
        <w:trPr>
          <w:jc w:val="center"/>
        </w:trPr>
        <w:tc>
          <w:tcPr>
            <w:tcW w:w="6840" w:type="dxa"/>
            <w:shd w:val="clear" w:color="auto" w:fill="auto"/>
          </w:tcPr>
          <w:p w14:paraId="63AC9233" w14:textId="77777777" w:rsidR="00552920" w:rsidRPr="00F83E29" w:rsidRDefault="00552920" w:rsidP="00014B51">
            <w:pPr>
              <w:rPr>
                <w:rFonts w:asciiTheme="majorBidi" w:hAnsiTheme="majorBidi" w:cstheme="majorBidi"/>
                <w:lang w:eastAsia="he-IL"/>
              </w:rPr>
            </w:pPr>
            <w:r w:rsidRPr="00F83E29">
              <w:rPr>
                <w:rFonts w:asciiTheme="majorBidi" w:hAnsiTheme="majorBidi" w:cstheme="majorBidi"/>
                <w:lang w:eastAsia="he-IL"/>
              </w:rPr>
              <w:t xml:space="preserve">Requirement filtering adjacent to a power supply connector. The filters </w:t>
            </w:r>
            <w:r>
              <w:rPr>
                <w:rFonts w:asciiTheme="majorBidi" w:hAnsiTheme="majorBidi" w:cstheme="majorBidi"/>
                <w:lang w:eastAsia="he-IL"/>
              </w:rPr>
              <w:t>should</w:t>
            </w:r>
            <w:r w:rsidRPr="00F83E29">
              <w:rPr>
                <w:rFonts w:asciiTheme="majorBidi" w:hAnsiTheme="majorBidi" w:cstheme="majorBidi"/>
                <w:lang w:eastAsia="he-IL"/>
              </w:rPr>
              <w:t xml:space="preserve"> provide C.M and D.M insertion loss.</w:t>
            </w:r>
          </w:p>
        </w:tc>
        <w:tc>
          <w:tcPr>
            <w:tcW w:w="726" w:type="dxa"/>
            <w:shd w:val="clear" w:color="auto" w:fill="auto"/>
          </w:tcPr>
          <w:p w14:paraId="6E71AC68" w14:textId="77777777" w:rsidR="00552920" w:rsidRPr="00F83E29" w:rsidRDefault="00552920" w:rsidP="007D32FA">
            <w:pPr>
              <w:numPr>
                <w:ilvl w:val="0"/>
                <w:numId w:val="13"/>
              </w:numPr>
              <w:spacing w:line="240" w:lineRule="auto"/>
              <w:jc w:val="center"/>
              <w:rPr>
                <w:rFonts w:asciiTheme="majorBidi" w:hAnsiTheme="majorBidi" w:cstheme="majorBidi"/>
                <w:rtl/>
                <w:lang w:eastAsia="he-IL"/>
              </w:rPr>
            </w:pPr>
          </w:p>
        </w:tc>
      </w:tr>
      <w:tr w:rsidR="00552920" w:rsidRPr="00F83E29" w14:paraId="661D87D1" w14:textId="77777777" w:rsidTr="00014B51">
        <w:trPr>
          <w:jc w:val="center"/>
        </w:trPr>
        <w:tc>
          <w:tcPr>
            <w:tcW w:w="6840" w:type="dxa"/>
            <w:shd w:val="clear" w:color="auto" w:fill="auto"/>
          </w:tcPr>
          <w:p w14:paraId="2514FA2A" w14:textId="77777777" w:rsidR="00552920" w:rsidRPr="00F83E29" w:rsidRDefault="00552920" w:rsidP="00014B51">
            <w:pPr>
              <w:rPr>
                <w:rFonts w:asciiTheme="majorBidi" w:hAnsiTheme="majorBidi" w:cstheme="majorBidi"/>
                <w:lang w:eastAsia="he-IL"/>
              </w:rPr>
            </w:pPr>
            <w:r w:rsidRPr="00F83E29">
              <w:rPr>
                <w:rFonts w:asciiTheme="majorBidi" w:hAnsiTheme="majorBidi" w:cstheme="majorBidi"/>
                <w:lang w:eastAsia="he-IL"/>
              </w:rPr>
              <w:t>The mechanical eng</w:t>
            </w:r>
            <w:r>
              <w:rPr>
                <w:rFonts w:asciiTheme="majorBidi" w:hAnsiTheme="majorBidi" w:cstheme="majorBidi"/>
                <w:lang w:eastAsia="he-IL"/>
              </w:rPr>
              <w:t>ineer</w:t>
            </w:r>
            <w:r w:rsidRPr="00F83E29">
              <w:rPr>
                <w:rFonts w:asciiTheme="majorBidi" w:hAnsiTheme="majorBidi" w:cstheme="majorBidi"/>
                <w:lang w:eastAsia="he-IL"/>
              </w:rPr>
              <w:t xml:space="preserve"> has to consider the volume of these filters (that </w:t>
            </w:r>
            <w:r>
              <w:rPr>
                <w:rFonts w:asciiTheme="majorBidi" w:hAnsiTheme="majorBidi" w:cstheme="majorBidi"/>
                <w:lang w:eastAsia="he-IL"/>
              </w:rPr>
              <w:t xml:space="preserve">are </w:t>
            </w:r>
            <w:r w:rsidRPr="00F83E29">
              <w:rPr>
                <w:rFonts w:asciiTheme="majorBidi" w:hAnsiTheme="majorBidi" w:cstheme="majorBidi"/>
                <w:lang w:eastAsia="he-IL"/>
              </w:rPr>
              <w:t xml:space="preserve">adjacent to a power supply connector). The default volume is </w:t>
            </w:r>
            <w:r w:rsidRPr="00F83E29">
              <w:rPr>
                <w:rFonts w:asciiTheme="majorBidi" w:hAnsiTheme="majorBidi" w:cstheme="majorBidi"/>
                <w:rtl/>
                <w:lang w:eastAsia="he-IL"/>
              </w:rPr>
              <w:t>15×40×50</w:t>
            </w:r>
            <w:r w:rsidRPr="00F83E29">
              <w:rPr>
                <w:rFonts w:asciiTheme="majorBidi" w:hAnsiTheme="majorBidi" w:cstheme="majorBidi"/>
                <w:lang w:eastAsia="he-IL"/>
              </w:rPr>
              <w:t>mm</w:t>
            </w:r>
            <w:r>
              <w:rPr>
                <w:rFonts w:asciiTheme="majorBidi" w:hAnsiTheme="majorBidi" w:cstheme="majorBidi"/>
                <w:lang w:eastAsia="he-IL"/>
              </w:rPr>
              <w:t>.</w:t>
            </w:r>
          </w:p>
        </w:tc>
        <w:tc>
          <w:tcPr>
            <w:tcW w:w="726" w:type="dxa"/>
            <w:shd w:val="clear" w:color="auto" w:fill="auto"/>
          </w:tcPr>
          <w:p w14:paraId="30CDE6D7" w14:textId="77777777" w:rsidR="00552920" w:rsidRPr="00F83E29" w:rsidRDefault="00552920" w:rsidP="007D32FA">
            <w:pPr>
              <w:numPr>
                <w:ilvl w:val="0"/>
                <w:numId w:val="13"/>
              </w:numPr>
              <w:spacing w:line="240" w:lineRule="auto"/>
              <w:jc w:val="center"/>
              <w:rPr>
                <w:rFonts w:asciiTheme="majorBidi" w:hAnsiTheme="majorBidi" w:cstheme="majorBidi"/>
                <w:rtl/>
                <w:lang w:eastAsia="he-IL"/>
              </w:rPr>
            </w:pPr>
          </w:p>
        </w:tc>
      </w:tr>
      <w:tr w:rsidR="00A14BE5" w:rsidRPr="00F83E29" w14:paraId="52F23323" w14:textId="77777777" w:rsidTr="00014B51">
        <w:trPr>
          <w:jc w:val="center"/>
        </w:trPr>
        <w:tc>
          <w:tcPr>
            <w:tcW w:w="6840" w:type="dxa"/>
            <w:shd w:val="clear" w:color="auto" w:fill="auto"/>
          </w:tcPr>
          <w:p w14:paraId="5FA85B56" w14:textId="77777777" w:rsidR="00A14BE5" w:rsidRPr="00F83E29" w:rsidRDefault="00A14BE5" w:rsidP="00A14BE5">
            <w:pPr>
              <w:rPr>
                <w:rFonts w:asciiTheme="majorBidi" w:hAnsiTheme="majorBidi" w:cstheme="majorBidi"/>
                <w:rtl/>
                <w:lang w:eastAsia="he-IL"/>
              </w:rPr>
            </w:pPr>
            <w:r w:rsidRPr="00F83E29">
              <w:rPr>
                <w:rFonts w:asciiTheme="majorBidi" w:hAnsiTheme="majorBidi" w:cstheme="majorBidi"/>
                <w:lang w:eastAsia="he-IL"/>
              </w:rPr>
              <w:t xml:space="preserve">The insertion loss of filters (Feed Thru) are:  </w:t>
            </w:r>
          </w:p>
          <w:p w14:paraId="58C4C9AF" w14:textId="77777777" w:rsidR="00A14BE5" w:rsidRPr="00F83E29" w:rsidRDefault="00A14BE5" w:rsidP="00301286">
            <w:pPr>
              <w:numPr>
                <w:ilvl w:val="0"/>
                <w:numId w:val="28"/>
              </w:numPr>
              <w:spacing w:line="240" w:lineRule="auto"/>
              <w:jc w:val="left"/>
              <w:rPr>
                <w:rFonts w:asciiTheme="majorBidi" w:hAnsiTheme="majorBidi" w:cstheme="majorBidi"/>
                <w:rtl/>
                <w:lang w:eastAsia="he-IL"/>
              </w:rPr>
            </w:pPr>
            <w:r w:rsidRPr="00F83E29">
              <w:rPr>
                <w:rFonts w:asciiTheme="majorBidi" w:hAnsiTheme="majorBidi" w:cstheme="majorBidi"/>
                <w:lang w:eastAsia="he-IL"/>
              </w:rPr>
              <w:t>20dB@200kHz</w:t>
            </w:r>
            <w:r w:rsidRPr="00F83E29">
              <w:rPr>
                <w:rFonts w:asciiTheme="majorBidi" w:hAnsiTheme="majorBidi" w:cstheme="majorBidi"/>
                <w:rtl/>
                <w:lang w:eastAsia="he-IL"/>
              </w:rPr>
              <w:t xml:space="preserve">  </w:t>
            </w:r>
            <w:r w:rsidRPr="00F83E29">
              <w:rPr>
                <w:rFonts w:asciiTheme="majorBidi" w:hAnsiTheme="majorBidi" w:cstheme="majorBidi"/>
                <w:lang w:eastAsia="he-IL"/>
              </w:rPr>
              <w:t>D.M</w:t>
            </w:r>
            <w:r w:rsidRPr="00F83E29">
              <w:rPr>
                <w:rFonts w:asciiTheme="majorBidi" w:hAnsiTheme="majorBidi" w:cstheme="majorBidi"/>
                <w:rtl/>
                <w:lang w:eastAsia="he-IL"/>
              </w:rPr>
              <w:t xml:space="preserve"> </w:t>
            </w:r>
          </w:p>
          <w:p w14:paraId="107A1771" w14:textId="77777777" w:rsidR="00A14BE5" w:rsidRPr="00F83E29" w:rsidRDefault="00A14BE5" w:rsidP="00301286">
            <w:pPr>
              <w:numPr>
                <w:ilvl w:val="0"/>
                <w:numId w:val="28"/>
              </w:numPr>
              <w:spacing w:line="240" w:lineRule="auto"/>
              <w:jc w:val="left"/>
              <w:rPr>
                <w:rFonts w:asciiTheme="majorBidi" w:hAnsiTheme="majorBidi" w:cstheme="majorBidi"/>
                <w:rtl/>
                <w:lang w:eastAsia="he-IL"/>
              </w:rPr>
            </w:pPr>
            <w:r w:rsidRPr="00F83E29">
              <w:rPr>
                <w:rFonts w:asciiTheme="majorBidi" w:hAnsiTheme="majorBidi" w:cstheme="majorBidi"/>
                <w:lang w:val="nl-NL" w:eastAsia="he-IL"/>
              </w:rPr>
              <w:t>30dB@100MHz</w:t>
            </w:r>
            <w:r w:rsidRPr="00F83E29">
              <w:rPr>
                <w:rFonts w:asciiTheme="majorBidi" w:hAnsiTheme="majorBidi" w:cstheme="majorBidi"/>
                <w:rtl/>
                <w:lang w:eastAsia="he-IL"/>
              </w:rPr>
              <w:t xml:space="preserve"> </w:t>
            </w:r>
            <w:r w:rsidRPr="00F83E29">
              <w:rPr>
                <w:rFonts w:asciiTheme="majorBidi" w:hAnsiTheme="majorBidi" w:cstheme="majorBidi"/>
                <w:lang w:val="nl-NL" w:eastAsia="he-IL"/>
              </w:rPr>
              <w:t xml:space="preserve">C.M </w:t>
            </w:r>
          </w:p>
          <w:p w14:paraId="7116F9DC" w14:textId="4A99F8D1" w:rsidR="00A14BE5" w:rsidRPr="00F83E29" w:rsidRDefault="00A14BE5" w:rsidP="00A14BE5">
            <w:pPr>
              <w:rPr>
                <w:rFonts w:asciiTheme="majorBidi" w:hAnsiTheme="majorBidi" w:cstheme="majorBidi"/>
                <w:lang w:eastAsia="he-IL"/>
              </w:rPr>
            </w:pPr>
            <w:r w:rsidRPr="00F83E29">
              <w:rPr>
                <w:rFonts w:asciiTheme="majorBidi" w:hAnsiTheme="majorBidi" w:cstheme="majorBidi"/>
                <w:lang w:eastAsia="he-IL"/>
              </w:rPr>
              <w:t>There is an option to design these filters with discrete components.</w:t>
            </w:r>
          </w:p>
        </w:tc>
        <w:tc>
          <w:tcPr>
            <w:tcW w:w="726" w:type="dxa"/>
            <w:shd w:val="clear" w:color="auto" w:fill="auto"/>
          </w:tcPr>
          <w:p w14:paraId="197C5C6B" w14:textId="77777777" w:rsidR="00A14BE5" w:rsidRPr="00F83E29" w:rsidRDefault="00A14BE5" w:rsidP="007D32FA">
            <w:pPr>
              <w:numPr>
                <w:ilvl w:val="0"/>
                <w:numId w:val="13"/>
              </w:numPr>
              <w:spacing w:line="240" w:lineRule="auto"/>
              <w:jc w:val="center"/>
              <w:rPr>
                <w:rFonts w:asciiTheme="majorBidi" w:hAnsiTheme="majorBidi" w:cstheme="majorBidi"/>
                <w:rtl/>
                <w:lang w:eastAsia="he-IL"/>
              </w:rPr>
            </w:pPr>
          </w:p>
        </w:tc>
      </w:tr>
      <w:tr w:rsidR="00552920" w:rsidRPr="00F83E29" w14:paraId="002F8A0A" w14:textId="77777777" w:rsidTr="00014B51">
        <w:trPr>
          <w:jc w:val="center"/>
        </w:trPr>
        <w:tc>
          <w:tcPr>
            <w:tcW w:w="6840" w:type="dxa"/>
            <w:shd w:val="clear" w:color="auto" w:fill="auto"/>
          </w:tcPr>
          <w:p w14:paraId="15F0423B" w14:textId="77777777" w:rsidR="00552920" w:rsidRPr="00F83E29" w:rsidRDefault="00552920" w:rsidP="00014B51">
            <w:pPr>
              <w:rPr>
                <w:rFonts w:asciiTheme="majorBidi" w:hAnsiTheme="majorBidi" w:cstheme="majorBidi"/>
                <w:rtl/>
                <w:lang w:eastAsia="he-IL"/>
              </w:rPr>
            </w:pPr>
            <w:r w:rsidRPr="00F83E29">
              <w:rPr>
                <w:rFonts w:asciiTheme="majorBidi" w:hAnsiTheme="majorBidi" w:cstheme="majorBidi"/>
                <w:lang w:eastAsia="he-IL"/>
              </w:rPr>
              <w:t xml:space="preserve">If these filters compound from discrete components on mini card, needed to provide full ground plane. This plane shall be connected to chassis with the mechanical screws. </w:t>
            </w:r>
          </w:p>
        </w:tc>
        <w:tc>
          <w:tcPr>
            <w:tcW w:w="726" w:type="dxa"/>
            <w:shd w:val="clear" w:color="auto" w:fill="auto"/>
          </w:tcPr>
          <w:p w14:paraId="3D299B17" w14:textId="77777777" w:rsidR="00552920" w:rsidRPr="00F83E29" w:rsidRDefault="00552920" w:rsidP="007D32FA">
            <w:pPr>
              <w:numPr>
                <w:ilvl w:val="0"/>
                <w:numId w:val="13"/>
              </w:numPr>
              <w:spacing w:line="240" w:lineRule="auto"/>
              <w:jc w:val="center"/>
              <w:rPr>
                <w:rFonts w:asciiTheme="majorBidi" w:hAnsiTheme="majorBidi" w:cstheme="majorBidi"/>
                <w:rtl/>
                <w:lang w:eastAsia="he-IL"/>
              </w:rPr>
            </w:pPr>
          </w:p>
        </w:tc>
      </w:tr>
      <w:tr w:rsidR="00552920" w:rsidRPr="00F83E29" w14:paraId="574CA387" w14:textId="77777777" w:rsidTr="00014B51">
        <w:trPr>
          <w:jc w:val="center"/>
        </w:trPr>
        <w:tc>
          <w:tcPr>
            <w:tcW w:w="6840" w:type="dxa"/>
            <w:shd w:val="clear" w:color="auto" w:fill="auto"/>
          </w:tcPr>
          <w:p w14:paraId="3ACF5C74" w14:textId="77777777" w:rsidR="00552920" w:rsidRPr="00F83E29" w:rsidRDefault="00552920" w:rsidP="00014B51">
            <w:pPr>
              <w:rPr>
                <w:rFonts w:asciiTheme="majorBidi" w:hAnsiTheme="majorBidi" w:cstheme="majorBidi"/>
                <w:rtl/>
                <w:lang w:eastAsia="he-IL"/>
              </w:rPr>
            </w:pPr>
            <w:r w:rsidRPr="00F83E29">
              <w:rPr>
                <w:rFonts w:asciiTheme="majorBidi" w:hAnsiTheme="majorBidi" w:cstheme="majorBidi"/>
                <w:lang w:eastAsia="he-IL"/>
              </w:rPr>
              <w:t xml:space="preserve">Locate the board adjacent to all connectors. On board compounded SMT filters. The boards must consist </w:t>
            </w:r>
            <w:r>
              <w:rPr>
                <w:rFonts w:asciiTheme="majorBidi" w:hAnsiTheme="majorBidi" w:cstheme="majorBidi"/>
                <w:lang w:eastAsia="he-IL"/>
              </w:rPr>
              <w:t xml:space="preserve">of </w:t>
            </w:r>
            <w:r w:rsidRPr="00F83E29">
              <w:rPr>
                <w:rFonts w:asciiTheme="majorBidi" w:hAnsiTheme="majorBidi" w:cstheme="majorBidi"/>
                <w:lang w:eastAsia="he-IL"/>
              </w:rPr>
              <w:t xml:space="preserve">a ground plane that </w:t>
            </w:r>
            <w:r>
              <w:rPr>
                <w:rFonts w:asciiTheme="majorBidi" w:hAnsiTheme="majorBidi" w:cstheme="majorBidi"/>
                <w:lang w:eastAsia="he-IL"/>
              </w:rPr>
              <w:t xml:space="preserve">is </w:t>
            </w:r>
            <w:r w:rsidRPr="00F83E29">
              <w:rPr>
                <w:rFonts w:asciiTheme="majorBidi" w:hAnsiTheme="majorBidi" w:cstheme="majorBidi"/>
                <w:lang w:eastAsia="he-IL"/>
              </w:rPr>
              <w:t xml:space="preserve">connected to </w:t>
            </w:r>
            <w:r>
              <w:rPr>
                <w:rFonts w:asciiTheme="majorBidi" w:hAnsiTheme="majorBidi" w:cstheme="majorBidi"/>
                <w:lang w:eastAsia="he-IL"/>
              </w:rPr>
              <w:t xml:space="preserve">the </w:t>
            </w:r>
            <w:r w:rsidRPr="00F83E29">
              <w:rPr>
                <w:rFonts w:asciiTheme="majorBidi" w:hAnsiTheme="majorBidi" w:cstheme="majorBidi"/>
                <w:lang w:eastAsia="he-IL"/>
              </w:rPr>
              <w:t>chassis.</w:t>
            </w:r>
          </w:p>
        </w:tc>
        <w:tc>
          <w:tcPr>
            <w:tcW w:w="726" w:type="dxa"/>
            <w:shd w:val="clear" w:color="auto" w:fill="auto"/>
          </w:tcPr>
          <w:p w14:paraId="401A982C" w14:textId="77777777" w:rsidR="00552920" w:rsidRPr="00F83E29" w:rsidRDefault="00552920" w:rsidP="007D32FA">
            <w:pPr>
              <w:numPr>
                <w:ilvl w:val="0"/>
                <w:numId w:val="13"/>
              </w:numPr>
              <w:spacing w:line="240" w:lineRule="auto"/>
              <w:jc w:val="center"/>
              <w:rPr>
                <w:rFonts w:asciiTheme="majorBidi" w:hAnsiTheme="majorBidi" w:cstheme="majorBidi"/>
                <w:rtl/>
                <w:lang w:eastAsia="he-IL"/>
              </w:rPr>
            </w:pPr>
          </w:p>
        </w:tc>
      </w:tr>
      <w:tr w:rsidR="00552920" w:rsidRPr="00F83E29" w14:paraId="373813B1" w14:textId="77777777" w:rsidTr="00014B51">
        <w:trPr>
          <w:jc w:val="center"/>
        </w:trPr>
        <w:tc>
          <w:tcPr>
            <w:tcW w:w="6840" w:type="dxa"/>
            <w:shd w:val="clear" w:color="auto" w:fill="auto"/>
          </w:tcPr>
          <w:p w14:paraId="322A6030" w14:textId="630F4EAA" w:rsidR="00552920" w:rsidRPr="00F83E29" w:rsidRDefault="00552920" w:rsidP="00014B51">
            <w:pPr>
              <w:rPr>
                <w:rFonts w:asciiTheme="majorBidi" w:hAnsiTheme="majorBidi" w:cstheme="majorBidi"/>
                <w:rtl/>
                <w:lang w:eastAsia="he-IL"/>
              </w:rPr>
            </w:pPr>
            <w:r w:rsidRPr="00F83E29">
              <w:rPr>
                <w:rFonts w:asciiTheme="majorBidi" w:hAnsiTheme="majorBidi" w:cstheme="majorBidi"/>
                <w:lang w:eastAsia="he-IL"/>
              </w:rPr>
              <w:t>All out</w:t>
            </w:r>
            <w:r w:rsidR="00892954">
              <w:rPr>
                <w:rFonts w:asciiTheme="majorBidi" w:hAnsiTheme="majorBidi" w:cstheme="majorBidi"/>
                <w:lang w:eastAsia="he-IL"/>
              </w:rPr>
              <w:t>put</w:t>
            </w:r>
            <w:r w:rsidRPr="00F83E29">
              <w:rPr>
                <w:rFonts w:asciiTheme="majorBidi" w:hAnsiTheme="majorBidi" w:cstheme="majorBidi"/>
                <w:lang w:eastAsia="he-IL"/>
              </w:rPr>
              <w:t xml:space="preserve"> connectors</w:t>
            </w:r>
            <w:r w:rsidR="00892954">
              <w:rPr>
                <w:rFonts w:asciiTheme="majorBidi" w:hAnsiTheme="majorBidi" w:cstheme="majorBidi"/>
                <w:lang w:eastAsia="he-IL"/>
              </w:rPr>
              <w:t>’</w:t>
            </w:r>
            <w:r w:rsidRPr="00F83E29">
              <w:rPr>
                <w:rFonts w:asciiTheme="majorBidi" w:hAnsiTheme="majorBidi" w:cstheme="majorBidi"/>
                <w:lang w:eastAsia="he-IL"/>
              </w:rPr>
              <w:t xml:space="preserve"> back-shells shall be connected electric</w:t>
            </w:r>
            <w:r>
              <w:rPr>
                <w:rFonts w:asciiTheme="majorBidi" w:hAnsiTheme="majorBidi" w:cstheme="majorBidi"/>
                <w:lang w:eastAsia="he-IL"/>
              </w:rPr>
              <w:t>ally</w:t>
            </w:r>
            <w:r w:rsidRPr="00F83E29">
              <w:rPr>
                <w:rFonts w:asciiTheme="majorBidi" w:hAnsiTheme="majorBidi" w:cstheme="majorBidi"/>
                <w:lang w:eastAsia="he-IL"/>
              </w:rPr>
              <w:t xml:space="preserve"> peripherally to the box.    </w:t>
            </w:r>
          </w:p>
        </w:tc>
        <w:tc>
          <w:tcPr>
            <w:tcW w:w="726" w:type="dxa"/>
            <w:shd w:val="clear" w:color="auto" w:fill="auto"/>
          </w:tcPr>
          <w:p w14:paraId="1EB8EBBA" w14:textId="77777777" w:rsidR="00552920" w:rsidRPr="00F83E29" w:rsidRDefault="00552920" w:rsidP="007D32FA">
            <w:pPr>
              <w:numPr>
                <w:ilvl w:val="0"/>
                <w:numId w:val="13"/>
              </w:numPr>
              <w:spacing w:line="240" w:lineRule="auto"/>
              <w:jc w:val="center"/>
              <w:rPr>
                <w:rFonts w:asciiTheme="majorBidi" w:hAnsiTheme="majorBidi" w:cstheme="majorBidi"/>
                <w:rtl/>
                <w:lang w:eastAsia="he-IL"/>
              </w:rPr>
            </w:pPr>
          </w:p>
        </w:tc>
      </w:tr>
      <w:tr w:rsidR="00552920" w:rsidRPr="00F83E29" w14:paraId="3F033AEA" w14:textId="77777777" w:rsidTr="00014B51">
        <w:trPr>
          <w:jc w:val="center"/>
        </w:trPr>
        <w:tc>
          <w:tcPr>
            <w:tcW w:w="6840" w:type="dxa"/>
            <w:shd w:val="clear" w:color="auto" w:fill="auto"/>
          </w:tcPr>
          <w:p w14:paraId="7D582DF6" w14:textId="77777777" w:rsidR="00552920" w:rsidRPr="00F83E29" w:rsidRDefault="00552920" w:rsidP="00014B51">
            <w:pPr>
              <w:rPr>
                <w:rFonts w:asciiTheme="majorBidi" w:hAnsiTheme="majorBidi" w:cstheme="majorBidi"/>
                <w:lang w:eastAsia="he-IL"/>
              </w:rPr>
            </w:pPr>
            <w:r w:rsidRPr="00F83E29">
              <w:rPr>
                <w:rFonts w:asciiTheme="majorBidi" w:hAnsiTheme="majorBidi" w:cstheme="majorBidi"/>
                <w:lang w:eastAsia="he-IL"/>
              </w:rPr>
              <w:t>The box's cover shall be connected electric</w:t>
            </w:r>
            <w:r>
              <w:rPr>
                <w:rFonts w:asciiTheme="majorBidi" w:hAnsiTheme="majorBidi" w:cstheme="majorBidi"/>
                <w:lang w:eastAsia="he-IL"/>
              </w:rPr>
              <w:t>ally</w:t>
            </w:r>
            <w:r w:rsidRPr="00F83E29">
              <w:rPr>
                <w:rFonts w:asciiTheme="majorBidi" w:hAnsiTheme="majorBidi" w:cstheme="majorBidi"/>
                <w:lang w:eastAsia="he-IL"/>
              </w:rPr>
              <w:t xml:space="preserve"> peripherally to the box.  </w:t>
            </w:r>
            <w:r>
              <w:rPr>
                <w:rFonts w:asciiTheme="majorBidi" w:hAnsiTheme="majorBidi" w:cstheme="majorBidi"/>
                <w:lang w:eastAsia="he-IL"/>
              </w:rPr>
              <w:t>The</w:t>
            </w:r>
            <w:r w:rsidRPr="00F83E29">
              <w:rPr>
                <w:rFonts w:asciiTheme="majorBidi" w:hAnsiTheme="majorBidi" w:cstheme="majorBidi"/>
                <w:lang w:eastAsia="he-IL"/>
              </w:rPr>
              <w:t xml:space="preserve"> box's structure shall be at least 5mm width with conducted chromatic coating. The cover peripheral area shall be with conducted chromatic coating. </w:t>
            </w:r>
          </w:p>
          <w:p w14:paraId="3AE82D34" w14:textId="77777777" w:rsidR="00552920" w:rsidRPr="00F83E29" w:rsidRDefault="00552920" w:rsidP="00014B51">
            <w:pPr>
              <w:rPr>
                <w:rFonts w:asciiTheme="majorBidi" w:hAnsiTheme="majorBidi" w:cstheme="majorBidi"/>
                <w:rtl/>
                <w:lang w:eastAsia="he-IL"/>
              </w:rPr>
            </w:pPr>
            <w:r w:rsidRPr="00F83E29">
              <w:rPr>
                <w:rFonts w:asciiTheme="majorBidi" w:hAnsiTheme="majorBidi" w:cstheme="majorBidi"/>
                <w:lang w:eastAsia="he-IL"/>
              </w:rPr>
              <w:t xml:space="preserve">  </w:t>
            </w:r>
          </w:p>
        </w:tc>
        <w:tc>
          <w:tcPr>
            <w:tcW w:w="726" w:type="dxa"/>
            <w:shd w:val="clear" w:color="auto" w:fill="auto"/>
          </w:tcPr>
          <w:p w14:paraId="781B0106" w14:textId="77777777" w:rsidR="00552920" w:rsidRPr="00F83E29" w:rsidRDefault="00552920" w:rsidP="007D32FA">
            <w:pPr>
              <w:numPr>
                <w:ilvl w:val="0"/>
                <w:numId w:val="13"/>
              </w:numPr>
              <w:spacing w:line="240" w:lineRule="auto"/>
              <w:jc w:val="center"/>
              <w:rPr>
                <w:rFonts w:asciiTheme="majorBidi" w:hAnsiTheme="majorBidi" w:cstheme="majorBidi"/>
                <w:rtl/>
                <w:lang w:eastAsia="he-IL"/>
              </w:rPr>
            </w:pPr>
          </w:p>
        </w:tc>
      </w:tr>
      <w:tr w:rsidR="00552920" w:rsidRPr="00F83E29" w14:paraId="27858989" w14:textId="77777777" w:rsidTr="00014B51">
        <w:trPr>
          <w:jc w:val="center"/>
        </w:trPr>
        <w:tc>
          <w:tcPr>
            <w:tcW w:w="6840" w:type="dxa"/>
            <w:shd w:val="clear" w:color="auto" w:fill="auto"/>
          </w:tcPr>
          <w:p w14:paraId="79F80709" w14:textId="77777777" w:rsidR="00552920" w:rsidRPr="00F83E29" w:rsidRDefault="00552920" w:rsidP="00014B51">
            <w:pPr>
              <w:rPr>
                <w:rFonts w:asciiTheme="majorBidi" w:hAnsiTheme="majorBidi" w:cstheme="majorBidi"/>
                <w:rtl/>
                <w:lang w:eastAsia="he-IL"/>
              </w:rPr>
            </w:pPr>
            <w:r w:rsidRPr="00F83E29">
              <w:rPr>
                <w:rFonts w:asciiTheme="majorBidi" w:hAnsiTheme="majorBidi" w:cstheme="majorBidi"/>
                <w:lang w:eastAsia="he-IL"/>
              </w:rPr>
              <w:t xml:space="preserve">The distance between two adjacent screws will not exceed </w:t>
            </w:r>
            <w:r>
              <w:rPr>
                <w:rFonts w:asciiTheme="majorBidi" w:hAnsiTheme="majorBidi" w:cstheme="majorBidi"/>
                <w:lang w:eastAsia="he-IL"/>
              </w:rPr>
              <w:t>5</w:t>
            </w:r>
            <w:r w:rsidRPr="00F83E29">
              <w:rPr>
                <w:rFonts w:asciiTheme="majorBidi" w:hAnsiTheme="majorBidi" w:cstheme="majorBidi"/>
                <w:lang w:eastAsia="he-IL"/>
              </w:rPr>
              <w:t>0mm. If the distance must be larger, there is need to use with conducted O ring or gasket.</w:t>
            </w:r>
          </w:p>
        </w:tc>
        <w:tc>
          <w:tcPr>
            <w:tcW w:w="726" w:type="dxa"/>
            <w:shd w:val="clear" w:color="auto" w:fill="auto"/>
          </w:tcPr>
          <w:p w14:paraId="3B32D0EB" w14:textId="77777777" w:rsidR="00552920" w:rsidRPr="00F83E29" w:rsidRDefault="00552920" w:rsidP="007D32FA">
            <w:pPr>
              <w:numPr>
                <w:ilvl w:val="0"/>
                <w:numId w:val="13"/>
              </w:numPr>
              <w:spacing w:line="240" w:lineRule="auto"/>
              <w:jc w:val="center"/>
              <w:rPr>
                <w:rFonts w:asciiTheme="majorBidi" w:hAnsiTheme="majorBidi" w:cstheme="majorBidi"/>
                <w:rtl/>
                <w:lang w:eastAsia="he-IL"/>
              </w:rPr>
            </w:pPr>
          </w:p>
        </w:tc>
      </w:tr>
      <w:tr w:rsidR="00552920" w:rsidRPr="00F83E29" w14:paraId="570A9194" w14:textId="77777777" w:rsidTr="00014B51">
        <w:trPr>
          <w:jc w:val="center"/>
        </w:trPr>
        <w:tc>
          <w:tcPr>
            <w:tcW w:w="6840" w:type="dxa"/>
            <w:shd w:val="clear" w:color="auto" w:fill="auto"/>
          </w:tcPr>
          <w:p w14:paraId="48FA0F28" w14:textId="77777777" w:rsidR="00552920" w:rsidRPr="00F83E29" w:rsidRDefault="00552920" w:rsidP="00014B51">
            <w:pPr>
              <w:rPr>
                <w:rFonts w:asciiTheme="majorBidi" w:hAnsiTheme="majorBidi" w:cstheme="majorBidi"/>
                <w:rtl/>
                <w:lang w:eastAsia="he-IL"/>
              </w:rPr>
            </w:pPr>
            <w:r w:rsidRPr="00F83E29">
              <w:rPr>
                <w:rFonts w:asciiTheme="majorBidi" w:hAnsiTheme="majorBidi" w:cstheme="majorBidi"/>
                <w:lang w:eastAsia="he-IL"/>
              </w:rPr>
              <w:t>Routing inside the box shall be adjacent to the conduct</w:t>
            </w:r>
            <w:r>
              <w:rPr>
                <w:rFonts w:asciiTheme="majorBidi" w:hAnsiTheme="majorBidi" w:cstheme="majorBidi"/>
                <w:lang w:eastAsia="he-IL"/>
              </w:rPr>
              <w:t>ing</w:t>
            </w:r>
            <w:r w:rsidRPr="00F83E29">
              <w:rPr>
                <w:rFonts w:asciiTheme="majorBidi" w:hAnsiTheme="majorBidi" w:cstheme="majorBidi"/>
                <w:lang w:eastAsia="he-IL"/>
              </w:rPr>
              <w:t xml:space="preserve"> plane.</w:t>
            </w:r>
          </w:p>
        </w:tc>
        <w:tc>
          <w:tcPr>
            <w:tcW w:w="726" w:type="dxa"/>
            <w:shd w:val="clear" w:color="auto" w:fill="auto"/>
          </w:tcPr>
          <w:p w14:paraId="3C2448D3" w14:textId="77777777" w:rsidR="00552920" w:rsidRPr="00F83E29" w:rsidRDefault="00552920" w:rsidP="007D32FA">
            <w:pPr>
              <w:numPr>
                <w:ilvl w:val="0"/>
                <w:numId w:val="13"/>
              </w:numPr>
              <w:spacing w:line="240" w:lineRule="auto"/>
              <w:jc w:val="center"/>
              <w:rPr>
                <w:rFonts w:asciiTheme="majorBidi" w:hAnsiTheme="majorBidi" w:cstheme="majorBidi"/>
                <w:rtl/>
                <w:lang w:eastAsia="he-IL"/>
              </w:rPr>
            </w:pPr>
          </w:p>
        </w:tc>
      </w:tr>
      <w:tr w:rsidR="00552920" w:rsidRPr="00F83E29" w14:paraId="764C75B5" w14:textId="77777777" w:rsidTr="00014B51">
        <w:trPr>
          <w:jc w:val="center"/>
        </w:trPr>
        <w:tc>
          <w:tcPr>
            <w:tcW w:w="6840" w:type="dxa"/>
            <w:shd w:val="clear" w:color="auto" w:fill="auto"/>
          </w:tcPr>
          <w:p w14:paraId="4B7FCD2E" w14:textId="77777777" w:rsidR="00552920" w:rsidRPr="00F83E29" w:rsidRDefault="00552920" w:rsidP="00014B51">
            <w:pPr>
              <w:rPr>
                <w:rFonts w:asciiTheme="majorBidi" w:hAnsiTheme="majorBidi" w:cstheme="majorBidi"/>
                <w:rtl/>
                <w:lang w:eastAsia="he-IL"/>
              </w:rPr>
            </w:pPr>
            <w:r w:rsidRPr="00F83E29">
              <w:rPr>
                <w:rFonts w:asciiTheme="majorBidi" w:hAnsiTheme="majorBidi" w:cstheme="majorBidi"/>
                <w:lang w:eastAsia="he-IL"/>
              </w:rPr>
              <w:lastRenderedPageBreak/>
              <w:t xml:space="preserve">Every contact plane of box and platform shall have conducted chromatic coating </w:t>
            </w:r>
          </w:p>
        </w:tc>
        <w:tc>
          <w:tcPr>
            <w:tcW w:w="726" w:type="dxa"/>
            <w:shd w:val="clear" w:color="auto" w:fill="auto"/>
          </w:tcPr>
          <w:p w14:paraId="00EF4591" w14:textId="77777777" w:rsidR="00552920" w:rsidRPr="00F83E29" w:rsidRDefault="00552920" w:rsidP="007D32FA">
            <w:pPr>
              <w:numPr>
                <w:ilvl w:val="0"/>
                <w:numId w:val="13"/>
              </w:numPr>
              <w:spacing w:line="240" w:lineRule="auto"/>
              <w:jc w:val="center"/>
              <w:rPr>
                <w:rFonts w:asciiTheme="majorBidi" w:hAnsiTheme="majorBidi" w:cstheme="majorBidi"/>
                <w:rtl/>
                <w:lang w:eastAsia="he-IL"/>
              </w:rPr>
            </w:pPr>
          </w:p>
        </w:tc>
      </w:tr>
      <w:tr w:rsidR="00552920" w:rsidRPr="00F83E29" w14:paraId="6C5261F8" w14:textId="77777777" w:rsidTr="00014B51">
        <w:trPr>
          <w:jc w:val="center"/>
        </w:trPr>
        <w:tc>
          <w:tcPr>
            <w:tcW w:w="6840" w:type="dxa"/>
            <w:shd w:val="clear" w:color="auto" w:fill="auto"/>
          </w:tcPr>
          <w:p w14:paraId="6E4C9D22" w14:textId="77777777" w:rsidR="00552920" w:rsidRPr="008B18E9" w:rsidRDefault="00552920" w:rsidP="00014B51">
            <w:pPr>
              <w:rPr>
                <w:rFonts w:asciiTheme="majorBidi" w:hAnsiTheme="majorBidi" w:cstheme="majorBidi"/>
                <w:rtl/>
                <w:lang w:eastAsia="he-IL"/>
              </w:rPr>
            </w:pPr>
            <w:r w:rsidRPr="008B18E9">
              <w:rPr>
                <w:rFonts w:asciiTheme="majorBidi" w:hAnsiTheme="majorBidi" w:cstheme="majorBidi"/>
                <w:lang w:eastAsia="he-IL"/>
              </w:rPr>
              <w:t>The ground screw shall be at least 8mm diameter with maximum contact resistance of 2.5</w:t>
            </w:r>
            <w:r w:rsidRPr="008B18E9">
              <w:rPr>
                <w:rFonts w:asciiTheme="majorBidi" w:hAnsiTheme="majorBidi" w:cstheme="majorBidi"/>
              </w:rPr>
              <w:t xml:space="preserve"> mil Ω</w:t>
            </w:r>
            <w:r w:rsidRPr="008B18E9">
              <w:rPr>
                <w:rFonts w:asciiTheme="majorBidi" w:hAnsiTheme="majorBidi" w:cstheme="majorBidi"/>
                <w:lang w:eastAsia="he-IL"/>
              </w:rPr>
              <w:t xml:space="preserve"> to box's structure. </w:t>
            </w:r>
          </w:p>
        </w:tc>
        <w:tc>
          <w:tcPr>
            <w:tcW w:w="726" w:type="dxa"/>
            <w:shd w:val="clear" w:color="auto" w:fill="auto"/>
          </w:tcPr>
          <w:p w14:paraId="0C351AD0" w14:textId="77777777" w:rsidR="00552920" w:rsidRPr="00F83E29" w:rsidRDefault="00552920" w:rsidP="007D32FA">
            <w:pPr>
              <w:numPr>
                <w:ilvl w:val="0"/>
                <w:numId w:val="13"/>
              </w:numPr>
              <w:spacing w:line="240" w:lineRule="auto"/>
              <w:jc w:val="center"/>
              <w:rPr>
                <w:rFonts w:asciiTheme="majorBidi" w:hAnsiTheme="majorBidi" w:cstheme="majorBidi"/>
                <w:rtl/>
                <w:lang w:eastAsia="he-IL"/>
              </w:rPr>
            </w:pPr>
          </w:p>
        </w:tc>
      </w:tr>
      <w:tr w:rsidR="00552920" w:rsidRPr="00F83E29" w14:paraId="6FB56E9E" w14:textId="77777777" w:rsidTr="00014B51">
        <w:trPr>
          <w:jc w:val="center"/>
        </w:trPr>
        <w:tc>
          <w:tcPr>
            <w:tcW w:w="6840" w:type="dxa"/>
            <w:shd w:val="clear" w:color="auto" w:fill="auto"/>
          </w:tcPr>
          <w:p w14:paraId="2F856114" w14:textId="0271937C" w:rsidR="00552920" w:rsidRPr="008B18E9" w:rsidRDefault="00552920" w:rsidP="000F7AC6">
            <w:pPr>
              <w:jc w:val="left"/>
              <w:rPr>
                <w:rFonts w:asciiTheme="majorBidi" w:hAnsiTheme="majorBidi" w:cstheme="majorBidi"/>
                <w:rtl/>
                <w:lang w:eastAsia="he-IL"/>
              </w:rPr>
            </w:pPr>
            <w:r w:rsidRPr="008B18E9">
              <w:rPr>
                <w:rFonts w:asciiTheme="majorBidi" w:hAnsiTheme="majorBidi" w:cstheme="majorBidi"/>
                <w:lang w:eastAsia="he-IL"/>
              </w:rPr>
              <w:t xml:space="preserve">All of the connectors shall have at least one ground pin per every 4 signal pins. </w:t>
            </w:r>
            <w:r w:rsidRPr="000F7AC6">
              <w:rPr>
                <w:rFonts w:asciiTheme="majorBidi" w:hAnsiTheme="majorBidi" w:cstheme="majorBidi"/>
                <w:lang w:eastAsia="he-IL"/>
              </w:rPr>
              <w:t xml:space="preserve">The ground pins shall be distributed </w:t>
            </w:r>
            <w:r w:rsidR="000F7AC6" w:rsidRPr="000F7AC6">
              <w:rPr>
                <w:rFonts w:asciiTheme="majorBidi" w:hAnsiTheme="majorBidi" w:cstheme="majorBidi"/>
                <w:lang w:eastAsia="he-IL"/>
              </w:rPr>
              <w:t>evenly (same way as the other pins)</w:t>
            </w:r>
            <w:r w:rsidRPr="000F7AC6">
              <w:rPr>
                <w:rFonts w:asciiTheme="majorBidi" w:hAnsiTheme="majorBidi" w:cstheme="majorBidi"/>
                <w:lang w:eastAsia="he-IL"/>
              </w:rPr>
              <w:t>.</w:t>
            </w:r>
            <w:r w:rsidRPr="008B18E9">
              <w:rPr>
                <w:rFonts w:asciiTheme="majorBidi" w:hAnsiTheme="majorBidi" w:cstheme="majorBidi"/>
                <w:rtl/>
                <w:lang w:eastAsia="he-IL"/>
              </w:rPr>
              <w:t xml:space="preserve"> </w:t>
            </w:r>
          </w:p>
        </w:tc>
        <w:tc>
          <w:tcPr>
            <w:tcW w:w="726" w:type="dxa"/>
            <w:shd w:val="clear" w:color="auto" w:fill="auto"/>
          </w:tcPr>
          <w:p w14:paraId="2AEA0B04" w14:textId="77777777" w:rsidR="00552920" w:rsidRPr="00F83E29" w:rsidRDefault="00552920" w:rsidP="007D32FA">
            <w:pPr>
              <w:numPr>
                <w:ilvl w:val="0"/>
                <w:numId w:val="13"/>
              </w:numPr>
              <w:spacing w:line="240" w:lineRule="auto"/>
              <w:jc w:val="center"/>
              <w:rPr>
                <w:rFonts w:asciiTheme="majorBidi" w:hAnsiTheme="majorBidi" w:cstheme="majorBidi"/>
                <w:rtl/>
                <w:lang w:eastAsia="he-IL"/>
              </w:rPr>
            </w:pPr>
          </w:p>
        </w:tc>
      </w:tr>
    </w:tbl>
    <w:p w14:paraId="6410E7D7" w14:textId="77777777" w:rsidR="00552920" w:rsidRPr="00552920" w:rsidRDefault="00552920" w:rsidP="00552920"/>
    <w:p w14:paraId="5A49D370" w14:textId="77777777" w:rsidR="002E6C7A" w:rsidRDefault="002E6C7A" w:rsidP="003142F0">
      <w:pPr>
        <w:pStyle w:val="Heading3"/>
      </w:pPr>
      <w:bookmarkStart w:id="590" w:name="_Ref46310844"/>
      <w:bookmarkStart w:id="591" w:name="_Ref46310850"/>
      <w:bookmarkStart w:id="592" w:name="_Toc130405625"/>
      <w:r>
        <w:t>Nameplate and Product Marking</w:t>
      </w:r>
      <w:bookmarkEnd w:id="590"/>
      <w:bookmarkEnd w:id="591"/>
      <w:bookmarkEnd w:id="592"/>
    </w:p>
    <w:p w14:paraId="3914D1CC" w14:textId="1F76AB0C" w:rsidR="00C45B9F" w:rsidRDefault="00C45B9F" w:rsidP="00010BD0">
      <w:pPr>
        <w:rPr>
          <w:rFonts w:asciiTheme="majorBidi" w:hAnsiTheme="majorBidi" w:cstheme="majorBidi"/>
        </w:rPr>
      </w:pPr>
      <w:bookmarkStart w:id="593" w:name="OLE_LINK6"/>
      <w:r w:rsidRPr="00B30E31">
        <w:rPr>
          <w:rFonts w:asciiTheme="majorBidi" w:hAnsiTheme="majorBidi" w:cstheme="majorBidi"/>
        </w:rPr>
        <w:t>Nameplates and product marking shall be based on the requirements of MIL-STD-</w:t>
      </w:r>
      <w:r w:rsidR="00010BD0" w:rsidRPr="00B30E31">
        <w:rPr>
          <w:rFonts w:asciiTheme="majorBidi" w:hAnsiTheme="majorBidi" w:cstheme="majorBidi"/>
        </w:rPr>
        <w:t>130</w:t>
      </w:r>
      <w:r w:rsidR="00010BD0">
        <w:rPr>
          <w:rFonts w:asciiTheme="majorBidi" w:hAnsiTheme="majorBidi" w:cstheme="majorBidi"/>
        </w:rPr>
        <w:t>L</w:t>
      </w:r>
      <w:r w:rsidR="00010BD0" w:rsidRPr="00B30E31">
        <w:rPr>
          <w:rFonts w:asciiTheme="majorBidi" w:hAnsiTheme="majorBidi" w:cstheme="majorBidi"/>
        </w:rPr>
        <w:t xml:space="preserve"> </w:t>
      </w:r>
      <w:r w:rsidRPr="00B30E31">
        <w:rPr>
          <w:rFonts w:asciiTheme="majorBidi" w:hAnsiTheme="majorBidi" w:cstheme="majorBidi"/>
        </w:rPr>
        <w:t>appropriate for the type and size of the product.</w:t>
      </w:r>
    </w:p>
    <w:p w14:paraId="19D818C5" w14:textId="77777777" w:rsidR="00A14BE5" w:rsidRPr="00A14BE5" w:rsidRDefault="00A14BE5" w:rsidP="00A14BE5">
      <w:pPr>
        <w:rPr>
          <w:rFonts w:asciiTheme="majorBidi" w:hAnsiTheme="majorBidi" w:cstheme="majorBidi"/>
        </w:rPr>
      </w:pPr>
      <w:r w:rsidRPr="00A14BE5">
        <w:rPr>
          <w:rFonts w:asciiTheme="majorBidi" w:hAnsiTheme="majorBidi" w:cstheme="majorBidi"/>
        </w:rPr>
        <w:t>There shall be a name plate on the outside chassis (Permanent marking).</w:t>
      </w:r>
    </w:p>
    <w:p w14:paraId="123AF10C" w14:textId="77777777" w:rsidR="00A14BE5" w:rsidRPr="00A14BE5" w:rsidRDefault="00A14BE5" w:rsidP="00A14BE5">
      <w:pPr>
        <w:rPr>
          <w:rFonts w:asciiTheme="majorBidi" w:hAnsiTheme="majorBidi" w:cstheme="majorBidi"/>
        </w:rPr>
      </w:pPr>
      <w:r w:rsidRPr="00A14BE5">
        <w:rPr>
          <w:rFonts w:asciiTheme="majorBidi" w:hAnsiTheme="majorBidi" w:cstheme="majorBidi"/>
        </w:rPr>
        <w:t>The name plate shall include the following information:</w:t>
      </w:r>
    </w:p>
    <w:p w14:paraId="7A3E04AA" w14:textId="77777777" w:rsidR="00A14BE5" w:rsidRPr="00A14BE5" w:rsidRDefault="00A14BE5" w:rsidP="00A14BE5">
      <w:pPr>
        <w:ind w:left="720"/>
        <w:rPr>
          <w:rFonts w:asciiTheme="majorBidi" w:hAnsiTheme="majorBidi" w:cstheme="majorBidi"/>
        </w:rPr>
      </w:pPr>
      <w:r w:rsidRPr="00A14BE5">
        <w:rPr>
          <w:rFonts w:asciiTheme="majorBidi" w:hAnsiTheme="majorBidi" w:cstheme="majorBidi"/>
        </w:rPr>
        <w:t>A: Serial number</w:t>
      </w:r>
    </w:p>
    <w:p w14:paraId="3845ED83" w14:textId="2A75DAD3" w:rsidR="00A14BE5" w:rsidRPr="00A14BE5" w:rsidRDefault="00A14BE5" w:rsidP="00A14BE5">
      <w:pPr>
        <w:ind w:left="720"/>
        <w:rPr>
          <w:rFonts w:asciiTheme="majorBidi" w:hAnsiTheme="majorBidi" w:cstheme="majorBidi"/>
        </w:rPr>
      </w:pPr>
      <w:r w:rsidRPr="00A14BE5">
        <w:rPr>
          <w:rFonts w:asciiTheme="majorBidi" w:hAnsiTheme="majorBidi" w:cstheme="majorBidi"/>
        </w:rPr>
        <w:t>B: Buyer P/N (same number as this document)</w:t>
      </w:r>
    </w:p>
    <w:p w14:paraId="6DB588E3" w14:textId="77777777" w:rsidR="00A14BE5" w:rsidRPr="00A14BE5" w:rsidRDefault="00A14BE5" w:rsidP="00A14BE5">
      <w:pPr>
        <w:ind w:left="720"/>
        <w:rPr>
          <w:rFonts w:asciiTheme="majorBidi" w:hAnsiTheme="majorBidi" w:cstheme="majorBidi"/>
        </w:rPr>
      </w:pPr>
      <w:r w:rsidRPr="00A14BE5">
        <w:rPr>
          <w:rFonts w:asciiTheme="majorBidi" w:hAnsiTheme="majorBidi" w:cstheme="majorBidi"/>
        </w:rPr>
        <w:t>C: Revision</w:t>
      </w:r>
    </w:p>
    <w:p w14:paraId="04CFD024" w14:textId="6851658C" w:rsidR="00A14BE5" w:rsidRPr="00B30E31" w:rsidRDefault="00A14BE5" w:rsidP="00A14BE5">
      <w:pPr>
        <w:ind w:left="720"/>
        <w:rPr>
          <w:rFonts w:asciiTheme="majorBidi" w:hAnsiTheme="majorBidi" w:cstheme="majorBidi"/>
        </w:rPr>
      </w:pPr>
      <w:r w:rsidRPr="00A14BE5">
        <w:rPr>
          <w:rFonts w:asciiTheme="majorBidi" w:hAnsiTheme="majorBidi" w:cstheme="majorBidi"/>
        </w:rPr>
        <w:t>D: Date code (</w:t>
      </w:r>
      <w:proofErr w:type="spellStart"/>
      <w:r w:rsidRPr="00A14BE5">
        <w:rPr>
          <w:rFonts w:asciiTheme="majorBidi" w:hAnsiTheme="majorBidi" w:cstheme="majorBidi"/>
        </w:rPr>
        <w:t>yy</w:t>
      </w:r>
      <w:proofErr w:type="spellEnd"/>
      <w:r w:rsidRPr="00A14BE5">
        <w:rPr>
          <w:rFonts w:asciiTheme="majorBidi" w:hAnsiTheme="majorBidi" w:cstheme="majorBidi"/>
        </w:rPr>
        <w:t>, mm).</w:t>
      </w:r>
    </w:p>
    <w:p w14:paraId="6EC15C51" w14:textId="77777777" w:rsidR="00C45B9F" w:rsidRDefault="00C45B9F" w:rsidP="00C45B9F">
      <w:pPr>
        <w:pStyle w:val="ExplanationCharChar"/>
      </w:pPr>
      <w:r>
        <w:t xml:space="preserve">       </w:t>
      </w:r>
    </w:p>
    <w:p w14:paraId="5A49D376" w14:textId="77777777" w:rsidR="002E6C7A" w:rsidRDefault="002E6C7A" w:rsidP="003142F0">
      <w:pPr>
        <w:pStyle w:val="Heading3"/>
      </w:pPr>
      <w:bookmarkStart w:id="594" w:name="_Ref46310857"/>
      <w:bookmarkStart w:id="595" w:name="_Ref46310865"/>
      <w:bookmarkStart w:id="596" w:name="_Toc130405626"/>
      <w:r>
        <w:t>Workmanship</w:t>
      </w:r>
      <w:bookmarkEnd w:id="594"/>
      <w:bookmarkEnd w:id="595"/>
      <w:bookmarkEnd w:id="596"/>
    </w:p>
    <w:p w14:paraId="26BC3A5C" w14:textId="77777777" w:rsidR="00AA7DBC" w:rsidRPr="00F16BC2" w:rsidRDefault="00AA7DBC" w:rsidP="00AA7DBC">
      <w:pPr>
        <w:rPr>
          <w:rFonts w:ascii="Arial" w:hAnsi="Arial" w:cs="Arial"/>
        </w:rPr>
      </w:pPr>
      <w:bookmarkStart w:id="597" w:name="OLE_LINK7"/>
      <w:bookmarkStart w:id="598" w:name="OLE_LINK8"/>
      <w:bookmarkEnd w:id="593"/>
      <w:r w:rsidRPr="00B30E31">
        <w:rPr>
          <w:rFonts w:asciiTheme="majorBidi" w:hAnsiTheme="majorBidi" w:cstheme="majorBidi"/>
        </w:rPr>
        <w:t>Workmanship shall be guided by the MIL-HDBK-454 guideline 9</w:t>
      </w:r>
      <w:r w:rsidRPr="007109DC">
        <w:rPr>
          <w:rFonts w:ascii="Arial" w:hAnsi="Arial" w:cs="Arial"/>
        </w:rPr>
        <w:t>.</w:t>
      </w:r>
    </w:p>
    <w:p w14:paraId="5A49D37E" w14:textId="77777777" w:rsidR="002E6C7A" w:rsidRDefault="002E6C7A" w:rsidP="003142F0">
      <w:pPr>
        <w:pStyle w:val="Heading3"/>
      </w:pPr>
      <w:bookmarkStart w:id="599" w:name="_Ref46310870"/>
      <w:bookmarkStart w:id="600" w:name="_Ref46310877"/>
      <w:bookmarkStart w:id="601" w:name="_Toc130405627"/>
      <w:r>
        <w:t>Interchangeability</w:t>
      </w:r>
      <w:bookmarkEnd w:id="599"/>
      <w:bookmarkEnd w:id="600"/>
      <w:bookmarkEnd w:id="601"/>
    </w:p>
    <w:bookmarkEnd w:id="597"/>
    <w:bookmarkEnd w:id="598"/>
    <w:p w14:paraId="3553E7C6" w14:textId="77777777" w:rsidR="001D755B" w:rsidRDefault="001D755B" w:rsidP="001D755B">
      <w:pPr>
        <w:rPr>
          <w:rFonts w:asciiTheme="majorBidi" w:hAnsiTheme="majorBidi" w:cstheme="majorBidi"/>
        </w:rPr>
      </w:pPr>
      <w:r w:rsidRPr="006E0ACB">
        <w:rPr>
          <w:rFonts w:asciiTheme="majorBidi" w:hAnsiTheme="majorBidi" w:cstheme="majorBidi"/>
        </w:rPr>
        <w:t>Interchangeability shall be guided by the MIL-HDBK-454B guideline 7</w:t>
      </w:r>
      <w:r>
        <w:rPr>
          <w:rFonts w:asciiTheme="majorBidi" w:hAnsiTheme="majorBidi" w:cstheme="majorBidi"/>
        </w:rPr>
        <w:t>.</w:t>
      </w:r>
    </w:p>
    <w:p w14:paraId="6EEF70C4" w14:textId="213D450E" w:rsidR="001D755B" w:rsidRDefault="001D755B" w:rsidP="00A14BE5">
      <w:pPr>
        <w:rPr>
          <w:rFonts w:asciiTheme="majorBidi" w:hAnsiTheme="majorBidi" w:cstheme="majorBidi"/>
        </w:rPr>
      </w:pPr>
      <w:r w:rsidRPr="0066749A">
        <w:rPr>
          <w:rFonts w:asciiTheme="majorBidi" w:hAnsiTheme="majorBidi" w:cstheme="majorBidi"/>
        </w:rPr>
        <w:t xml:space="preserve">The </w:t>
      </w:r>
      <w:r w:rsidR="00A14BE5">
        <w:rPr>
          <w:rFonts w:asciiTheme="majorBidi" w:hAnsiTheme="majorBidi" w:cstheme="majorBidi"/>
        </w:rPr>
        <w:t>PS</w:t>
      </w:r>
      <w:r w:rsidRPr="0066749A">
        <w:rPr>
          <w:rFonts w:asciiTheme="majorBidi" w:hAnsiTheme="majorBidi" w:cstheme="majorBidi"/>
        </w:rPr>
        <w:t>U shall be directly and completely interchangeable with respect to installation interconnection and performance without alignment</w:t>
      </w:r>
      <w:r>
        <w:rPr>
          <w:rFonts w:asciiTheme="majorBidi" w:hAnsiTheme="majorBidi" w:cstheme="majorBidi"/>
        </w:rPr>
        <w:t>.</w:t>
      </w:r>
    </w:p>
    <w:p w14:paraId="5A49D385" w14:textId="04EECAB6" w:rsidR="00382152" w:rsidRPr="001D755B" w:rsidRDefault="001D755B" w:rsidP="001D755B">
      <w:pPr>
        <w:rPr>
          <w:rFonts w:asciiTheme="majorBidi" w:hAnsiTheme="majorBidi" w:cstheme="majorBidi"/>
        </w:rPr>
      </w:pPr>
      <w:r w:rsidRPr="006E0ACB">
        <w:rPr>
          <w:rFonts w:asciiTheme="majorBidi" w:hAnsiTheme="majorBidi" w:cstheme="majorBidi"/>
        </w:rPr>
        <w:t>Design tolerances should permit parts, subassemblies, and assemblies to be used in their parent assemblies without regard to the source of supply or manufacturer.</w:t>
      </w:r>
    </w:p>
    <w:p w14:paraId="5A49D386" w14:textId="77777777" w:rsidR="002E6C7A" w:rsidRDefault="002E6C7A" w:rsidP="001361C6">
      <w:pPr>
        <w:pStyle w:val="Heading2"/>
      </w:pPr>
      <w:bookmarkStart w:id="602" w:name="_Ref46310883"/>
      <w:bookmarkStart w:id="603" w:name="_Ref46310889"/>
      <w:bookmarkStart w:id="604" w:name="_Toc130405628"/>
      <w:r>
        <w:lastRenderedPageBreak/>
        <w:t>Human Performance / Human Engineering</w:t>
      </w:r>
      <w:bookmarkEnd w:id="602"/>
      <w:bookmarkEnd w:id="603"/>
      <w:bookmarkEnd w:id="604"/>
    </w:p>
    <w:p w14:paraId="6A07D8DF" w14:textId="3AD7D9FC" w:rsidR="001D755B" w:rsidRPr="0041222F" w:rsidRDefault="001D755B" w:rsidP="00A52F6C">
      <w:pPr>
        <w:rPr>
          <w:rFonts w:asciiTheme="majorBidi" w:hAnsiTheme="majorBidi" w:cstheme="majorBidi"/>
        </w:rPr>
      </w:pPr>
      <w:bookmarkStart w:id="605" w:name="_Toc528470545"/>
      <w:bookmarkStart w:id="606" w:name="_Ref528642438"/>
      <w:bookmarkStart w:id="607" w:name="_Toc325452282"/>
      <w:r w:rsidRPr="0041222F">
        <w:rPr>
          <w:rFonts w:asciiTheme="majorBidi" w:hAnsiTheme="majorBidi" w:cstheme="majorBidi"/>
        </w:rPr>
        <w:t>The human engineering effort related to the unit operation shall be conducted in accordance with the guidelines of MIL-</w:t>
      </w:r>
      <w:r>
        <w:rPr>
          <w:rFonts w:asciiTheme="majorBidi" w:hAnsiTheme="majorBidi" w:cstheme="majorBidi"/>
        </w:rPr>
        <w:t>HDBK</w:t>
      </w:r>
      <w:r w:rsidRPr="0041222F">
        <w:rPr>
          <w:rFonts w:asciiTheme="majorBidi" w:hAnsiTheme="majorBidi" w:cstheme="majorBidi"/>
        </w:rPr>
        <w:t>-46855A</w:t>
      </w:r>
      <w:r>
        <w:rPr>
          <w:rFonts w:asciiTheme="majorBidi" w:hAnsiTheme="majorBidi" w:cstheme="majorBidi"/>
        </w:rPr>
        <w:t xml:space="preserve"> </w:t>
      </w:r>
      <w:r w:rsidRPr="0041222F">
        <w:rPr>
          <w:rFonts w:asciiTheme="majorBidi" w:hAnsiTheme="majorBidi" w:cstheme="majorBidi"/>
        </w:rPr>
        <w:t>and MIL-STD-1472</w:t>
      </w:r>
      <w:r w:rsidR="00A52F6C">
        <w:rPr>
          <w:rFonts w:asciiTheme="majorBidi" w:hAnsiTheme="majorBidi" w:cstheme="majorBidi"/>
        </w:rPr>
        <w:t>G</w:t>
      </w:r>
      <w:r w:rsidRPr="0041222F">
        <w:rPr>
          <w:rFonts w:asciiTheme="majorBidi" w:hAnsiTheme="majorBidi" w:cstheme="majorBidi"/>
        </w:rPr>
        <w:t xml:space="preserve"> guidelines. The activities for repair, assembly, installation and integration of the </w:t>
      </w:r>
      <w:r>
        <w:rPr>
          <w:rFonts w:asciiTheme="majorBidi" w:hAnsiTheme="majorBidi" w:cstheme="majorBidi"/>
        </w:rPr>
        <w:t>LRU and SRUs,</w:t>
      </w:r>
      <w:r w:rsidRPr="0041222F">
        <w:rPr>
          <w:rFonts w:asciiTheme="majorBidi" w:hAnsiTheme="majorBidi" w:cstheme="majorBidi"/>
        </w:rPr>
        <w:t xml:space="preserve"> shall be based on the MIL-STD-1472</w:t>
      </w:r>
      <w:r w:rsidR="00A52F6C">
        <w:rPr>
          <w:rFonts w:asciiTheme="majorBidi" w:hAnsiTheme="majorBidi" w:cstheme="majorBidi"/>
        </w:rPr>
        <w:t>G</w:t>
      </w:r>
      <w:r w:rsidRPr="0041222F">
        <w:rPr>
          <w:rFonts w:asciiTheme="majorBidi" w:hAnsiTheme="majorBidi" w:cstheme="majorBidi"/>
        </w:rPr>
        <w:t xml:space="preserve"> for human engineering criteria. </w:t>
      </w:r>
    </w:p>
    <w:p w14:paraId="4A17D6B3" w14:textId="77777777" w:rsidR="001D755B" w:rsidRDefault="001D755B" w:rsidP="001D755B">
      <w:pPr>
        <w:rPr>
          <w:rFonts w:asciiTheme="majorBidi" w:hAnsiTheme="majorBidi" w:cstheme="majorBidi"/>
        </w:rPr>
      </w:pPr>
      <w:r w:rsidRPr="0041222F">
        <w:rPr>
          <w:rFonts w:asciiTheme="majorBidi" w:hAnsiTheme="majorBidi" w:cstheme="majorBidi"/>
        </w:rPr>
        <w:t>The design will focus on aspects of human engineering, while minimizing the possibility of human error in operation and maintenance</w:t>
      </w:r>
      <w:r>
        <w:rPr>
          <w:rFonts w:asciiTheme="majorBidi" w:hAnsiTheme="majorBidi" w:cstheme="majorBidi"/>
        </w:rPr>
        <w:t>.</w:t>
      </w:r>
    </w:p>
    <w:p w14:paraId="0F947C41" w14:textId="77777777" w:rsidR="001D755B" w:rsidRPr="0041222F" w:rsidRDefault="001D755B" w:rsidP="001D755B">
      <w:pPr>
        <w:rPr>
          <w:rFonts w:asciiTheme="majorBidi" w:hAnsiTheme="majorBidi" w:cstheme="majorBidi"/>
        </w:rPr>
      </w:pPr>
      <w:r>
        <w:rPr>
          <w:rFonts w:asciiTheme="majorBidi" w:hAnsiTheme="majorBidi" w:cstheme="majorBidi"/>
        </w:rPr>
        <w:t xml:space="preserve">Removal and installation of SRUs – such as printed cards or backplane shall not require use of soldering iron or any special tools. </w:t>
      </w:r>
    </w:p>
    <w:p w14:paraId="5A49D393" w14:textId="77777777" w:rsidR="006C548D" w:rsidRDefault="000E1D5E" w:rsidP="00AE6E6A">
      <w:pPr>
        <w:pStyle w:val="Heading2"/>
      </w:pPr>
      <w:bookmarkStart w:id="608" w:name="_Ref46310896"/>
      <w:bookmarkStart w:id="609" w:name="_Ref46310902"/>
      <w:bookmarkStart w:id="610" w:name="_Toc130405629"/>
      <w:r>
        <w:t>Precedence and Criticality of Requirements</w:t>
      </w:r>
      <w:bookmarkEnd w:id="605"/>
      <w:bookmarkEnd w:id="606"/>
      <w:bookmarkEnd w:id="607"/>
      <w:r>
        <w:t xml:space="preserve"> </w:t>
      </w:r>
      <w:r w:rsidR="002E6C7A">
        <w:t>Precedence</w:t>
      </w:r>
      <w:bookmarkEnd w:id="608"/>
      <w:bookmarkEnd w:id="609"/>
      <w:bookmarkEnd w:id="610"/>
    </w:p>
    <w:p w14:paraId="5A49D394" w14:textId="77777777" w:rsidR="006C548D" w:rsidRDefault="006C548D" w:rsidP="003142F0">
      <w:pPr>
        <w:pStyle w:val="Heading3"/>
      </w:pPr>
      <w:bookmarkStart w:id="611" w:name="_Ref46310919"/>
      <w:bookmarkStart w:id="612" w:name="_Ref46310925"/>
      <w:bookmarkStart w:id="613" w:name="_Toc130405630"/>
      <w:r>
        <w:t xml:space="preserve">Key Characteristics </w:t>
      </w:r>
      <w:r w:rsidRPr="002A7BF5">
        <w:t>and Critical Items</w:t>
      </w:r>
      <w:bookmarkEnd w:id="611"/>
      <w:bookmarkEnd w:id="612"/>
      <w:bookmarkEnd w:id="613"/>
    </w:p>
    <w:p w14:paraId="5A49D3BB" w14:textId="6721E5FA" w:rsidR="0041153D" w:rsidRPr="00952E73" w:rsidRDefault="00952E73" w:rsidP="00A02B4C">
      <w:pPr>
        <w:rPr>
          <w:rFonts w:asciiTheme="majorBidi" w:hAnsiTheme="majorBidi" w:cstheme="majorBidi"/>
        </w:rPr>
      </w:pPr>
      <w:r w:rsidRPr="008E3C9F">
        <w:rPr>
          <w:rFonts w:asciiTheme="majorBidi" w:hAnsiTheme="majorBidi" w:cstheme="majorBidi"/>
        </w:rPr>
        <w:t xml:space="preserve">This paragraph </w:t>
      </w:r>
      <w:r w:rsidR="00A02B4C">
        <w:rPr>
          <w:rFonts w:asciiTheme="majorBidi" w:hAnsiTheme="majorBidi" w:cstheme="majorBidi"/>
        </w:rPr>
        <w:t>has been tailored out</w:t>
      </w:r>
      <w:r>
        <w:rPr>
          <w:rFonts w:asciiTheme="majorBidi" w:hAnsiTheme="majorBidi" w:cstheme="majorBidi"/>
        </w:rPr>
        <w:t>.</w:t>
      </w:r>
    </w:p>
    <w:p w14:paraId="5A49D3BC" w14:textId="77777777" w:rsidR="000E1D5E" w:rsidRDefault="000E1D5E" w:rsidP="003142F0">
      <w:pPr>
        <w:pStyle w:val="Heading3"/>
      </w:pPr>
      <w:bookmarkStart w:id="614" w:name="_Toc325452284"/>
      <w:bookmarkStart w:id="615" w:name="_Ref46310934"/>
      <w:bookmarkStart w:id="616" w:name="_Ref46310939"/>
      <w:bookmarkStart w:id="617" w:name="_Toc130405631"/>
      <w:r>
        <w:t>Precedence and Criticality of Requirements</w:t>
      </w:r>
      <w:bookmarkEnd w:id="614"/>
      <w:bookmarkEnd w:id="615"/>
      <w:bookmarkEnd w:id="616"/>
      <w:bookmarkEnd w:id="617"/>
    </w:p>
    <w:p w14:paraId="239B3213" w14:textId="77777777" w:rsidR="00952E73" w:rsidRPr="008E3C9F" w:rsidRDefault="00952E73" w:rsidP="00952E73">
      <w:pPr>
        <w:rPr>
          <w:rFonts w:asciiTheme="majorBidi" w:hAnsiTheme="majorBidi" w:cstheme="majorBidi"/>
        </w:rPr>
      </w:pPr>
      <w:r w:rsidRPr="008E3C9F">
        <w:rPr>
          <w:rFonts w:asciiTheme="majorBidi" w:hAnsiTheme="majorBidi" w:cstheme="majorBidi"/>
        </w:rPr>
        <w:t xml:space="preserve">This paragraph </w:t>
      </w:r>
      <w:r>
        <w:rPr>
          <w:rFonts w:asciiTheme="majorBidi" w:hAnsiTheme="majorBidi" w:cstheme="majorBidi"/>
        </w:rPr>
        <w:t>has been tailored out.</w:t>
      </w:r>
    </w:p>
    <w:p w14:paraId="5A49D3C1" w14:textId="77777777" w:rsidR="002E6C7A" w:rsidRPr="00C41F76" w:rsidRDefault="002E6C7A" w:rsidP="00C41F76">
      <w:pPr>
        <w:pStyle w:val="Heading1"/>
      </w:pPr>
      <w:bookmarkStart w:id="618" w:name="_Toc130405632"/>
      <w:r w:rsidRPr="00C41F76">
        <w:lastRenderedPageBreak/>
        <w:t>Q</w:t>
      </w:r>
      <w:r w:rsidR="00C41F76" w:rsidRPr="00C41F76">
        <w:t>uality Assurance Provisions</w:t>
      </w:r>
      <w:bookmarkEnd w:id="618"/>
    </w:p>
    <w:p w14:paraId="501DC054" w14:textId="77777777" w:rsidR="00952E73" w:rsidRPr="00DB0F0F" w:rsidRDefault="00952E73" w:rsidP="00952E73">
      <w:pPr>
        <w:pStyle w:val="Heading2"/>
      </w:pPr>
      <w:bookmarkStart w:id="619" w:name="_Toc229101942"/>
      <w:bookmarkStart w:id="620" w:name="_Toc40623170"/>
      <w:bookmarkStart w:id="621" w:name="_Toc130405633"/>
      <w:r w:rsidRPr="00DB0F0F">
        <w:t>Classification of Inspections</w:t>
      </w:r>
      <w:bookmarkEnd w:id="619"/>
      <w:bookmarkEnd w:id="620"/>
      <w:bookmarkEnd w:id="621"/>
    </w:p>
    <w:p w14:paraId="20684962" w14:textId="77777777" w:rsidR="00952E73" w:rsidRPr="00705E8E" w:rsidRDefault="00952E73" w:rsidP="00952E73">
      <w:pPr>
        <w:pStyle w:val="NormalIndent"/>
        <w:rPr>
          <w:rFonts w:asciiTheme="majorBidi" w:hAnsiTheme="majorBidi" w:cstheme="majorBidi"/>
        </w:rPr>
      </w:pPr>
      <w:r w:rsidRPr="00705E8E">
        <w:rPr>
          <w:rFonts w:asciiTheme="majorBidi" w:hAnsiTheme="majorBidi" w:cstheme="majorBidi"/>
        </w:rPr>
        <w:t>The delivered units shall pass the following tests:</w:t>
      </w:r>
    </w:p>
    <w:p w14:paraId="5BD3F989" w14:textId="77777777" w:rsidR="00952E73" w:rsidRPr="00DB0F0F" w:rsidRDefault="00952E73" w:rsidP="003142F0">
      <w:pPr>
        <w:pStyle w:val="Heading3"/>
      </w:pPr>
      <w:bookmarkStart w:id="622" w:name="_Ref224373686"/>
      <w:bookmarkStart w:id="623" w:name="_Toc40623171"/>
      <w:bookmarkStart w:id="624" w:name="_Toc130405634"/>
      <w:r w:rsidRPr="00DB0F0F">
        <w:t>ESS – Environmental Stress Screening</w:t>
      </w:r>
      <w:bookmarkEnd w:id="622"/>
      <w:bookmarkEnd w:id="623"/>
      <w:bookmarkEnd w:id="624"/>
    </w:p>
    <w:p w14:paraId="6E18DACD" w14:textId="77777777" w:rsidR="00952E73" w:rsidRPr="00705E8E" w:rsidRDefault="00952E73" w:rsidP="00952E73">
      <w:pPr>
        <w:pStyle w:val="NormalIndent"/>
        <w:rPr>
          <w:rFonts w:asciiTheme="majorBidi" w:hAnsiTheme="majorBidi" w:cstheme="majorBidi"/>
        </w:rPr>
      </w:pPr>
      <w:r w:rsidRPr="00705E8E">
        <w:rPr>
          <w:rFonts w:asciiTheme="majorBidi" w:hAnsiTheme="majorBidi" w:cstheme="majorBidi"/>
        </w:rPr>
        <w:t>All units shall pass ESS including thermal cycles and random vibrations according to ESS procedure.</w:t>
      </w:r>
    </w:p>
    <w:p w14:paraId="4A8EE91A" w14:textId="77777777" w:rsidR="00952E73" w:rsidRDefault="00952E73" w:rsidP="003142F0">
      <w:pPr>
        <w:pStyle w:val="Heading3"/>
      </w:pPr>
      <w:bookmarkStart w:id="625" w:name="_Toc40623172"/>
      <w:bookmarkStart w:id="626" w:name="_Toc130405635"/>
      <w:bookmarkStart w:id="627" w:name="_Ref224373687"/>
      <w:r>
        <w:t>Design Verification</w:t>
      </w:r>
      <w:bookmarkEnd w:id="625"/>
      <w:bookmarkEnd w:id="626"/>
    </w:p>
    <w:p w14:paraId="67916362" w14:textId="77777777" w:rsidR="00952E73" w:rsidRPr="004D2BA9" w:rsidRDefault="00952E73" w:rsidP="00952E73">
      <w:pPr>
        <w:pStyle w:val="NormalIndent"/>
        <w:rPr>
          <w:rFonts w:asciiTheme="majorBidi" w:hAnsiTheme="majorBidi" w:cstheme="majorBidi"/>
        </w:rPr>
      </w:pPr>
      <w:r w:rsidRPr="004D2BA9">
        <w:rPr>
          <w:rFonts w:asciiTheme="majorBidi" w:hAnsiTheme="majorBidi" w:cstheme="majorBidi"/>
        </w:rPr>
        <w:t>The first unit shall pass full qualification testing including POD (Proof of Design) &amp; EVT (Environmental Verification Test) based on the table below.</w:t>
      </w:r>
    </w:p>
    <w:p w14:paraId="4F9E97BE" w14:textId="77777777" w:rsidR="00952E73" w:rsidRPr="00DB0F0F" w:rsidRDefault="00952E73" w:rsidP="003142F0">
      <w:pPr>
        <w:pStyle w:val="Heading3"/>
      </w:pPr>
      <w:bookmarkStart w:id="628" w:name="_Toc40623173"/>
      <w:bookmarkStart w:id="629" w:name="_Toc130405636"/>
      <w:bookmarkEnd w:id="627"/>
      <w:r w:rsidRPr="00DB0F0F">
        <w:t>ATP – Acceptance Test</w:t>
      </w:r>
      <w:bookmarkEnd w:id="628"/>
      <w:bookmarkEnd w:id="629"/>
    </w:p>
    <w:p w14:paraId="12303881" w14:textId="77777777" w:rsidR="00952E73" w:rsidRPr="00705E8E" w:rsidRDefault="00952E73" w:rsidP="00952E73">
      <w:pPr>
        <w:pStyle w:val="NormalIndent"/>
        <w:rPr>
          <w:rFonts w:asciiTheme="majorBidi" w:hAnsiTheme="majorBidi" w:cstheme="majorBidi"/>
        </w:rPr>
      </w:pPr>
      <w:r w:rsidRPr="00705E8E">
        <w:rPr>
          <w:rFonts w:asciiTheme="majorBidi" w:hAnsiTheme="majorBidi" w:cstheme="majorBidi"/>
        </w:rPr>
        <w:t>All units shall pass ATP according to ATP procedure approved by customer based on all requirements in chapter 3 of this document</w:t>
      </w:r>
      <w:r>
        <w:rPr>
          <w:rFonts w:asciiTheme="majorBidi" w:hAnsiTheme="majorBidi" w:cstheme="majorBidi"/>
        </w:rPr>
        <w:t xml:space="preserve"> and indicated in the VRCM table below</w:t>
      </w:r>
      <w:r w:rsidRPr="00705E8E">
        <w:rPr>
          <w:rFonts w:asciiTheme="majorBidi" w:hAnsiTheme="majorBidi" w:cstheme="majorBidi"/>
        </w:rPr>
        <w:t>.</w:t>
      </w:r>
    </w:p>
    <w:p w14:paraId="5A49D3C9" w14:textId="7B9A0018" w:rsidR="002E6C7A" w:rsidRDefault="002E6C7A" w:rsidP="002E6C7A">
      <w:pPr>
        <w:pStyle w:val="ExplanationCharChar"/>
      </w:pPr>
    </w:p>
    <w:p w14:paraId="5E02836A" w14:textId="4FBA749F" w:rsidR="00952E73" w:rsidRDefault="00952E73" w:rsidP="002E6C7A">
      <w:pPr>
        <w:pStyle w:val="ExplanationCharChar"/>
      </w:pPr>
    </w:p>
    <w:p w14:paraId="3F18DDF7" w14:textId="112A9C3F" w:rsidR="00952E73" w:rsidRDefault="00952E73" w:rsidP="002E6C7A">
      <w:pPr>
        <w:pStyle w:val="ExplanationCharChar"/>
      </w:pPr>
    </w:p>
    <w:p w14:paraId="2AB8DA41" w14:textId="216EE6D1" w:rsidR="00952E73" w:rsidRDefault="00952E73" w:rsidP="002E6C7A">
      <w:pPr>
        <w:pStyle w:val="ExplanationCharChar"/>
      </w:pPr>
    </w:p>
    <w:p w14:paraId="3699B50C" w14:textId="536BB989" w:rsidR="00952E73" w:rsidRDefault="00952E73" w:rsidP="002E6C7A">
      <w:pPr>
        <w:pStyle w:val="ExplanationCharChar"/>
      </w:pPr>
    </w:p>
    <w:p w14:paraId="66B996E8" w14:textId="132A48A1" w:rsidR="00952E73" w:rsidRDefault="00952E73" w:rsidP="002E6C7A">
      <w:pPr>
        <w:pStyle w:val="ExplanationCharChar"/>
      </w:pPr>
    </w:p>
    <w:p w14:paraId="583114D7" w14:textId="1591D673" w:rsidR="00952E73" w:rsidRDefault="00952E73" w:rsidP="002E6C7A">
      <w:pPr>
        <w:pStyle w:val="ExplanationCharChar"/>
      </w:pPr>
    </w:p>
    <w:p w14:paraId="16DCBC77" w14:textId="40676E61" w:rsidR="00952E73" w:rsidRDefault="00952E73" w:rsidP="002E6C7A">
      <w:pPr>
        <w:pStyle w:val="ExplanationCharChar"/>
      </w:pPr>
    </w:p>
    <w:p w14:paraId="5B025EFF" w14:textId="07A46B71" w:rsidR="00952E73" w:rsidRDefault="00952E73" w:rsidP="002E6C7A">
      <w:pPr>
        <w:pStyle w:val="ExplanationCharChar"/>
      </w:pPr>
    </w:p>
    <w:p w14:paraId="49BA7FE1" w14:textId="6EF60C60" w:rsidR="00952E73" w:rsidRDefault="00952E73" w:rsidP="002E6C7A">
      <w:pPr>
        <w:pStyle w:val="ExplanationCharChar"/>
      </w:pPr>
    </w:p>
    <w:p w14:paraId="7045BF86" w14:textId="1931B63F" w:rsidR="00952E73" w:rsidRDefault="00952E73" w:rsidP="002E6C7A">
      <w:pPr>
        <w:pStyle w:val="ExplanationCharChar"/>
      </w:pPr>
    </w:p>
    <w:p w14:paraId="23295CAA" w14:textId="496350AB" w:rsidR="00952E73" w:rsidRDefault="00952E73" w:rsidP="002E6C7A">
      <w:pPr>
        <w:pStyle w:val="ExplanationCharChar"/>
      </w:pPr>
    </w:p>
    <w:p w14:paraId="021A8458" w14:textId="565405AB" w:rsidR="00952E73" w:rsidRDefault="00952E73" w:rsidP="002E6C7A">
      <w:pPr>
        <w:pStyle w:val="ExplanationCharChar"/>
      </w:pPr>
    </w:p>
    <w:p w14:paraId="706A6675" w14:textId="70C97888" w:rsidR="00952E73" w:rsidRDefault="00952E73" w:rsidP="002E6C7A">
      <w:pPr>
        <w:pStyle w:val="ExplanationCharChar"/>
      </w:pPr>
    </w:p>
    <w:p w14:paraId="7C21F542" w14:textId="3A6922FB" w:rsidR="00952E73" w:rsidRDefault="00952E73" w:rsidP="002E6C7A">
      <w:pPr>
        <w:pStyle w:val="ExplanationCharChar"/>
      </w:pPr>
    </w:p>
    <w:p w14:paraId="6E6FC2A2" w14:textId="47A3B8F8" w:rsidR="00952E73" w:rsidRDefault="00952E73" w:rsidP="002E6C7A">
      <w:pPr>
        <w:pStyle w:val="ExplanationCharChar"/>
      </w:pPr>
    </w:p>
    <w:p w14:paraId="6EFBE8F8" w14:textId="0C4BACC2" w:rsidR="00952E73" w:rsidRDefault="00952E73" w:rsidP="002E6C7A">
      <w:pPr>
        <w:pStyle w:val="ExplanationCharChar"/>
      </w:pPr>
    </w:p>
    <w:p w14:paraId="4E2F385C" w14:textId="23910356" w:rsidR="00952E73" w:rsidRDefault="00952E73" w:rsidP="002E6C7A">
      <w:pPr>
        <w:pStyle w:val="ExplanationCharChar"/>
      </w:pPr>
    </w:p>
    <w:p w14:paraId="0D39B60A" w14:textId="27A3104B" w:rsidR="00952E73" w:rsidRDefault="00952E73" w:rsidP="002E6C7A">
      <w:pPr>
        <w:pStyle w:val="ExplanationCharChar"/>
      </w:pPr>
    </w:p>
    <w:p w14:paraId="35B4CAFD" w14:textId="5685FDA3" w:rsidR="00952E73" w:rsidRDefault="00952E73" w:rsidP="002E6C7A">
      <w:pPr>
        <w:pStyle w:val="ExplanationCharChar"/>
      </w:pPr>
    </w:p>
    <w:p w14:paraId="6D6045A1" w14:textId="4763E82B" w:rsidR="00952E73" w:rsidRDefault="00952E73" w:rsidP="002E6C7A">
      <w:pPr>
        <w:pStyle w:val="ExplanationCharChar"/>
      </w:pPr>
    </w:p>
    <w:p w14:paraId="5ECE8825" w14:textId="28676A3C" w:rsidR="00952E73" w:rsidRDefault="00952E73" w:rsidP="002E6C7A">
      <w:pPr>
        <w:pStyle w:val="ExplanationCharChar"/>
      </w:pPr>
    </w:p>
    <w:p w14:paraId="226358D0" w14:textId="41EF0BC5" w:rsidR="00952E73" w:rsidRDefault="00952E73" w:rsidP="002E6C7A">
      <w:pPr>
        <w:pStyle w:val="ExplanationCharChar"/>
      </w:pPr>
    </w:p>
    <w:p w14:paraId="0AA35711" w14:textId="40418BE9" w:rsidR="00952E73" w:rsidRDefault="00952E73" w:rsidP="002E6C7A">
      <w:pPr>
        <w:pStyle w:val="ExplanationCharChar"/>
      </w:pPr>
    </w:p>
    <w:p w14:paraId="2DA13972" w14:textId="77CD835A" w:rsidR="00952E73" w:rsidRDefault="00952E73" w:rsidP="002E6C7A">
      <w:pPr>
        <w:pStyle w:val="ExplanationCharChar"/>
      </w:pPr>
    </w:p>
    <w:p w14:paraId="2235109A" w14:textId="0B4F5106" w:rsidR="00952E73" w:rsidRDefault="00952E73" w:rsidP="002E6C7A">
      <w:pPr>
        <w:pStyle w:val="ExplanationCharChar"/>
      </w:pPr>
    </w:p>
    <w:p w14:paraId="7CE40C92" w14:textId="60ED8012" w:rsidR="00952E73" w:rsidRDefault="00952E73" w:rsidP="002E6C7A">
      <w:pPr>
        <w:pStyle w:val="ExplanationCharChar"/>
      </w:pPr>
    </w:p>
    <w:p w14:paraId="12570A82" w14:textId="68405476" w:rsidR="00952E73" w:rsidRDefault="00952E73" w:rsidP="002E6C7A">
      <w:pPr>
        <w:pStyle w:val="ExplanationCharChar"/>
      </w:pPr>
    </w:p>
    <w:p w14:paraId="06F52D3B" w14:textId="42EB8F2C" w:rsidR="00952E73" w:rsidRDefault="00952E73" w:rsidP="002E6C7A">
      <w:pPr>
        <w:pStyle w:val="ExplanationCharChar"/>
      </w:pPr>
    </w:p>
    <w:p w14:paraId="61E06F03" w14:textId="692A238D" w:rsidR="00952E73" w:rsidRDefault="00952E73" w:rsidP="002E6C7A">
      <w:pPr>
        <w:pStyle w:val="ExplanationCharChar"/>
      </w:pPr>
    </w:p>
    <w:p w14:paraId="10A2B6A3" w14:textId="7F665E1F" w:rsidR="00952E73" w:rsidRDefault="00952E73" w:rsidP="002E6C7A">
      <w:pPr>
        <w:pStyle w:val="ExplanationCharChar"/>
      </w:pPr>
    </w:p>
    <w:p w14:paraId="1535C001" w14:textId="77777777" w:rsidR="00952E73" w:rsidRDefault="00952E73" w:rsidP="002E6C7A">
      <w:pPr>
        <w:pStyle w:val="ExplanationCharChar"/>
      </w:pPr>
    </w:p>
    <w:p w14:paraId="5A49D3CA" w14:textId="77777777" w:rsidR="002E6C7A" w:rsidRDefault="007044FE" w:rsidP="00E05436">
      <w:pPr>
        <w:pStyle w:val="Heading2"/>
      </w:pPr>
      <w:bookmarkStart w:id="630" w:name="_Toc130405637"/>
      <w:r>
        <w:lastRenderedPageBreak/>
        <w:t>Verification Cross-Reference Matrix - VCRM</w:t>
      </w:r>
      <w:bookmarkEnd w:id="630"/>
    </w:p>
    <w:p w14:paraId="5A49D3D4" w14:textId="77777777" w:rsidR="007044FE" w:rsidRPr="00EC4ACC" w:rsidRDefault="007044FE" w:rsidP="0062608D">
      <w:pPr>
        <w:pStyle w:val="Explanation"/>
        <w:numPr>
          <w:ilvl w:val="0"/>
          <w:numId w:val="5"/>
        </w:numPr>
        <w:spacing w:line="360" w:lineRule="auto"/>
        <w:ind w:left="357" w:hanging="357"/>
        <w:rPr>
          <w:rFonts w:ascii="Times New Roman" w:hAnsi="Times New Roman" w:cs="Times New Roman"/>
          <w:color w:val="auto"/>
          <w:sz w:val="24"/>
          <w:szCs w:val="24"/>
        </w:rPr>
      </w:pPr>
      <w:r w:rsidRPr="00EC4ACC">
        <w:rPr>
          <w:rFonts w:ascii="Times New Roman" w:hAnsi="Times New Roman" w:cs="Times New Roman"/>
          <w:b/>
          <w:bCs/>
          <w:color w:val="auto"/>
          <w:sz w:val="24"/>
          <w:szCs w:val="24"/>
        </w:rPr>
        <w:t>Inspection</w:t>
      </w:r>
      <w:r w:rsidRPr="00EC4ACC">
        <w:rPr>
          <w:rFonts w:ascii="Times New Roman" w:hAnsi="Times New Roman" w:cs="Times New Roman"/>
          <w:color w:val="auto"/>
          <w:sz w:val="24"/>
          <w:szCs w:val="24"/>
        </w:rPr>
        <w:t xml:space="preserve"> – Visual comparison (when the </w:t>
      </w:r>
      <w:r w:rsidR="001A0018">
        <w:rPr>
          <w:rFonts w:ascii="Times New Roman" w:hAnsi="Times New Roman" w:cs="Times New Roman"/>
          <w:color w:val="auto"/>
          <w:sz w:val="24"/>
          <w:szCs w:val="24"/>
        </w:rPr>
        <w:t>prime item</w:t>
      </w:r>
      <w:r w:rsidRPr="00EC4ACC">
        <w:rPr>
          <w:rFonts w:ascii="Times New Roman" w:hAnsi="Times New Roman" w:cs="Times New Roman"/>
          <w:color w:val="auto"/>
          <w:sz w:val="24"/>
          <w:szCs w:val="24"/>
        </w:rPr>
        <w:t xml:space="preserve"> is not operating) against the requirements or the design (e.g.: weight, size – compared to drawings).</w:t>
      </w:r>
    </w:p>
    <w:p w14:paraId="5A49D3D5" w14:textId="77777777" w:rsidR="007044FE" w:rsidRPr="00EC4ACC" w:rsidRDefault="007044FE" w:rsidP="0062608D">
      <w:pPr>
        <w:pStyle w:val="Explanation"/>
        <w:numPr>
          <w:ilvl w:val="0"/>
          <w:numId w:val="5"/>
        </w:numPr>
        <w:spacing w:line="360" w:lineRule="auto"/>
        <w:ind w:left="357" w:hanging="357"/>
        <w:rPr>
          <w:rFonts w:ascii="Times New Roman" w:hAnsi="Times New Roman" w:cs="Times New Roman"/>
          <w:color w:val="auto"/>
          <w:sz w:val="24"/>
          <w:szCs w:val="24"/>
        </w:rPr>
      </w:pPr>
      <w:r w:rsidRPr="00EC4ACC">
        <w:rPr>
          <w:rFonts w:ascii="Times New Roman" w:hAnsi="Times New Roman" w:cs="Times New Roman"/>
          <w:b/>
          <w:bCs/>
          <w:color w:val="auto"/>
          <w:sz w:val="24"/>
          <w:szCs w:val="24"/>
        </w:rPr>
        <w:t>Analysis</w:t>
      </w:r>
      <w:r w:rsidRPr="00EC4ACC">
        <w:rPr>
          <w:rFonts w:ascii="Times New Roman" w:hAnsi="Times New Roman" w:cs="Times New Roman"/>
          <w:color w:val="auto"/>
          <w:sz w:val="24"/>
          <w:szCs w:val="24"/>
        </w:rPr>
        <w:t xml:space="preserve"> – Checking the requirements withstanding by analyzing the design using mathematical models, charts, graphs, circuit diagrams, etc.</w:t>
      </w:r>
    </w:p>
    <w:p w14:paraId="5A49D3D6" w14:textId="77777777" w:rsidR="007044FE" w:rsidRPr="00EC4ACC" w:rsidRDefault="007044FE" w:rsidP="0062608D">
      <w:pPr>
        <w:pStyle w:val="Explanation"/>
        <w:numPr>
          <w:ilvl w:val="0"/>
          <w:numId w:val="5"/>
        </w:numPr>
        <w:spacing w:line="360" w:lineRule="auto"/>
        <w:ind w:left="357" w:hanging="357"/>
        <w:rPr>
          <w:rFonts w:ascii="Times New Roman" w:hAnsi="Times New Roman" w:cs="Times New Roman"/>
          <w:color w:val="auto"/>
          <w:sz w:val="24"/>
          <w:szCs w:val="24"/>
        </w:rPr>
      </w:pPr>
      <w:r w:rsidRPr="00EC4ACC">
        <w:rPr>
          <w:rFonts w:ascii="Times New Roman" w:hAnsi="Times New Roman" w:cs="Times New Roman"/>
          <w:b/>
          <w:bCs/>
          <w:color w:val="auto"/>
          <w:sz w:val="24"/>
          <w:szCs w:val="24"/>
        </w:rPr>
        <w:t>Demonstration</w:t>
      </w:r>
      <w:r w:rsidRPr="00EC4ACC">
        <w:rPr>
          <w:rFonts w:ascii="Times New Roman" w:hAnsi="Times New Roman" w:cs="Times New Roman"/>
          <w:color w:val="auto"/>
          <w:sz w:val="24"/>
          <w:szCs w:val="24"/>
        </w:rPr>
        <w:t xml:space="preserve"> – Checking item functionality by operation. (This is the most common verification method).</w:t>
      </w:r>
    </w:p>
    <w:p w14:paraId="5A49D3D7" w14:textId="060FE783" w:rsidR="007044FE" w:rsidRDefault="007044FE" w:rsidP="0062608D">
      <w:pPr>
        <w:pStyle w:val="Explanation"/>
        <w:numPr>
          <w:ilvl w:val="0"/>
          <w:numId w:val="5"/>
        </w:numPr>
        <w:spacing w:line="360" w:lineRule="auto"/>
        <w:ind w:left="357" w:hanging="357"/>
        <w:rPr>
          <w:rFonts w:ascii="Times New Roman" w:hAnsi="Times New Roman" w:cs="Times New Roman"/>
          <w:color w:val="auto"/>
          <w:sz w:val="24"/>
          <w:szCs w:val="24"/>
        </w:rPr>
      </w:pPr>
      <w:r w:rsidRPr="00EC4ACC">
        <w:rPr>
          <w:rFonts w:ascii="Times New Roman" w:hAnsi="Times New Roman" w:cs="Times New Roman"/>
          <w:b/>
          <w:bCs/>
          <w:color w:val="auto"/>
          <w:sz w:val="24"/>
          <w:szCs w:val="24"/>
        </w:rPr>
        <w:t>Test</w:t>
      </w:r>
      <w:r w:rsidRPr="00EC4ACC">
        <w:rPr>
          <w:rFonts w:ascii="Times New Roman" w:hAnsi="Times New Roman" w:cs="Times New Roman"/>
          <w:color w:val="auto"/>
          <w:sz w:val="24"/>
          <w:szCs w:val="24"/>
        </w:rPr>
        <w:t xml:space="preserve"> - Checking item functionality using technical means and with measurable results.</w:t>
      </w:r>
    </w:p>
    <w:p w14:paraId="2B315246" w14:textId="77777777" w:rsidR="00952E73" w:rsidRPr="00EC4ACC" w:rsidRDefault="00952E73" w:rsidP="00952E73">
      <w:pPr>
        <w:pStyle w:val="Explanation"/>
        <w:spacing w:line="360" w:lineRule="auto"/>
        <w:ind w:left="357"/>
        <w:rPr>
          <w:rFonts w:ascii="Times New Roman" w:hAnsi="Times New Roman" w:cs="Times New Roman"/>
          <w:color w:val="auto"/>
          <w:sz w:val="24"/>
          <w:szCs w:val="24"/>
        </w:rPr>
      </w:pPr>
    </w:p>
    <w:p w14:paraId="5E1723EC" w14:textId="77777777" w:rsidR="00CE2469" w:rsidRDefault="00CE2469" w:rsidP="00CE2469">
      <w:pPr>
        <w:pStyle w:val="Explanation"/>
        <w:spacing w:line="360" w:lineRule="auto"/>
        <w:rPr>
          <w:rFonts w:ascii="Times New Roman" w:hAnsi="Times New Roman" w:cs="Times New Roman"/>
          <w:color w:val="auto"/>
          <w:sz w:val="24"/>
          <w:szCs w:val="24"/>
        </w:rPr>
      </w:pPr>
      <w:r w:rsidRPr="00622543">
        <w:rPr>
          <w:rFonts w:ascii="Times New Roman" w:hAnsi="Times New Roman" w:cs="Times New Roman"/>
          <w:color w:val="auto"/>
          <w:sz w:val="24"/>
          <w:szCs w:val="24"/>
        </w:rPr>
        <w:t xml:space="preserve">The following </w:t>
      </w:r>
      <w:r w:rsidRPr="008F26D7">
        <w:rPr>
          <w:rFonts w:ascii="Times New Roman" w:hAnsi="Times New Roman" w:cs="Times New Roman"/>
          <w:b/>
          <w:bCs/>
          <w:color w:val="auto"/>
          <w:sz w:val="24"/>
          <w:szCs w:val="24"/>
          <w:u w:val="single"/>
        </w:rPr>
        <w:t>Verification Classes</w:t>
      </w:r>
      <w:r w:rsidRPr="00622543">
        <w:rPr>
          <w:rFonts w:ascii="Times New Roman" w:hAnsi="Times New Roman" w:cs="Times New Roman"/>
          <w:color w:val="auto"/>
          <w:sz w:val="24"/>
          <w:szCs w:val="24"/>
        </w:rPr>
        <w:t xml:space="preserve"> are used:</w:t>
      </w:r>
    </w:p>
    <w:p w14:paraId="38CA0B1F" w14:textId="77777777" w:rsidR="00CE2469" w:rsidRPr="00A7583B" w:rsidRDefault="00CE2469" w:rsidP="0062608D">
      <w:pPr>
        <w:numPr>
          <w:ilvl w:val="0"/>
          <w:numId w:val="6"/>
        </w:numPr>
        <w:ind w:left="425" w:hanging="357"/>
        <w:rPr>
          <w:b/>
          <w:bCs/>
        </w:rPr>
      </w:pPr>
      <w:r w:rsidRPr="00AC3186">
        <w:rPr>
          <w:b/>
          <w:bCs/>
        </w:rPr>
        <w:t>Design Verification</w:t>
      </w:r>
      <w:r>
        <w:rPr>
          <w:b/>
          <w:bCs/>
        </w:rPr>
        <w:t xml:space="preserve"> (Qualification) </w:t>
      </w:r>
      <w:r w:rsidRPr="00A7583B">
        <w:rPr>
          <w:b/>
          <w:bCs/>
        </w:rPr>
        <w:t xml:space="preserve">– </w:t>
      </w:r>
      <w:r w:rsidRPr="00A7583B">
        <w:t>Tests that are performed as part of hardware development tests on hardware units, including</w:t>
      </w:r>
      <w:r>
        <w:t xml:space="preserve"> Proof </w:t>
      </w:r>
      <w:proofErr w:type="gramStart"/>
      <w:r>
        <w:t>Of</w:t>
      </w:r>
      <w:proofErr w:type="gramEnd"/>
      <w:r>
        <w:t xml:space="preserve"> Design</w:t>
      </w:r>
      <w:r w:rsidRPr="00A7583B">
        <w:t xml:space="preserve"> </w:t>
      </w:r>
      <w:r>
        <w:t>(</w:t>
      </w:r>
      <w:r w:rsidRPr="00A7583B">
        <w:t>POD</w:t>
      </w:r>
      <w:r>
        <w:t>)</w:t>
      </w:r>
      <w:r w:rsidRPr="00A7583B">
        <w:t xml:space="preserve"> and </w:t>
      </w:r>
      <w:r>
        <w:t>Environmental Verification Tests (EVT)</w:t>
      </w:r>
      <w:r w:rsidRPr="00A7583B">
        <w:rPr>
          <w:b/>
          <w:bCs/>
        </w:rPr>
        <w:t>.</w:t>
      </w:r>
    </w:p>
    <w:p w14:paraId="3A197DCD" w14:textId="77777777" w:rsidR="00CE2469" w:rsidRPr="00BC4B07" w:rsidRDefault="00CE2469" w:rsidP="0062608D">
      <w:pPr>
        <w:numPr>
          <w:ilvl w:val="0"/>
          <w:numId w:val="6"/>
        </w:numPr>
        <w:ind w:left="425" w:hanging="357"/>
      </w:pPr>
      <w:r w:rsidRPr="00BC4B07">
        <w:rPr>
          <w:b/>
          <w:bCs/>
        </w:rPr>
        <w:t>Lab Acceptance</w:t>
      </w:r>
      <w:r w:rsidRPr="00BC4B07">
        <w:t xml:space="preserve"> – Formal lab tests that are performed after prime item development process completion.</w:t>
      </w:r>
    </w:p>
    <w:p w14:paraId="7EFBFDA2" w14:textId="77777777" w:rsidR="00CE2469" w:rsidRPr="00050295" w:rsidRDefault="00CE2469" w:rsidP="00CE2469">
      <w:pPr>
        <w:pStyle w:val="NormalIndent"/>
        <w:tabs>
          <w:tab w:val="left" w:pos="1418"/>
          <w:tab w:val="left" w:pos="4678"/>
          <w:tab w:val="left" w:pos="5387"/>
        </w:tabs>
        <w:ind w:left="0"/>
        <w:rPr>
          <w:rFonts w:asciiTheme="majorBidi" w:hAnsiTheme="majorBidi" w:cstheme="majorBidi"/>
        </w:rPr>
      </w:pPr>
    </w:p>
    <w:p w14:paraId="243E19BA" w14:textId="77777777" w:rsidR="00CE2469" w:rsidRDefault="00CE2469" w:rsidP="00CE2469">
      <w:pPr>
        <w:pStyle w:val="NormalIndent"/>
        <w:tabs>
          <w:tab w:val="left" w:pos="1418"/>
          <w:tab w:val="left" w:pos="4678"/>
          <w:tab w:val="left" w:pos="5387"/>
        </w:tabs>
        <w:ind w:left="0"/>
        <w:rPr>
          <w:rFonts w:asciiTheme="majorBidi" w:hAnsiTheme="majorBidi" w:cstheme="majorBidi"/>
        </w:rPr>
      </w:pPr>
      <w:r>
        <w:rPr>
          <w:rFonts w:asciiTheme="majorBidi" w:hAnsiTheme="majorBidi" w:cstheme="majorBidi"/>
        </w:rPr>
        <w:t>KEY:</w:t>
      </w:r>
      <w:r w:rsidRPr="00050295">
        <w:rPr>
          <w:rFonts w:asciiTheme="majorBidi" w:hAnsiTheme="majorBidi" w:cstheme="majorBidi"/>
        </w:rPr>
        <w:t xml:space="preserve"> </w:t>
      </w:r>
      <w:r>
        <w:rPr>
          <w:rFonts w:asciiTheme="majorBidi" w:hAnsiTheme="majorBidi" w:cstheme="majorBidi"/>
        </w:rPr>
        <w:t xml:space="preserve">            </w:t>
      </w:r>
    </w:p>
    <w:tbl>
      <w:tblPr>
        <w:tblW w:w="0" w:type="auto"/>
        <w:tblLook w:val="04A0" w:firstRow="1" w:lastRow="0" w:firstColumn="1" w:lastColumn="0" w:noHBand="0" w:noVBand="1"/>
      </w:tblPr>
      <w:tblGrid>
        <w:gridCol w:w="2396"/>
        <w:gridCol w:w="4271"/>
      </w:tblGrid>
      <w:tr w:rsidR="00CE2469" w14:paraId="7BEA2956" w14:textId="77777777" w:rsidTr="00CE2469">
        <w:tc>
          <w:tcPr>
            <w:tcW w:w="2396" w:type="dxa"/>
            <w:shd w:val="clear" w:color="auto" w:fill="D9D9D9" w:themeFill="background1" w:themeFillShade="D9"/>
          </w:tcPr>
          <w:p w14:paraId="7D6DC15E" w14:textId="77777777" w:rsidR="00CE2469" w:rsidRPr="00F846EC" w:rsidRDefault="00CE2469" w:rsidP="00CE2469">
            <w:pPr>
              <w:pStyle w:val="NormalIndent"/>
              <w:tabs>
                <w:tab w:val="left" w:pos="1418"/>
                <w:tab w:val="left" w:pos="4678"/>
                <w:tab w:val="left" w:pos="5387"/>
              </w:tabs>
              <w:ind w:left="0"/>
              <w:jc w:val="center"/>
              <w:rPr>
                <w:rFonts w:asciiTheme="majorBidi" w:hAnsiTheme="majorBidi" w:cstheme="majorBidi"/>
                <w:b/>
                <w:bCs/>
              </w:rPr>
            </w:pPr>
            <w:r w:rsidRPr="00F846EC">
              <w:rPr>
                <w:rFonts w:asciiTheme="majorBidi" w:hAnsiTheme="majorBidi" w:cstheme="majorBidi"/>
                <w:b/>
                <w:bCs/>
              </w:rPr>
              <w:t>Verification Methods</w:t>
            </w:r>
          </w:p>
        </w:tc>
        <w:tc>
          <w:tcPr>
            <w:tcW w:w="4271" w:type="dxa"/>
            <w:shd w:val="clear" w:color="auto" w:fill="D9D9D9" w:themeFill="background1" w:themeFillShade="D9"/>
          </w:tcPr>
          <w:p w14:paraId="76A03A51" w14:textId="77777777" w:rsidR="00CE2469" w:rsidRPr="00F846EC" w:rsidRDefault="00CE2469" w:rsidP="00CE2469">
            <w:pPr>
              <w:pStyle w:val="NormalIndent"/>
              <w:tabs>
                <w:tab w:val="left" w:pos="1418"/>
                <w:tab w:val="left" w:pos="4678"/>
                <w:tab w:val="left" w:pos="5387"/>
              </w:tabs>
              <w:ind w:left="0"/>
              <w:jc w:val="center"/>
              <w:rPr>
                <w:rFonts w:asciiTheme="majorBidi" w:hAnsiTheme="majorBidi" w:cstheme="majorBidi"/>
                <w:b/>
                <w:bCs/>
              </w:rPr>
            </w:pPr>
            <w:r w:rsidRPr="00F846EC">
              <w:rPr>
                <w:rFonts w:asciiTheme="majorBidi" w:hAnsiTheme="majorBidi" w:cstheme="majorBidi"/>
                <w:b/>
                <w:bCs/>
              </w:rPr>
              <w:t>Verification Classes</w:t>
            </w:r>
          </w:p>
        </w:tc>
      </w:tr>
      <w:tr w:rsidR="00B42F6B" w14:paraId="1E624711" w14:textId="77777777" w:rsidTr="00CE2469">
        <w:trPr>
          <w:ins w:id="631" w:author="Eyal Yossi [2]" w:date="2024-01-04T11:27:00Z"/>
        </w:trPr>
        <w:tc>
          <w:tcPr>
            <w:tcW w:w="2396" w:type="dxa"/>
          </w:tcPr>
          <w:p w14:paraId="1B8065B5" w14:textId="7375A2BB" w:rsidR="00B42F6B" w:rsidRPr="00EB5D4E" w:rsidRDefault="00B42F6B" w:rsidP="00B42F6B">
            <w:pPr>
              <w:pStyle w:val="NormalIndent"/>
              <w:tabs>
                <w:tab w:val="left" w:pos="1418"/>
                <w:tab w:val="left" w:pos="4678"/>
                <w:tab w:val="left" w:pos="5387"/>
              </w:tabs>
              <w:ind w:left="0"/>
              <w:rPr>
                <w:ins w:id="632" w:author="Eyal Yossi [2]" w:date="2024-01-04T11:27:00Z"/>
                <w:rFonts w:asciiTheme="majorBidi" w:hAnsiTheme="majorBidi" w:cstheme="majorBidi"/>
              </w:rPr>
            </w:pPr>
            <w:ins w:id="633" w:author="Eyal Yossi [2]" w:date="2024-01-04T11:27:00Z">
              <w:r w:rsidRPr="00B42F6B">
                <w:rPr>
                  <w:rFonts w:asciiTheme="majorBidi" w:hAnsiTheme="majorBidi" w:cstheme="majorBidi"/>
                </w:rPr>
                <w:t xml:space="preserve">I = </w:t>
              </w:r>
              <w:r w:rsidRPr="00457364">
                <w:rPr>
                  <w:rFonts w:cs="Times New Roman"/>
                </w:rPr>
                <w:t>Inspection</w:t>
              </w:r>
              <w:r w:rsidRPr="00B42F6B">
                <w:rPr>
                  <w:rFonts w:asciiTheme="majorBidi" w:hAnsiTheme="majorBidi" w:cstheme="majorBidi"/>
                </w:rPr>
                <w:t xml:space="preserve"> </w:t>
              </w:r>
            </w:ins>
          </w:p>
        </w:tc>
        <w:tc>
          <w:tcPr>
            <w:tcW w:w="4271" w:type="dxa"/>
          </w:tcPr>
          <w:p w14:paraId="27CA7E76" w14:textId="2424BA39" w:rsidR="00B42F6B" w:rsidRDefault="00B42F6B" w:rsidP="00CE2469">
            <w:pPr>
              <w:pStyle w:val="NormalIndent"/>
              <w:tabs>
                <w:tab w:val="left" w:pos="1418"/>
                <w:tab w:val="left" w:pos="4678"/>
                <w:tab w:val="left" w:pos="5387"/>
              </w:tabs>
              <w:ind w:left="0"/>
              <w:rPr>
                <w:ins w:id="634" w:author="Eyal Yossi [2]" w:date="2024-01-04T11:27:00Z"/>
                <w:rFonts w:asciiTheme="majorBidi" w:hAnsiTheme="majorBidi" w:cstheme="majorBidi"/>
              </w:rPr>
            </w:pPr>
            <w:ins w:id="635" w:author="Eyal Yossi [2]" w:date="2024-01-04T11:28:00Z">
              <w:r>
                <w:rPr>
                  <w:rFonts w:asciiTheme="majorBidi" w:hAnsiTheme="majorBidi" w:cstheme="majorBidi"/>
                </w:rPr>
                <w:t>ATP</w:t>
              </w:r>
            </w:ins>
            <w:ins w:id="636" w:author="Eyal Yossi [2]" w:date="2024-01-04T11:29:00Z">
              <w:r>
                <w:rPr>
                  <w:rFonts w:asciiTheme="majorBidi" w:hAnsiTheme="majorBidi" w:cstheme="majorBidi"/>
                </w:rPr>
                <w:t xml:space="preserve"> = </w:t>
              </w:r>
              <w:r>
                <w:t>A</w:t>
              </w:r>
            </w:ins>
            <w:ins w:id="637" w:author="Eyal Yossi [2]" w:date="2024-01-04T11:30:00Z">
              <w:r>
                <w:t>cceptance</w:t>
              </w:r>
            </w:ins>
            <w:ins w:id="638" w:author="Eyal Yossi [2]" w:date="2024-01-04T11:29:00Z">
              <w:r>
                <w:t xml:space="preserve"> Test Procedure</w:t>
              </w:r>
            </w:ins>
          </w:p>
        </w:tc>
      </w:tr>
      <w:tr w:rsidR="00CE2469" w14:paraId="4CBEF840" w14:textId="77777777" w:rsidTr="00CE2469">
        <w:tc>
          <w:tcPr>
            <w:tcW w:w="2396" w:type="dxa"/>
          </w:tcPr>
          <w:p w14:paraId="6140C871" w14:textId="7205D95F" w:rsidR="00CE2469" w:rsidRDefault="00CE2469" w:rsidP="00CE2469">
            <w:pPr>
              <w:pStyle w:val="NormalIndent"/>
              <w:tabs>
                <w:tab w:val="left" w:pos="1418"/>
                <w:tab w:val="left" w:pos="4678"/>
                <w:tab w:val="left" w:pos="5387"/>
              </w:tabs>
              <w:ind w:left="0"/>
              <w:rPr>
                <w:rFonts w:asciiTheme="majorBidi" w:hAnsiTheme="majorBidi" w:cstheme="majorBidi"/>
              </w:rPr>
            </w:pPr>
            <w:r w:rsidRPr="00EB5D4E">
              <w:rPr>
                <w:rFonts w:asciiTheme="majorBidi" w:hAnsiTheme="majorBidi" w:cstheme="majorBidi"/>
              </w:rPr>
              <w:t>A = Analysis</w:t>
            </w:r>
          </w:p>
        </w:tc>
        <w:tc>
          <w:tcPr>
            <w:tcW w:w="4271" w:type="dxa"/>
          </w:tcPr>
          <w:p w14:paraId="0D568F2A" w14:textId="77777777" w:rsidR="00CE2469" w:rsidRDefault="00CE2469" w:rsidP="00CE2469">
            <w:pPr>
              <w:pStyle w:val="NormalIndent"/>
              <w:tabs>
                <w:tab w:val="left" w:pos="1418"/>
                <w:tab w:val="left" w:pos="4678"/>
                <w:tab w:val="left" w:pos="5387"/>
              </w:tabs>
              <w:ind w:left="0"/>
              <w:rPr>
                <w:rFonts w:asciiTheme="majorBidi" w:hAnsiTheme="majorBidi" w:cstheme="majorBidi"/>
              </w:rPr>
            </w:pPr>
            <w:r>
              <w:rPr>
                <w:rFonts w:asciiTheme="majorBidi" w:hAnsiTheme="majorBidi" w:cstheme="majorBidi"/>
              </w:rPr>
              <w:t>POD = Proof Of Design</w:t>
            </w:r>
          </w:p>
        </w:tc>
      </w:tr>
      <w:tr w:rsidR="00CE2469" w14:paraId="2FA615EA" w14:textId="77777777" w:rsidTr="00CE2469">
        <w:tc>
          <w:tcPr>
            <w:tcW w:w="2396" w:type="dxa"/>
          </w:tcPr>
          <w:p w14:paraId="55469FB7" w14:textId="77777777" w:rsidR="00CE2469" w:rsidRDefault="00CE2469" w:rsidP="00CE2469">
            <w:pPr>
              <w:pStyle w:val="NormalIndent"/>
              <w:tabs>
                <w:tab w:val="left" w:pos="1418"/>
                <w:tab w:val="left" w:pos="4678"/>
                <w:tab w:val="left" w:pos="5387"/>
              </w:tabs>
              <w:ind w:left="0"/>
              <w:rPr>
                <w:rFonts w:asciiTheme="majorBidi" w:hAnsiTheme="majorBidi" w:cstheme="majorBidi"/>
              </w:rPr>
            </w:pPr>
            <w:r w:rsidRPr="00EB5D4E">
              <w:rPr>
                <w:rFonts w:asciiTheme="majorBidi" w:hAnsiTheme="majorBidi" w:cstheme="majorBidi"/>
              </w:rPr>
              <w:t>S = Similarity</w:t>
            </w:r>
          </w:p>
        </w:tc>
        <w:tc>
          <w:tcPr>
            <w:tcW w:w="4271" w:type="dxa"/>
          </w:tcPr>
          <w:p w14:paraId="116A21F9" w14:textId="77777777" w:rsidR="00CE2469" w:rsidRDefault="00CE2469" w:rsidP="00CE2469">
            <w:pPr>
              <w:pStyle w:val="NormalIndent"/>
              <w:tabs>
                <w:tab w:val="left" w:pos="1418"/>
                <w:tab w:val="left" w:pos="4678"/>
                <w:tab w:val="left" w:pos="5387"/>
              </w:tabs>
              <w:ind w:left="0"/>
              <w:rPr>
                <w:rFonts w:asciiTheme="majorBidi" w:hAnsiTheme="majorBidi" w:cstheme="majorBidi"/>
              </w:rPr>
            </w:pPr>
            <w:r>
              <w:rPr>
                <w:rFonts w:asciiTheme="majorBidi" w:hAnsiTheme="majorBidi" w:cstheme="majorBidi"/>
              </w:rPr>
              <w:t xml:space="preserve">EVT = </w:t>
            </w:r>
            <w:r>
              <w:t>Environmental Verification Tests</w:t>
            </w:r>
          </w:p>
        </w:tc>
      </w:tr>
      <w:tr w:rsidR="00CE2469" w14:paraId="099AB10C" w14:textId="77777777" w:rsidTr="00CE2469">
        <w:tc>
          <w:tcPr>
            <w:tcW w:w="2396" w:type="dxa"/>
          </w:tcPr>
          <w:p w14:paraId="11A37E4A" w14:textId="77777777" w:rsidR="00CE2469" w:rsidRDefault="00CE2469" w:rsidP="00CE2469">
            <w:pPr>
              <w:pStyle w:val="NormalIndent"/>
              <w:tabs>
                <w:tab w:val="left" w:pos="1418"/>
                <w:tab w:val="left" w:pos="4678"/>
                <w:tab w:val="left" w:pos="5387"/>
              </w:tabs>
              <w:ind w:left="0"/>
              <w:rPr>
                <w:rFonts w:asciiTheme="majorBidi" w:hAnsiTheme="majorBidi" w:cstheme="majorBidi"/>
              </w:rPr>
            </w:pPr>
            <w:r w:rsidRPr="00EB5D4E">
              <w:rPr>
                <w:rFonts w:asciiTheme="majorBidi" w:hAnsiTheme="majorBidi" w:cstheme="majorBidi"/>
              </w:rPr>
              <w:t>D = Demonstration</w:t>
            </w:r>
          </w:p>
        </w:tc>
        <w:tc>
          <w:tcPr>
            <w:tcW w:w="4271" w:type="dxa"/>
          </w:tcPr>
          <w:p w14:paraId="48308CE9" w14:textId="77777777" w:rsidR="00CE2469" w:rsidRDefault="00CE2469" w:rsidP="00CE2469">
            <w:pPr>
              <w:pStyle w:val="NormalIndent"/>
              <w:tabs>
                <w:tab w:val="left" w:pos="1418"/>
                <w:tab w:val="left" w:pos="4678"/>
                <w:tab w:val="left" w:pos="5387"/>
              </w:tabs>
              <w:ind w:left="0"/>
              <w:rPr>
                <w:rFonts w:asciiTheme="majorBidi" w:hAnsiTheme="majorBidi" w:cstheme="majorBidi"/>
              </w:rPr>
            </w:pPr>
          </w:p>
        </w:tc>
      </w:tr>
      <w:tr w:rsidR="00CE2469" w14:paraId="42A87AD5" w14:textId="77777777" w:rsidTr="00CE2469">
        <w:tc>
          <w:tcPr>
            <w:tcW w:w="2396" w:type="dxa"/>
          </w:tcPr>
          <w:p w14:paraId="0E86CA24" w14:textId="77777777" w:rsidR="00CE2469" w:rsidRDefault="00CE2469" w:rsidP="00CE2469">
            <w:pPr>
              <w:pStyle w:val="NormalIndent"/>
              <w:tabs>
                <w:tab w:val="left" w:pos="1418"/>
                <w:tab w:val="left" w:pos="4678"/>
                <w:tab w:val="left" w:pos="5387"/>
              </w:tabs>
              <w:ind w:left="0"/>
              <w:rPr>
                <w:rFonts w:asciiTheme="majorBidi" w:hAnsiTheme="majorBidi" w:cstheme="majorBidi"/>
              </w:rPr>
            </w:pPr>
            <w:r w:rsidRPr="00EB5D4E">
              <w:rPr>
                <w:rFonts w:asciiTheme="majorBidi" w:hAnsiTheme="majorBidi" w:cstheme="majorBidi"/>
              </w:rPr>
              <w:t>T = Test</w:t>
            </w:r>
          </w:p>
        </w:tc>
        <w:tc>
          <w:tcPr>
            <w:tcW w:w="4271" w:type="dxa"/>
          </w:tcPr>
          <w:p w14:paraId="64058411" w14:textId="77777777" w:rsidR="00CE2469" w:rsidRDefault="00CE2469" w:rsidP="00CE2469">
            <w:pPr>
              <w:pStyle w:val="NormalIndent"/>
              <w:tabs>
                <w:tab w:val="left" w:pos="1418"/>
                <w:tab w:val="left" w:pos="4678"/>
                <w:tab w:val="left" w:pos="5387"/>
              </w:tabs>
              <w:ind w:left="0"/>
              <w:rPr>
                <w:rFonts w:asciiTheme="majorBidi" w:hAnsiTheme="majorBidi" w:cstheme="majorBidi"/>
              </w:rPr>
            </w:pPr>
          </w:p>
        </w:tc>
      </w:tr>
      <w:tr w:rsidR="00CE2469" w14:paraId="5FED5A20" w14:textId="77777777" w:rsidTr="00CE2469">
        <w:tc>
          <w:tcPr>
            <w:tcW w:w="6667" w:type="dxa"/>
            <w:gridSpan w:val="2"/>
          </w:tcPr>
          <w:p w14:paraId="547D247B" w14:textId="77777777" w:rsidR="00CE2469" w:rsidRDefault="00CE2469" w:rsidP="00CE2469">
            <w:pPr>
              <w:pStyle w:val="NormalIndent"/>
              <w:tabs>
                <w:tab w:val="left" w:pos="1418"/>
                <w:tab w:val="left" w:pos="4678"/>
                <w:tab w:val="left" w:pos="5387"/>
              </w:tabs>
              <w:ind w:left="0"/>
              <w:rPr>
                <w:rFonts w:asciiTheme="majorBidi" w:hAnsiTheme="majorBidi" w:cstheme="majorBidi"/>
              </w:rPr>
            </w:pPr>
            <w:r>
              <w:rPr>
                <w:rFonts w:asciiTheme="majorBidi" w:hAnsiTheme="majorBidi" w:cstheme="majorBidi"/>
              </w:rPr>
              <w:t>NA – Not Applicable (title)</w:t>
            </w:r>
          </w:p>
        </w:tc>
      </w:tr>
    </w:tbl>
    <w:p w14:paraId="2FA7567E" w14:textId="77777777" w:rsidR="00CE2469" w:rsidRDefault="00CE2469" w:rsidP="00CE2469">
      <w:pPr>
        <w:pStyle w:val="NormalIndent"/>
        <w:tabs>
          <w:tab w:val="left" w:pos="1418"/>
          <w:tab w:val="left" w:pos="4678"/>
          <w:tab w:val="left" w:pos="5387"/>
        </w:tabs>
        <w:ind w:left="0"/>
        <w:rPr>
          <w:rFonts w:asciiTheme="majorBidi" w:hAnsiTheme="majorBidi" w:cstheme="majorBidi"/>
        </w:rPr>
      </w:pPr>
    </w:p>
    <w:p w14:paraId="41ADE395" w14:textId="77777777" w:rsidR="00CE2469" w:rsidRDefault="00CE2469" w:rsidP="00CE2469">
      <w:pPr>
        <w:pStyle w:val="NormalIndent"/>
        <w:tabs>
          <w:tab w:val="left" w:pos="1418"/>
          <w:tab w:val="left" w:pos="4678"/>
          <w:tab w:val="left" w:pos="5387"/>
        </w:tabs>
        <w:ind w:left="0"/>
      </w:pPr>
    </w:p>
    <w:p w14:paraId="4700B3BB" w14:textId="77777777" w:rsidR="00CE2469" w:rsidRDefault="00CE2469" w:rsidP="00CE2469">
      <w:pPr>
        <w:pStyle w:val="NormalIndent"/>
        <w:tabs>
          <w:tab w:val="left" w:pos="1418"/>
          <w:tab w:val="left" w:pos="4678"/>
          <w:tab w:val="left" w:pos="5387"/>
        </w:tabs>
        <w:ind w:left="0"/>
      </w:pPr>
    </w:p>
    <w:p w14:paraId="00FBD64B" w14:textId="77777777" w:rsidR="00CE2469" w:rsidRDefault="00CE2469" w:rsidP="00CE2469">
      <w:pPr>
        <w:spacing w:line="240" w:lineRule="auto"/>
        <w:jc w:val="left"/>
        <w:rPr>
          <w:rFonts w:cs="Miriam"/>
        </w:rPr>
      </w:pPr>
      <w:r>
        <w:br w:type="page"/>
      </w:r>
    </w:p>
    <w:p w14:paraId="5A49D3F3" w14:textId="77777777" w:rsidR="002E6C7A" w:rsidRDefault="002E6C7A" w:rsidP="002E6C7A">
      <w:pPr>
        <w:spacing w:line="240" w:lineRule="auto"/>
      </w:pPr>
    </w:p>
    <w:p w14:paraId="0BBD4745" w14:textId="77777777" w:rsidR="00CE2469" w:rsidRPr="00050295" w:rsidRDefault="00CE2469" w:rsidP="00CE2469">
      <w:pPr>
        <w:pStyle w:val="NormalIndent"/>
        <w:tabs>
          <w:tab w:val="left" w:pos="1418"/>
          <w:tab w:val="left" w:pos="4678"/>
          <w:tab w:val="left" w:pos="5387"/>
        </w:tabs>
        <w:ind w:left="0"/>
        <w:rPr>
          <w:rFonts w:asciiTheme="majorBidi" w:hAnsiTheme="majorBidi" w:cstheme="majorBidi"/>
        </w:rPr>
      </w:pPr>
      <w:r>
        <w:t>The following table comprises the verification matrix.</w:t>
      </w:r>
    </w:p>
    <w:p w14:paraId="7763EBF1" w14:textId="77777777" w:rsidR="00CE2469" w:rsidRPr="00050295" w:rsidRDefault="00CE2469" w:rsidP="00CE2469">
      <w:pPr>
        <w:pStyle w:val="NormalIndent"/>
        <w:tabs>
          <w:tab w:val="left" w:pos="1418"/>
          <w:tab w:val="left" w:pos="4678"/>
          <w:tab w:val="left" w:pos="5387"/>
        </w:tabs>
        <w:ind w:left="360"/>
        <w:rPr>
          <w:rFonts w:asciiTheme="majorBidi" w:hAnsiTheme="majorBidi" w:cstheme="majorBidi"/>
        </w:rPr>
      </w:pPr>
    </w:p>
    <w:p w14:paraId="4F5F8080" w14:textId="0637388B" w:rsidR="00CE2469" w:rsidRPr="005342FF" w:rsidRDefault="00CE2469" w:rsidP="00CE2469">
      <w:pPr>
        <w:pStyle w:val="Caption"/>
        <w:jc w:val="center"/>
        <w:rPr>
          <w:b w:val="0"/>
          <w:bCs w:val="0"/>
        </w:rPr>
      </w:pPr>
      <w:bookmarkStart w:id="639" w:name="_Toc130405670"/>
      <w:r w:rsidRPr="000F2603">
        <w:t xml:space="preserve">Table </w:t>
      </w:r>
      <w:r w:rsidR="004264AB">
        <w:fldChar w:fldCharType="begin"/>
      </w:r>
      <w:r w:rsidR="004264AB">
        <w:instrText xml:space="preserve"> STYLEREF 1 \s </w:instrText>
      </w:r>
      <w:r w:rsidR="004264AB">
        <w:fldChar w:fldCharType="separate"/>
      </w:r>
      <w:r w:rsidR="00A845CC">
        <w:rPr>
          <w:noProof/>
          <w:cs/>
        </w:rPr>
        <w:t>‎</w:t>
      </w:r>
      <w:r w:rsidR="00A845CC">
        <w:rPr>
          <w:noProof/>
        </w:rPr>
        <w:t>4</w:t>
      </w:r>
      <w:r w:rsidR="004264AB">
        <w:rPr>
          <w:noProof/>
        </w:rPr>
        <w:fldChar w:fldCharType="end"/>
      </w:r>
      <w:r w:rsidRPr="000F2603">
        <w:noBreakHyphen/>
      </w:r>
      <w:r w:rsidR="004264AB">
        <w:fldChar w:fldCharType="begin"/>
      </w:r>
      <w:r w:rsidR="004264AB">
        <w:instrText xml:space="preserve"> SEQ Table \* ARABIC \s 1 </w:instrText>
      </w:r>
      <w:r w:rsidR="004264AB">
        <w:fldChar w:fldCharType="separate"/>
      </w:r>
      <w:r w:rsidR="00A845CC">
        <w:rPr>
          <w:noProof/>
        </w:rPr>
        <w:t>1</w:t>
      </w:r>
      <w:r w:rsidR="004264AB">
        <w:rPr>
          <w:noProof/>
        </w:rPr>
        <w:fldChar w:fldCharType="end"/>
      </w:r>
      <w:r w:rsidRPr="000F2603">
        <w:rPr>
          <w:rFonts w:ascii="Arial" w:hAnsi="Arial" w:cs="Arial"/>
        </w:rPr>
        <w:t xml:space="preserve">- </w:t>
      </w:r>
      <w:r w:rsidRPr="000F2603">
        <w:rPr>
          <w:b w:val="0"/>
          <w:bCs w:val="0"/>
        </w:rPr>
        <w:t>Requirement/Verification Cross-Reference Matrix</w:t>
      </w:r>
      <w:bookmarkEnd w:id="639"/>
    </w:p>
    <w:tbl>
      <w:tblPr>
        <w:tblW w:w="9400" w:type="dxa"/>
        <w:tblLayout w:type="fixed"/>
        <w:tblLook w:val="0000" w:firstRow="0" w:lastRow="0" w:firstColumn="0" w:lastColumn="0" w:noHBand="0" w:noVBand="0"/>
      </w:tblPr>
      <w:tblGrid>
        <w:gridCol w:w="1531"/>
        <w:gridCol w:w="4977"/>
        <w:gridCol w:w="1446"/>
        <w:gridCol w:w="1446"/>
      </w:tblGrid>
      <w:tr w:rsidR="00CE2469" w:rsidRPr="00050295" w14:paraId="6F281885" w14:textId="77777777" w:rsidTr="004D2BE0">
        <w:tc>
          <w:tcPr>
            <w:tcW w:w="1531" w:type="dxa"/>
            <w:shd w:val="clear" w:color="auto" w:fill="CCFFCC"/>
          </w:tcPr>
          <w:p w14:paraId="1DD18365" w14:textId="77777777" w:rsidR="00CE2469" w:rsidRPr="00050295" w:rsidRDefault="00CE2469" w:rsidP="00CE2469">
            <w:pPr>
              <w:pStyle w:val="NormalIndent"/>
              <w:ind w:left="0"/>
              <w:rPr>
                <w:rFonts w:asciiTheme="majorBidi" w:hAnsiTheme="majorBidi" w:cstheme="majorBidi"/>
              </w:rPr>
            </w:pPr>
            <w:r w:rsidRPr="00050295">
              <w:rPr>
                <w:rFonts w:asciiTheme="majorBidi" w:hAnsiTheme="majorBidi" w:cstheme="majorBidi"/>
              </w:rPr>
              <w:t>Paragraph No.</w:t>
            </w:r>
          </w:p>
        </w:tc>
        <w:tc>
          <w:tcPr>
            <w:tcW w:w="4977" w:type="dxa"/>
            <w:shd w:val="clear" w:color="auto" w:fill="CCFFCC"/>
          </w:tcPr>
          <w:p w14:paraId="09AA8BD1" w14:textId="77777777" w:rsidR="00CE2469" w:rsidRPr="00050295" w:rsidRDefault="00CE2469" w:rsidP="00CE2469">
            <w:pPr>
              <w:pStyle w:val="NormalIndent"/>
              <w:ind w:left="0"/>
              <w:rPr>
                <w:rFonts w:asciiTheme="majorBidi" w:hAnsiTheme="majorBidi" w:cstheme="majorBidi"/>
              </w:rPr>
            </w:pPr>
            <w:r w:rsidRPr="00050295">
              <w:rPr>
                <w:rFonts w:asciiTheme="majorBidi" w:hAnsiTheme="majorBidi" w:cstheme="majorBidi"/>
              </w:rPr>
              <w:t>Requirement Description</w:t>
            </w:r>
          </w:p>
        </w:tc>
        <w:tc>
          <w:tcPr>
            <w:tcW w:w="1446" w:type="dxa"/>
            <w:shd w:val="clear" w:color="auto" w:fill="CCFFCC"/>
          </w:tcPr>
          <w:p w14:paraId="6EC28765" w14:textId="77777777" w:rsidR="00CE2469" w:rsidRPr="00050295" w:rsidRDefault="00CE2469" w:rsidP="00CE2469">
            <w:pPr>
              <w:pStyle w:val="NormalIndent"/>
              <w:ind w:left="0"/>
              <w:jc w:val="center"/>
              <w:rPr>
                <w:rFonts w:asciiTheme="majorBidi" w:hAnsiTheme="majorBidi" w:cstheme="majorBidi"/>
              </w:rPr>
            </w:pPr>
            <w:r>
              <w:rPr>
                <w:rFonts w:asciiTheme="majorBidi" w:hAnsiTheme="majorBidi" w:cstheme="majorBidi"/>
              </w:rPr>
              <w:t>Verification Method</w:t>
            </w:r>
          </w:p>
        </w:tc>
        <w:tc>
          <w:tcPr>
            <w:tcW w:w="1446" w:type="dxa"/>
            <w:shd w:val="clear" w:color="auto" w:fill="CCFFCC"/>
          </w:tcPr>
          <w:p w14:paraId="37D12FEB" w14:textId="77777777" w:rsidR="00CE2469" w:rsidRPr="00050295" w:rsidRDefault="00CE2469" w:rsidP="00CE2469">
            <w:pPr>
              <w:pStyle w:val="NormalIndent"/>
              <w:ind w:left="0"/>
              <w:jc w:val="center"/>
              <w:rPr>
                <w:rFonts w:asciiTheme="majorBidi" w:hAnsiTheme="majorBidi" w:cstheme="majorBidi"/>
              </w:rPr>
            </w:pPr>
            <w:r>
              <w:rPr>
                <w:rFonts w:asciiTheme="majorBidi" w:hAnsiTheme="majorBidi" w:cstheme="majorBidi"/>
              </w:rPr>
              <w:t>Verification Class</w:t>
            </w:r>
          </w:p>
        </w:tc>
      </w:tr>
      <w:tr w:rsidR="00C933E8" w:rsidRPr="00050295" w14:paraId="0AF80EE0" w14:textId="77777777" w:rsidTr="004D2BE0">
        <w:trPr>
          <w:trHeight w:val="272"/>
        </w:trPr>
        <w:tc>
          <w:tcPr>
            <w:tcW w:w="1531" w:type="dxa"/>
            <w:shd w:val="clear" w:color="auto" w:fill="F2F2F2" w:themeFill="background1" w:themeFillShade="F2"/>
          </w:tcPr>
          <w:p w14:paraId="70419176" w14:textId="133B311C" w:rsidR="00C933E8" w:rsidRPr="00050295" w:rsidRDefault="00C933E8" w:rsidP="00C933E8">
            <w:pPr>
              <w:pStyle w:val="NormalIndent"/>
              <w:ind w:left="0"/>
              <w:rPr>
                <w:rFonts w:asciiTheme="majorBidi" w:hAnsiTheme="majorBidi" w:cstheme="majorBidi"/>
                <w:rtl/>
              </w:rPr>
            </w:pPr>
            <w:r>
              <w:rPr>
                <w:rFonts w:asciiTheme="majorBidi" w:hAnsiTheme="majorBidi" w:cstheme="majorBidi"/>
              </w:rPr>
              <w:fldChar w:fldCharType="begin"/>
            </w:r>
            <w:r>
              <w:rPr>
                <w:rFonts w:asciiTheme="majorBidi" w:hAnsiTheme="majorBidi" w:cstheme="majorBidi"/>
              </w:rPr>
              <w:instrText xml:space="preserve"> REF _Ref65575143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w:t>
            </w:r>
            <w:r>
              <w:rPr>
                <w:rFonts w:asciiTheme="majorBidi" w:hAnsiTheme="majorBidi" w:cstheme="majorBidi"/>
              </w:rPr>
              <w:fldChar w:fldCharType="end"/>
            </w:r>
          </w:p>
        </w:tc>
        <w:tc>
          <w:tcPr>
            <w:tcW w:w="4977" w:type="dxa"/>
            <w:shd w:val="clear" w:color="auto" w:fill="F2F2F2" w:themeFill="background1" w:themeFillShade="F2"/>
          </w:tcPr>
          <w:p w14:paraId="1E76527B" w14:textId="4799C479" w:rsidR="00C933E8" w:rsidRPr="00050295" w:rsidRDefault="00C933E8" w:rsidP="00C933E8">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_Ref65575151 \h </w:instrText>
            </w:r>
            <w:r>
              <w:rPr>
                <w:rFonts w:asciiTheme="majorBidi" w:hAnsiTheme="majorBidi" w:cstheme="majorBidi"/>
              </w:rPr>
            </w:r>
            <w:r>
              <w:rPr>
                <w:rFonts w:asciiTheme="majorBidi" w:hAnsiTheme="majorBidi" w:cstheme="majorBidi"/>
              </w:rPr>
              <w:fldChar w:fldCharType="separate"/>
            </w:r>
            <w:r w:rsidR="00A845CC">
              <w:t>Functional and Performance</w:t>
            </w:r>
            <w:r>
              <w:rPr>
                <w:rFonts w:asciiTheme="majorBidi" w:hAnsiTheme="majorBidi" w:cstheme="majorBidi"/>
              </w:rPr>
              <w:fldChar w:fldCharType="end"/>
            </w:r>
          </w:p>
        </w:tc>
        <w:tc>
          <w:tcPr>
            <w:tcW w:w="2892" w:type="dxa"/>
            <w:gridSpan w:val="2"/>
            <w:shd w:val="clear" w:color="auto" w:fill="F2F2F2" w:themeFill="background1" w:themeFillShade="F2"/>
          </w:tcPr>
          <w:p w14:paraId="3C4700D7" w14:textId="55BB5BF6" w:rsidR="00C933E8" w:rsidRPr="00050295" w:rsidRDefault="00A43378" w:rsidP="00C933E8">
            <w:pPr>
              <w:pStyle w:val="NormalIndent"/>
              <w:ind w:left="0"/>
              <w:jc w:val="center"/>
              <w:rPr>
                <w:rFonts w:asciiTheme="majorBidi" w:hAnsiTheme="majorBidi" w:cstheme="majorBidi"/>
              </w:rPr>
            </w:pPr>
            <w:r>
              <w:rPr>
                <w:rFonts w:asciiTheme="majorBidi" w:hAnsiTheme="majorBidi" w:cstheme="majorBidi"/>
              </w:rPr>
              <w:t>NA</w:t>
            </w:r>
          </w:p>
        </w:tc>
      </w:tr>
      <w:tr w:rsidR="00CE2469" w:rsidRPr="00050295" w14:paraId="3E4D9308" w14:textId="77777777" w:rsidTr="004D2BE0">
        <w:trPr>
          <w:trHeight w:val="272"/>
        </w:trPr>
        <w:tc>
          <w:tcPr>
            <w:tcW w:w="1531" w:type="dxa"/>
          </w:tcPr>
          <w:p w14:paraId="695F67E3" w14:textId="06574B38" w:rsidR="00CE2469" w:rsidRPr="00050295" w:rsidRDefault="00FC0D0A" w:rsidP="00C933E8">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_Ref47433930 \r \h  \* MERGEFORMAT </w:instrText>
            </w:r>
            <w:r>
              <w:rPr>
                <w:rFonts w:asciiTheme="majorBidi" w:hAnsiTheme="majorBidi" w:cstheme="majorBidi"/>
              </w:rPr>
            </w:r>
            <w:r>
              <w:rPr>
                <w:rFonts w:asciiTheme="majorBidi" w:hAnsiTheme="majorBidi" w:cstheme="majorBidi"/>
              </w:rPr>
              <w:fldChar w:fldCharType="separate"/>
            </w:r>
            <w:r w:rsidR="00A845CC" w:rsidRPr="00A845CC">
              <w:rPr>
                <w:rFonts w:asciiTheme="majorBidi" w:hAnsiTheme="majorBidi" w:cstheme="majorBidi"/>
                <w:b/>
                <w:bCs/>
                <w:cs/>
              </w:rPr>
              <w:t>‎</w:t>
            </w:r>
            <w:r w:rsidR="00A845CC">
              <w:rPr>
                <w:rFonts w:asciiTheme="majorBidi" w:hAnsiTheme="majorBidi" w:cstheme="majorBidi"/>
              </w:rPr>
              <w:t>3.1.1</w:t>
            </w:r>
            <w:r>
              <w:rPr>
                <w:rFonts w:asciiTheme="majorBidi" w:hAnsiTheme="majorBidi" w:cstheme="majorBidi"/>
              </w:rPr>
              <w:fldChar w:fldCharType="end"/>
            </w:r>
          </w:p>
        </w:tc>
        <w:tc>
          <w:tcPr>
            <w:tcW w:w="4977" w:type="dxa"/>
          </w:tcPr>
          <w:p w14:paraId="0C21585E" w14:textId="3CC3B9B9" w:rsidR="00CE2469" w:rsidRPr="00050295" w:rsidRDefault="00C933E8" w:rsidP="00FC0D0A">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_Ref47433940 \h </w:instrText>
            </w:r>
            <w:r>
              <w:rPr>
                <w:rFonts w:asciiTheme="majorBidi" w:hAnsiTheme="majorBidi" w:cstheme="majorBidi"/>
              </w:rPr>
            </w:r>
            <w:r>
              <w:rPr>
                <w:rFonts w:asciiTheme="majorBidi" w:hAnsiTheme="majorBidi" w:cstheme="majorBidi"/>
              </w:rPr>
              <w:fldChar w:fldCharType="separate"/>
            </w:r>
            <w:r w:rsidR="00A845CC">
              <w:t>PSU Main Functionality</w:t>
            </w:r>
            <w:r>
              <w:rPr>
                <w:rFonts w:asciiTheme="majorBidi" w:hAnsiTheme="majorBidi" w:cstheme="majorBidi"/>
              </w:rPr>
              <w:fldChar w:fldCharType="end"/>
            </w:r>
          </w:p>
        </w:tc>
        <w:tc>
          <w:tcPr>
            <w:tcW w:w="1446" w:type="dxa"/>
          </w:tcPr>
          <w:p w14:paraId="7647CD03" w14:textId="751D08DD" w:rsidR="00CE2469" w:rsidRPr="00050295" w:rsidRDefault="00A43378" w:rsidP="00CE2469">
            <w:pPr>
              <w:pStyle w:val="NormalIndent"/>
              <w:ind w:left="0"/>
              <w:jc w:val="center"/>
              <w:rPr>
                <w:rFonts w:asciiTheme="majorBidi" w:hAnsiTheme="majorBidi" w:cstheme="majorBidi"/>
              </w:rPr>
            </w:pPr>
            <w:r>
              <w:rPr>
                <w:rFonts w:asciiTheme="majorBidi" w:hAnsiTheme="majorBidi" w:cstheme="majorBidi"/>
              </w:rPr>
              <w:t>D</w:t>
            </w:r>
          </w:p>
        </w:tc>
        <w:tc>
          <w:tcPr>
            <w:tcW w:w="1446" w:type="dxa"/>
          </w:tcPr>
          <w:p w14:paraId="3B90D524" w14:textId="7A9FDCD1" w:rsidR="00CE2469" w:rsidRPr="00050295" w:rsidRDefault="00A43378" w:rsidP="00FC0D0A">
            <w:pPr>
              <w:pStyle w:val="NormalIndent"/>
              <w:ind w:left="0"/>
              <w:jc w:val="center"/>
              <w:rPr>
                <w:rFonts w:asciiTheme="majorBidi" w:hAnsiTheme="majorBidi" w:cstheme="majorBidi"/>
              </w:rPr>
            </w:pPr>
            <w:r>
              <w:rPr>
                <w:rFonts w:asciiTheme="majorBidi" w:hAnsiTheme="majorBidi" w:cstheme="majorBidi"/>
              </w:rPr>
              <w:t>ATP</w:t>
            </w:r>
          </w:p>
        </w:tc>
      </w:tr>
      <w:tr w:rsidR="00A43378" w:rsidRPr="00050295" w14:paraId="44AEA1A8" w14:textId="77777777" w:rsidTr="009E0F63">
        <w:trPr>
          <w:trHeight w:val="272"/>
        </w:trPr>
        <w:tc>
          <w:tcPr>
            <w:tcW w:w="1531" w:type="dxa"/>
            <w:shd w:val="clear" w:color="auto" w:fill="auto"/>
          </w:tcPr>
          <w:p w14:paraId="410E624A" w14:textId="38DCBD2E" w:rsidR="00A43378" w:rsidRPr="00050295" w:rsidRDefault="00A43378" w:rsidP="00CE2469">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_Ref47363165 \r \h  \* MERGEFORMAT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3.1.2</w:t>
            </w:r>
            <w:r>
              <w:rPr>
                <w:rFonts w:asciiTheme="majorBidi" w:hAnsiTheme="majorBidi" w:cstheme="majorBidi"/>
              </w:rPr>
              <w:fldChar w:fldCharType="end"/>
            </w:r>
          </w:p>
        </w:tc>
        <w:tc>
          <w:tcPr>
            <w:tcW w:w="4977" w:type="dxa"/>
            <w:shd w:val="clear" w:color="auto" w:fill="auto"/>
          </w:tcPr>
          <w:p w14:paraId="5FDD7631" w14:textId="3EFD2FDD" w:rsidR="00A43378" w:rsidRPr="00050295" w:rsidRDefault="00A43378" w:rsidP="00CE2469">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_Ref47363165 \h  \* MERGEFORMAT </w:instrText>
            </w:r>
            <w:r>
              <w:rPr>
                <w:rFonts w:asciiTheme="majorBidi" w:hAnsiTheme="majorBidi" w:cstheme="majorBidi"/>
              </w:rPr>
            </w:r>
            <w:r>
              <w:rPr>
                <w:rFonts w:asciiTheme="majorBidi" w:hAnsiTheme="majorBidi" w:cstheme="majorBidi"/>
              </w:rPr>
              <w:fldChar w:fldCharType="separate"/>
            </w:r>
            <w:r w:rsidR="00A845CC">
              <w:t>Logic Statuses</w:t>
            </w:r>
            <w:r>
              <w:rPr>
                <w:rFonts w:asciiTheme="majorBidi" w:hAnsiTheme="majorBidi" w:cstheme="majorBidi"/>
              </w:rPr>
              <w:fldChar w:fldCharType="end"/>
            </w:r>
          </w:p>
        </w:tc>
        <w:tc>
          <w:tcPr>
            <w:tcW w:w="1446" w:type="dxa"/>
            <w:shd w:val="clear" w:color="auto" w:fill="auto"/>
          </w:tcPr>
          <w:p w14:paraId="0EBA8033" w14:textId="1862BAAB" w:rsidR="00A43378" w:rsidRPr="00050295" w:rsidRDefault="00A43378" w:rsidP="00CE2469">
            <w:pPr>
              <w:pStyle w:val="NormalIndent"/>
              <w:ind w:left="0"/>
              <w:jc w:val="center"/>
              <w:rPr>
                <w:rFonts w:asciiTheme="majorBidi" w:hAnsiTheme="majorBidi" w:cstheme="majorBidi"/>
              </w:rPr>
            </w:pPr>
            <w:r>
              <w:rPr>
                <w:rFonts w:asciiTheme="majorBidi" w:hAnsiTheme="majorBidi" w:cstheme="majorBidi"/>
              </w:rPr>
              <w:t>D</w:t>
            </w:r>
          </w:p>
        </w:tc>
        <w:tc>
          <w:tcPr>
            <w:tcW w:w="1446" w:type="dxa"/>
            <w:shd w:val="clear" w:color="auto" w:fill="auto"/>
          </w:tcPr>
          <w:p w14:paraId="3FDAB716" w14:textId="60E734EA" w:rsidR="00A43378" w:rsidRPr="00050295" w:rsidRDefault="00A43378" w:rsidP="00CE2469">
            <w:pPr>
              <w:pStyle w:val="NormalIndent"/>
              <w:ind w:left="0"/>
              <w:jc w:val="center"/>
              <w:rPr>
                <w:rFonts w:asciiTheme="majorBidi" w:hAnsiTheme="majorBidi" w:cstheme="majorBidi"/>
              </w:rPr>
            </w:pPr>
            <w:r>
              <w:rPr>
                <w:rFonts w:asciiTheme="majorBidi" w:hAnsiTheme="majorBidi" w:cstheme="majorBidi"/>
              </w:rPr>
              <w:t>ATP</w:t>
            </w:r>
          </w:p>
        </w:tc>
      </w:tr>
      <w:tr w:rsidR="002B311C" w:rsidRPr="00050295" w14:paraId="3BA490A7" w14:textId="77777777" w:rsidTr="004D2BE0">
        <w:trPr>
          <w:trHeight w:val="272"/>
        </w:trPr>
        <w:tc>
          <w:tcPr>
            <w:tcW w:w="1531" w:type="dxa"/>
          </w:tcPr>
          <w:p w14:paraId="7A7C7BA0" w14:textId="3D962D5E" w:rsidR="002B311C" w:rsidRPr="00050295" w:rsidRDefault="00FC0D0A" w:rsidP="00FC0D0A">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_Ref47434078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3.1.3</w:t>
            </w:r>
            <w:r>
              <w:rPr>
                <w:rFonts w:asciiTheme="majorBidi" w:hAnsiTheme="majorBidi" w:cstheme="majorBidi"/>
              </w:rPr>
              <w:fldChar w:fldCharType="end"/>
            </w:r>
          </w:p>
        </w:tc>
        <w:tc>
          <w:tcPr>
            <w:tcW w:w="4977" w:type="dxa"/>
          </w:tcPr>
          <w:p w14:paraId="149FA1EA" w14:textId="021141FC" w:rsidR="002B311C" w:rsidRPr="00050295" w:rsidRDefault="00FC0D0A" w:rsidP="00FC0D0A">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_Ref47434089 \h </w:instrText>
            </w:r>
            <w:r>
              <w:rPr>
                <w:rFonts w:asciiTheme="majorBidi" w:hAnsiTheme="majorBidi" w:cstheme="majorBidi"/>
              </w:rPr>
            </w:r>
            <w:r>
              <w:rPr>
                <w:rFonts w:asciiTheme="majorBidi" w:hAnsiTheme="majorBidi" w:cstheme="majorBidi"/>
              </w:rPr>
              <w:fldChar w:fldCharType="separate"/>
            </w:r>
            <w:r w:rsidR="00A845CC">
              <w:t>Communication Interface</w:t>
            </w:r>
            <w:r>
              <w:rPr>
                <w:rFonts w:asciiTheme="majorBidi" w:hAnsiTheme="majorBidi" w:cstheme="majorBidi"/>
              </w:rPr>
              <w:fldChar w:fldCharType="end"/>
            </w:r>
          </w:p>
        </w:tc>
        <w:tc>
          <w:tcPr>
            <w:tcW w:w="1446" w:type="dxa"/>
          </w:tcPr>
          <w:p w14:paraId="453A4753" w14:textId="5DFE2CDC" w:rsidR="002B311C" w:rsidRPr="00050295" w:rsidRDefault="00A43378" w:rsidP="00CE2469">
            <w:pPr>
              <w:pStyle w:val="NormalIndent"/>
              <w:ind w:left="0"/>
              <w:jc w:val="center"/>
              <w:rPr>
                <w:rFonts w:asciiTheme="majorBidi" w:hAnsiTheme="majorBidi" w:cstheme="majorBidi"/>
              </w:rPr>
            </w:pPr>
            <w:r>
              <w:rPr>
                <w:rFonts w:asciiTheme="majorBidi" w:hAnsiTheme="majorBidi" w:cstheme="majorBidi"/>
              </w:rPr>
              <w:t>D</w:t>
            </w:r>
          </w:p>
        </w:tc>
        <w:tc>
          <w:tcPr>
            <w:tcW w:w="1446" w:type="dxa"/>
          </w:tcPr>
          <w:p w14:paraId="4B1339FE" w14:textId="1B608A72" w:rsidR="002B311C" w:rsidRPr="00050295" w:rsidRDefault="00A43378" w:rsidP="00CE2469">
            <w:pPr>
              <w:pStyle w:val="NormalIndent"/>
              <w:ind w:left="0"/>
              <w:jc w:val="center"/>
              <w:rPr>
                <w:rFonts w:asciiTheme="majorBidi" w:hAnsiTheme="majorBidi" w:cstheme="majorBidi"/>
              </w:rPr>
            </w:pPr>
            <w:r>
              <w:rPr>
                <w:rFonts w:asciiTheme="majorBidi" w:hAnsiTheme="majorBidi" w:cstheme="majorBidi"/>
              </w:rPr>
              <w:t>ATP</w:t>
            </w:r>
          </w:p>
        </w:tc>
      </w:tr>
      <w:tr w:rsidR="00CE2469" w:rsidRPr="00050295" w14:paraId="673A1DE8" w14:textId="77777777" w:rsidTr="004D2BE0">
        <w:trPr>
          <w:trHeight w:val="272"/>
        </w:trPr>
        <w:tc>
          <w:tcPr>
            <w:tcW w:w="1531" w:type="dxa"/>
          </w:tcPr>
          <w:p w14:paraId="334E262B" w14:textId="1D172BC1" w:rsidR="00E137A7" w:rsidRPr="00050295" w:rsidRDefault="00F87A1D" w:rsidP="00074BAC">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_Ref47360949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Pr>
                <w:rFonts w:asciiTheme="majorBidi" w:hAnsiTheme="majorBidi" w:cstheme="majorBidi"/>
              </w:rPr>
              <w:fldChar w:fldCharType="end"/>
            </w:r>
            <w:r w:rsidR="0082370D">
              <w:rPr>
                <w:rFonts w:asciiTheme="majorBidi" w:hAnsiTheme="majorBidi" w:cstheme="majorBidi"/>
              </w:rPr>
              <w:fldChar w:fldCharType="begin"/>
            </w:r>
            <w:r w:rsidR="0082370D">
              <w:rPr>
                <w:rFonts w:asciiTheme="majorBidi" w:hAnsiTheme="majorBidi" w:cstheme="majorBidi"/>
              </w:rPr>
              <w:instrText xml:space="preserve"> REF _Ref99459415 \r \h </w:instrText>
            </w:r>
            <w:r w:rsidR="0082370D">
              <w:rPr>
                <w:rFonts w:asciiTheme="majorBidi" w:hAnsiTheme="majorBidi" w:cstheme="majorBidi"/>
              </w:rPr>
            </w:r>
            <w:r w:rsidR="0082370D">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3.1.4</w:t>
            </w:r>
            <w:r w:rsidR="0082370D">
              <w:rPr>
                <w:rFonts w:asciiTheme="majorBidi" w:hAnsiTheme="majorBidi" w:cstheme="majorBidi"/>
              </w:rPr>
              <w:fldChar w:fldCharType="end"/>
            </w:r>
          </w:p>
        </w:tc>
        <w:tc>
          <w:tcPr>
            <w:tcW w:w="4977" w:type="dxa"/>
          </w:tcPr>
          <w:p w14:paraId="581B0EBF" w14:textId="03960526" w:rsidR="00E137A7" w:rsidRPr="0082370D" w:rsidRDefault="00F87A1D" w:rsidP="00074BAC">
            <w:pPr>
              <w:spacing w:line="240" w:lineRule="auto"/>
              <w:jc w:val="left"/>
              <w:rPr>
                <w:rFonts w:ascii="Arial Bold" w:hAnsi="Arial Bold" w:cs="Arial"/>
                <w:b/>
                <w:bCs/>
                <w:i/>
                <w:iCs/>
                <w:color w:val="0000FF"/>
                <w:kern w:val="28"/>
                <w:sz w:val="32"/>
                <w:szCs w:val="32"/>
              </w:rPr>
            </w:pPr>
            <w:r>
              <w:rPr>
                <w:rFonts w:asciiTheme="majorBidi" w:hAnsiTheme="majorBidi" w:cstheme="majorBidi"/>
              </w:rPr>
              <w:fldChar w:fldCharType="begin"/>
            </w:r>
            <w:r>
              <w:rPr>
                <w:rFonts w:asciiTheme="majorBidi" w:hAnsiTheme="majorBidi" w:cstheme="majorBidi"/>
              </w:rPr>
              <w:instrText xml:space="preserve"> REF _Ref47360949 \h </w:instrText>
            </w:r>
            <w:r>
              <w:rPr>
                <w:rFonts w:asciiTheme="majorBidi" w:hAnsiTheme="majorBidi" w:cstheme="majorBidi"/>
              </w:rPr>
            </w:r>
            <w:r>
              <w:rPr>
                <w:rFonts w:asciiTheme="majorBidi" w:hAnsiTheme="majorBidi" w:cstheme="majorBidi"/>
              </w:rPr>
              <w:fldChar w:fldCharType="separate"/>
            </w:r>
            <w:r w:rsidR="00A845CC">
              <w:br w:type="page"/>
              <w:t>Log File Functionality</w:t>
            </w:r>
            <w:r>
              <w:rPr>
                <w:rFonts w:asciiTheme="majorBidi" w:hAnsiTheme="majorBidi" w:cstheme="majorBidi"/>
              </w:rPr>
              <w:fldChar w:fldCharType="end"/>
            </w:r>
            <w:r w:rsidR="00074BAC" w:rsidRPr="0082370D">
              <w:rPr>
                <w:rFonts w:ascii="Arial Bold" w:hAnsi="Arial Bold" w:cs="Arial"/>
                <w:b/>
                <w:bCs/>
                <w:i/>
                <w:iCs/>
                <w:color w:val="0000FF"/>
                <w:kern w:val="28"/>
                <w:sz w:val="32"/>
                <w:szCs w:val="32"/>
              </w:rPr>
              <w:t xml:space="preserve"> </w:t>
            </w:r>
          </w:p>
        </w:tc>
        <w:tc>
          <w:tcPr>
            <w:tcW w:w="1446" w:type="dxa"/>
          </w:tcPr>
          <w:p w14:paraId="21118809" w14:textId="612A1B07" w:rsidR="00CE2469" w:rsidRPr="00050295" w:rsidRDefault="00532E7E" w:rsidP="00CE2469">
            <w:pPr>
              <w:pStyle w:val="NormalIndent"/>
              <w:ind w:left="0"/>
              <w:jc w:val="center"/>
              <w:rPr>
                <w:rFonts w:asciiTheme="majorBidi" w:hAnsiTheme="majorBidi" w:cstheme="majorBidi"/>
              </w:rPr>
            </w:pPr>
            <w:r>
              <w:rPr>
                <w:rFonts w:asciiTheme="majorBidi" w:hAnsiTheme="majorBidi" w:cstheme="majorBidi"/>
              </w:rPr>
              <w:t>D</w:t>
            </w:r>
          </w:p>
        </w:tc>
        <w:tc>
          <w:tcPr>
            <w:tcW w:w="1446" w:type="dxa"/>
          </w:tcPr>
          <w:p w14:paraId="389C8229" w14:textId="1A13E68A" w:rsidR="00CE2469" w:rsidRPr="00050295" w:rsidRDefault="00532E7E" w:rsidP="00CE2469">
            <w:pPr>
              <w:pStyle w:val="NormalIndent"/>
              <w:ind w:left="0"/>
              <w:jc w:val="center"/>
              <w:rPr>
                <w:rFonts w:asciiTheme="majorBidi" w:hAnsiTheme="majorBidi" w:cstheme="majorBidi"/>
              </w:rPr>
            </w:pPr>
            <w:r w:rsidRPr="00B249C1">
              <w:rPr>
                <w:rFonts w:asciiTheme="majorBidi" w:hAnsiTheme="majorBidi" w:cstheme="majorBidi"/>
              </w:rPr>
              <w:t>ATP</w:t>
            </w:r>
          </w:p>
        </w:tc>
      </w:tr>
      <w:tr w:rsidR="002B311C" w:rsidRPr="00050295" w14:paraId="42F3FC2F" w14:textId="77777777" w:rsidTr="004D2BE0">
        <w:trPr>
          <w:trHeight w:val="272"/>
        </w:trPr>
        <w:tc>
          <w:tcPr>
            <w:tcW w:w="1531" w:type="dxa"/>
          </w:tcPr>
          <w:p w14:paraId="1B7554EC" w14:textId="62DDC9AB" w:rsidR="002B311C" w:rsidRDefault="0082370D" w:rsidP="002B311C">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_Ref99459457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3.1.5</w:t>
            </w:r>
            <w:r>
              <w:rPr>
                <w:rFonts w:asciiTheme="majorBidi" w:hAnsiTheme="majorBidi" w:cstheme="majorBidi"/>
              </w:rPr>
              <w:fldChar w:fldCharType="end"/>
            </w:r>
          </w:p>
        </w:tc>
        <w:tc>
          <w:tcPr>
            <w:tcW w:w="4977" w:type="dxa"/>
          </w:tcPr>
          <w:p w14:paraId="7F47B533" w14:textId="0FD788A6" w:rsidR="002B311C" w:rsidRDefault="00F87A1D" w:rsidP="00074BAC">
            <w:pPr>
              <w:spacing w:line="240" w:lineRule="auto"/>
              <w:jc w:val="left"/>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_Ref47437130 \h </w:instrText>
            </w:r>
            <w:r>
              <w:rPr>
                <w:rFonts w:asciiTheme="majorBidi" w:hAnsiTheme="majorBidi" w:cstheme="majorBidi"/>
              </w:rPr>
            </w:r>
            <w:r>
              <w:rPr>
                <w:rFonts w:asciiTheme="majorBidi" w:hAnsiTheme="majorBidi" w:cstheme="majorBidi"/>
              </w:rPr>
              <w:fldChar w:fldCharType="separate"/>
            </w:r>
            <w:r w:rsidR="00A845CC">
              <w:br w:type="page"/>
              <w:t>ON/OFF Functionality</w:t>
            </w:r>
            <w:r>
              <w:rPr>
                <w:rFonts w:asciiTheme="majorBidi" w:hAnsiTheme="majorBidi" w:cstheme="majorBidi"/>
              </w:rPr>
              <w:fldChar w:fldCharType="end"/>
            </w:r>
            <w:r w:rsidR="00074BAC">
              <w:rPr>
                <w:rFonts w:asciiTheme="majorBidi" w:hAnsiTheme="majorBidi" w:cstheme="majorBidi"/>
              </w:rPr>
              <w:t xml:space="preserve"> </w:t>
            </w:r>
          </w:p>
        </w:tc>
        <w:tc>
          <w:tcPr>
            <w:tcW w:w="1446" w:type="dxa"/>
          </w:tcPr>
          <w:p w14:paraId="7CFF7310" w14:textId="4ED1BFEB" w:rsidR="002B311C" w:rsidRDefault="00A51D13" w:rsidP="00CE2469">
            <w:pPr>
              <w:pStyle w:val="NormalIndent"/>
              <w:ind w:left="0"/>
              <w:jc w:val="center"/>
              <w:rPr>
                <w:rFonts w:asciiTheme="majorBidi" w:hAnsiTheme="majorBidi" w:cstheme="majorBidi"/>
              </w:rPr>
            </w:pPr>
            <w:r>
              <w:rPr>
                <w:rFonts w:asciiTheme="majorBidi" w:hAnsiTheme="majorBidi" w:cstheme="majorBidi"/>
              </w:rPr>
              <w:t>D</w:t>
            </w:r>
          </w:p>
        </w:tc>
        <w:tc>
          <w:tcPr>
            <w:tcW w:w="1446" w:type="dxa"/>
          </w:tcPr>
          <w:p w14:paraId="6EEE31A8" w14:textId="26AC0B6F" w:rsidR="002B311C" w:rsidRDefault="00A51D13" w:rsidP="00CE2469">
            <w:pPr>
              <w:pStyle w:val="NormalIndent"/>
              <w:ind w:left="0"/>
              <w:jc w:val="center"/>
              <w:rPr>
                <w:rFonts w:asciiTheme="majorBidi" w:hAnsiTheme="majorBidi" w:cstheme="majorBidi"/>
              </w:rPr>
            </w:pPr>
            <w:r>
              <w:rPr>
                <w:rFonts w:asciiTheme="majorBidi" w:hAnsiTheme="majorBidi" w:cstheme="majorBidi"/>
              </w:rPr>
              <w:t>ATP</w:t>
            </w:r>
          </w:p>
        </w:tc>
      </w:tr>
      <w:tr w:rsidR="002B311C" w:rsidRPr="00050295" w14:paraId="18AB609F" w14:textId="77777777" w:rsidTr="004D2BE0">
        <w:trPr>
          <w:trHeight w:val="272"/>
        </w:trPr>
        <w:tc>
          <w:tcPr>
            <w:tcW w:w="1531" w:type="dxa"/>
          </w:tcPr>
          <w:p w14:paraId="2C4A95C7" w14:textId="3DF44BEC" w:rsidR="002B311C" w:rsidRDefault="00F87A1D" w:rsidP="00FC0D0A">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_Ref47361223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3.1.5.1</w:t>
            </w:r>
            <w:r>
              <w:rPr>
                <w:rFonts w:asciiTheme="majorBidi" w:hAnsiTheme="majorBidi" w:cstheme="majorBidi"/>
              </w:rPr>
              <w:fldChar w:fldCharType="end"/>
            </w:r>
          </w:p>
        </w:tc>
        <w:tc>
          <w:tcPr>
            <w:tcW w:w="4977" w:type="dxa"/>
          </w:tcPr>
          <w:p w14:paraId="4460B0CF" w14:textId="5CA192A5" w:rsidR="002B311C" w:rsidRDefault="00F87A1D" w:rsidP="00FC0D0A">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_Ref47361223 \h </w:instrText>
            </w:r>
            <w:r>
              <w:rPr>
                <w:rFonts w:asciiTheme="majorBidi" w:hAnsiTheme="majorBidi" w:cstheme="majorBidi"/>
              </w:rPr>
            </w:r>
            <w:r>
              <w:rPr>
                <w:rFonts w:asciiTheme="majorBidi" w:hAnsiTheme="majorBidi" w:cstheme="majorBidi"/>
              </w:rPr>
              <w:fldChar w:fldCharType="separate"/>
            </w:r>
            <w:r w:rsidR="00A845CC">
              <w:t xml:space="preserve"> System Reset (“short” reset)</w:t>
            </w:r>
            <w:r>
              <w:rPr>
                <w:rFonts w:asciiTheme="majorBidi" w:hAnsiTheme="majorBidi" w:cstheme="majorBidi"/>
              </w:rPr>
              <w:fldChar w:fldCharType="end"/>
            </w:r>
          </w:p>
        </w:tc>
        <w:tc>
          <w:tcPr>
            <w:tcW w:w="1446" w:type="dxa"/>
          </w:tcPr>
          <w:p w14:paraId="4C6BD3E8" w14:textId="2DC9BA36" w:rsidR="002B311C" w:rsidRDefault="002B311C" w:rsidP="00CE2469">
            <w:pPr>
              <w:pStyle w:val="NormalIndent"/>
              <w:ind w:left="0"/>
              <w:jc w:val="center"/>
              <w:rPr>
                <w:rFonts w:asciiTheme="majorBidi" w:hAnsiTheme="majorBidi" w:cstheme="majorBidi"/>
              </w:rPr>
            </w:pPr>
            <w:r>
              <w:rPr>
                <w:rFonts w:asciiTheme="majorBidi" w:hAnsiTheme="majorBidi" w:cstheme="majorBidi"/>
              </w:rPr>
              <w:t>D</w:t>
            </w:r>
          </w:p>
        </w:tc>
        <w:tc>
          <w:tcPr>
            <w:tcW w:w="1446" w:type="dxa"/>
          </w:tcPr>
          <w:p w14:paraId="5FAD5BE6" w14:textId="63CC8E31" w:rsidR="002B311C" w:rsidRDefault="002B311C" w:rsidP="00CE2469">
            <w:pPr>
              <w:pStyle w:val="NormalIndent"/>
              <w:ind w:left="0"/>
              <w:jc w:val="center"/>
              <w:rPr>
                <w:rFonts w:asciiTheme="majorBidi" w:hAnsiTheme="majorBidi" w:cstheme="majorBidi"/>
              </w:rPr>
            </w:pPr>
            <w:r>
              <w:rPr>
                <w:rFonts w:asciiTheme="majorBidi" w:hAnsiTheme="majorBidi" w:cstheme="majorBidi"/>
              </w:rPr>
              <w:t>ATP</w:t>
            </w:r>
          </w:p>
        </w:tc>
      </w:tr>
      <w:tr w:rsidR="002B311C" w:rsidRPr="00050295" w14:paraId="693B6880" w14:textId="77777777" w:rsidTr="004D2BE0">
        <w:trPr>
          <w:trHeight w:val="272"/>
        </w:trPr>
        <w:tc>
          <w:tcPr>
            <w:tcW w:w="1531" w:type="dxa"/>
          </w:tcPr>
          <w:p w14:paraId="205DCB36" w14:textId="7FEC54EF" w:rsidR="002B311C" w:rsidRDefault="0082370D" w:rsidP="002B311C">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_Ref99459479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3.1.5.2</w:t>
            </w:r>
            <w:r>
              <w:rPr>
                <w:rFonts w:asciiTheme="majorBidi" w:hAnsiTheme="majorBidi" w:cstheme="majorBidi"/>
              </w:rPr>
              <w:fldChar w:fldCharType="end"/>
            </w:r>
          </w:p>
        </w:tc>
        <w:tc>
          <w:tcPr>
            <w:tcW w:w="4977" w:type="dxa"/>
          </w:tcPr>
          <w:p w14:paraId="4949AB83" w14:textId="1578C516" w:rsidR="002B311C" w:rsidRDefault="00CB7DEA" w:rsidP="00074BAC">
            <w:pPr>
              <w:spacing w:line="240" w:lineRule="auto"/>
              <w:jc w:val="left"/>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_Ref47437346 \h </w:instrText>
            </w:r>
            <w:r>
              <w:rPr>
                <w:rFonts w:asciiTheme="majorBidi" w:hAnsiTheme="majorBidi" w:cstheme="majorBidi"/>
              </w:rPr>
            </w:r>
            <w:r>
              <w:rPr>
                <w:rFonts w:asciiTheme="majorBidi" w:hAnsiTheme="majorBidi" w:cstheme="majorBidi"/>
              </w:rPr>
              <w:fldChar w:fldCharType="separate"/>
            </w:r>
            <w:r w:rsidR="00A845CC">
              <w:br w:type="page"/>
              <w:t xml:space="preserve"> System Power Off</w:t>
            </w:r>
            <w:r>
              <w:rPr>
                <w:rFonts w:asciiTheme="majorBidi" w:hAnsiTheme="majorBidi" w:cstheme="majorBidi"/>
              </w:rPr>
              <w:fldChar w:fldCharType="end"/>
            </w:r>
            <w:r w:rsidR="00074BAC">
              <w:rPr>
                <w:rFonts w:asciiTheme="majorBidi" w:hAnsiTheme="majorBidi" w:cstheme="majorBidi"/>
              </w:rPr>
              <w:t xml:space="preserve"> </w:t>
            </w:r>
          </w:p>
        </w:tc>
        <w:tc>
          <w:tcPr>
            <w:tcW w:w="1446" w:type="dxa"/>
          </w:tcPr>
          <w:p w14:paraId="2A4592B7" w14:textId="44A4B1B5" w:rsidR="002B311C" w:rsidRDefault="005A13B9" w:rsidP="00CE2469">
            <w:pPr>
              <w:pStyle w:val="NormalIndent"/>
              <w:ind w:left="0"/>
              <w:jc w:val="center"/>
              <w:rPr>
                <w:rFonts w:asciiTheme="majorBidi" w:hAnsiTheme="majorBidi" w:cstheme="majorBidi"/>
              </w:rPr>
            </w:pPr>
            <w:r>
              <w:rPr>
                <w:rFonts w:asciiTheme="majorBidi" w:hAnsiTheme="majorBidi" w:cstheme="majorBidi"/>
              </w:rPr>
              <w:t>D</w:t>
            </w:r>
          </w:p>
        </w:tc>
        <w:tc>
          <w:tcPr>
            <w:tcW w:w="1446" w:type="dxa"/>
          </w:tcPr>
          <w:p w14:paraId="4A1A2CF4" w14:textId="406116B5" w:rsidR="002B311C" w:rsidRDefault="005A13B9" w:rsidP="00CE2469">
            <w:pPr>
              <w:pStyle w:val="NormalIndent"/>
              <w:ind w:left="0"/>
              <w:jc w:val="center"/>
              <w:rPr>
                <w:rFonts w:asciiTheme="majorBidi" w:hAnsiTheme="majorBidi" w:cstheme="majorBidi"/>
              </w:rPr>
            </w:pPr>
            <w:r>
              <w:rPr>
                <w:rFonts w:asciiTheme="majorBidi" w:hAnsiTheme="majorBidi" w:cstheme="majorBidi"/>
              </w:rPr>
              <w:t>ATP</w:t>
            </w:r>
          </w:p>
        </w:tc>
      </w:tr>
      <w:tr w:rsidR="005A13B9" w:rsidRPr="00050295" w14:paraId="39EF6F73" w14:textId="77777777" w:rsidTr="004D2BE0">
        <w:trPr>
          <w:trHeight w:val="272"/>
        </w:trPr>
        <w:tc>
          <w:tcPr>
            <w:tcW w:w="1531" w:type="dxa"/>
          </w:tcPr>
          <w:p w14:paraId="4430C82C" w14:textId="7E9E8298" w:rsidR="005A13B9" w:rsidRDefault="0082370D" w:rsidP="005A13B9">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_Ref99459487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3.1.6</w:t>
            </w:r>
            <w:r>
              <w:rPr>
                <w:rFonts w:asciiTheme="majorBidi" w:hAnsiTheme="majorBidi" w:cstheme="majorBidi"/>
              </w:rPr>
              <w:fldChar w:fldCharType="end"/>
            </w:r>
          </w:p>
        </w:tc>
        <w:tc>
          <w:tcPr>
            <w:tcW w:w="4977" w:type="dxa"/>
          </w:tcPr>
          <w:p w14:paraId="1E7C17E1" w14:textId="7ABA9E2D" w:rsidR="005A13B9" w:rsidRDefault="0082370D" w:rsidP="005A13B9">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_Ref99459495 \h </w:instrText>
            </w:r>
            <w:r>
              <w:rPr>
                <w:rFonts w:asciiTheme="majorBidi" w:hAnsiTheme="majorBidi" w:cstheme="majorBidi"/>
              </w:rPr>
            </w:r>
            <w:r>
              <w:rPr>
                <w:rFonts w:asciiTheme="majorBidi" w:hAnsiTheme="majorBidi" w:cstheme="majorBidi"/>
              </w:rPr>
              <w:fldChar w:fldCharType="separate"/>
            </w:r>
            <w:r w:rsidR="00A845CC" w:rsidRPr="000508F6">
              <w:t>L</w:t>
            </w:r>
            <w:r w:rsidR="00A845CC">
              <w:t>amp</w:t>
            </w:r>
            <w:r w:rsidR="00A845CC" w:rsidRPr="000508F6">
              <w:t xml:space="preserve"> indication</w:t>
            </w:r>
            <w:r>
              <w:rPr>
                <w:rFonts w:asciiTheme="majorBidi" w:hAnsiTheme="majorBidi" w:cstheme="majorBidi"/>
              </w:rPr>
              <w:fldChar w:fldCharType="end"/>
            </w:r>
          </w:p>
        </w:tc>
        <w:tc>
          <w:tcPr>
            <w:tcW w:w="1446" w:type="dxa"/>
          </w:tcPr>
          <w:p w14:paraId="19ACC8B0" w14:textId="459DC7DB" w:rsidR="005A13B9" w:rsidRDefault="005A13B9" w:rsidP="005A13B9">
            <w:pPr>
              <w:pStyle w:val="NormalIndent"/>
              <w:ind w:left="0"/>
              <w:jc w:val="center"/>
              <w:rPr>
                <w:rFonts w:asciiTheme="majorBidi" w:hAnsiTheme="majorBidi" w:cstheme="majorBidi"/>
              </w:rPr>
            </w:pPr>
            <w:r>
              <w:rPr>
                <w:rFonts w:asciiTheme="majorBidi" w:hAnsiTheme="majorBidi" w:cstheme="majorBidi"/>
              </w:rPr>
              <w:t>D</w:t>
            </w:r>
          </w:p>
        </w:tc>
        <w:tc>
          <w:tcPr>
            <w:tcW w:w="1446" w:type="dxa"/>
          </w:tcPr>
          <w:p w14:paraId="149BD963" w14:textId="7C139C0D" w:rsidR="005A13B9" w:rsidRDefault="005A13B9" w:rsidP="005A13B9">
            <w:pPr>
              <w:pStyle w:val="NormalIndent"/>
              <w:ind w:left="0"/>
              <w:jc w:val="center"/>
              <w:rPr>
                <w:rFonts w:asciiTheme="majorBidi" w:hAnsiTheme="majorBidi" w:cstheme="majorBidi"/>
              </w:rPr>
            </w:pPr>
            <w:r w:rsidRPr="00B249C1">
              <w:rPr>
                <w:rFonts w:asciiTheme="majorBidi" w:hAnsiTheme="majorBidi" w:cstheme="majorBidi"/>
              </w:rPr>
              <w:t>ATP</w:t>
            </w:r>
          </w:p>
        </w:tc>
      </w:tr>
      <w:tr w:rsidR="00A43378" w:rsidRPr="00050295" w14:paraId="77CB6DAA" w14:textId="77777777" w:rsidTr="004D2BE0">
        <w:trPr>
          <w:trHeight w:val="272"/>
        </w:trPr>
        <w:tc>
          <w:tcPr>
            <w:tcW w:w="1531" w:type="dxa"/>
          </w:tcPr>
          <w:p w14:paraId="564BB5A8" w14:textId="61528D90" w:rsidR="00A43378" w:rsidRDefault="00A43378" w:rsidP="00A43378">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_Ref65575904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3.1.7</w:t>
            </w:r>
            <w:r>
              <w:rPr>
                <w:rFonts w:asciiTheme="majorBidi" w:hAnsiTheme="majorBidi" w:cstheme="majorBidi"/>
              </w:rPr>
              <w:fldChar w:fldCharType="end"/>
            </w:r>
          </w:p>
        </w:tc>
        <w:tc>
          <w:tcPr>
            <w:tcW w:w="4977" w:type="dxa"/>
          </w:tcPr>
          <w:p w14:paraId="3184E086" w14:textId="62923283" w:rsidR="00A43378" w:rsidRDefault="00A43378" w:rsidP="00A43378">
            <w:pPr>
              <w:pStyle w:val="NormalIndent"/>
              <w:ind w:left="0"/>
            </w:pPr>
            <w:r>
              <w:fldChar w:fldCharType="begin"/>
            </w:r>
            <w:r>
              <w:instrText xml:space="preserve"> REF _Ref65575982 \h </w:instrText>
            </w:r>
            <w:r>
              <w:fldChar w:fldCharType="separate"/>
            </w:r>
            <w:r w:rsidR="00A845CC" w:rsidRPr="000508F6">
              <w:t>Sampled voltage outputs</w:t>
            </w:r>
            <w:r>
              <w:fldChar w:fldCharType="end"/>
            </w:r>
          </w:p>
        </w:tc>
        <w:tc>
          <w:tcPr>
            <w:tcW w:w="1446" w:type="dxa"/>
          </w:tcPr>
          <w:p w14:paraId="51A63D22" w14:textId="17492F73" w:rsidR="00A43378" w:rsidRDefault="00A43378" w:rsidP="00A43378">
            <w:pPr>
              <w:pStyle w:val="NormalIndent"/>
              <w:ind w:left="0"/>
              <w:jc w:val="center"/>
              <w:rPr>
                <w:rFonts w:asciiTheme="majorBidi" w:hAnsiTheme="majorBidi" w:cstheme="majorBidi"/>
              </w:rPr>
            </w:pPr>
            <w:r>
              <w:rPr>
                <w:rFonts w:asciiTheme="majorBidi" w:hAnsiTheme="majorBidi" w:cstheme="majorBidi"/>
              </w:rPr>
              <w:t>D</w:t>
            </w:r>
          </w:p>
        </w:tc>
        <w:tc>
          <w:tcPr>
            <w:tcW w:w="1446" w:type="dxa"/>
          </w:tcPr>
          <w:p w14:paraId="718433FD" w14:textId="1BDBFE62" w:rsidR="00A43378" w:rsidRPr="0057082B" w:rsidRDefault="00A43378" w:rsidP="00A43378">
            <w:pPr>
              <w:pStyle w:val="NormalIndent"/>
              <w:ind w:left="0"/>
              <w:jc w:val="center"/>
              <w:rPr>
                <w:rFonts w:asciiTheme="majorBidi" w:hAnsiTheme="majorBidi" w:cstheme="majorBidi"/>
                <w:b/>
                <w:bCs/>
                <w:color w:val="00B050"/>
              </w:rPr>
            </w:pPr>
            <w:r w:rsidRPr="00B249C1">
              <w:rPr>
                <w:rFonts w:asciiTheme="majorBidi" w:hAnsiTheme="majorBidi" w:cstheme="majorBidi"/>
              </w:rPr>
              <w:t>ATP</w:t>
            </w:r>
          </w:p>
        </w:tc>
      </w:tr>
      <w:tr w:rsidR="00A43378" w:rsidRPr="00050295" w14:paraId="19D639F5" w14:textId="77777777" w:rsidTr="004D2BE0">
        <w:trPr>
          <w:trHeight w:val="272"/>
        </w:trPr>
        <w:tc>
          <w:tcPr>
            <w:tcW w:w="1531" w:type="dxa"/>
          </w:tcPr>
          <w:p w14:paraId="46A82D6C" w14:textId="6D3AB7F6" w:rsidR="00A43378" w:rsidRDefault="00A43378" w:rsidP="00A43378">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_Ref65575922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3.1.8</w:t>
            </w:r>
            <w:r>
              <w:rPr>
                <w:rFonts w:asciiTheme="majorBidi" w:hAnsiTheme="majorBidi" w:cstheme="majorBidi"/>
              </w:rPr>
              <w:fldChar w:fldCharType="end"/>
            </w:r>
          </w:p>
        </w:tc>
        <w:tc>
          <w:tcPr>
            <w:tcW w:w="4977" w:type="dxa"/>
          </w:tcPr>
          <w:p w14:paraId="3CE354BD" w14:textId="1A2E145F" w:rsidR="00A43378" w:rsidRDefault="00A43378" w:rsidP="00A43378">
            <w:pPr>
              <w:pStyle w:val="NormalIndent"/>
              <w:ind w:left="0"/>
            </w:pPr>
            <w:r>
              <w:fldChar w:fldCharType="begin"/>
            </w:r>
            <w:r>
              <w:instrText xml:space="preserve"> REF _Ref65575994 \h </w:instrText>
            </w:r>
            <w:r>
              <w:fldChar w:fldCharType="separate"/>
            </w:r>
            <w:r w:rsidR="00A845CC" w:rsidRPr="00B74A4E">
              <w:t xml:space="preserve">PSU Built </w:t>
            </w:r>
            <w:proofErr w:type="gramStart"/>
            <w:r w:rsidR="00A845CC" w:rsidRPr="00B74A4E">
              <w:t>In</w:t>
            </w:r>
            <w:proofErr w:type="gramEnd"/>
            <w:r w:rsidR="00A845CC" w:rsidRPr="00B74A4E">
              <w:t xml:space="preserve"> Tests (BIT)</w:t>
            </w:r>
            <w:r>
              <w:fldChar w:fldCharType="end"/>
            </w:r>
          </w:p>
        </w:tc>
        <w:tc>
          <w:tcPr>
            <w:tcW w:w="1446" w:type="dxa"/>
          </w:tcPr>
          <w:p w14:paraId="78369B97" w14:textId="24956D2B" w:rsidR="00A43378" w:rsidRDefault="00A43378" w:rsidP="00A43378">
            <w:pPr>
              <w:pStyle w:val="NormalIndent"/>
              <w:ind w:left="0"/>
              <w:jc w:val="center"/>
              <w:rPr>
                <w:rFonts w:asciiTheme="majorBidi" w:hAnsiTheme="majorBidi" w:cstheme="majorBidi"/>
              </w:rPr>
            </w:pPr>
            <w:r>
              <w:rPr>
                <w:rFonts w:asciiTheme="majorBidi" w:hAnsiTheme="majorBidi" w:cstheme="majorBidi"/>
              </w:rPr>
              <w:t>D</w:t>
            </w:r>
          </w:p>
        </w:tc>
        <w:tc>
          <w:tcPr>
            <w:tcW w:w="1446" w:type="dxa"/>
          </w:tcPr>
          <w:p w14:paraId="61FBF441" w14:textId="61D57431" w:rsidR="00A43378" w:rsidRPr="00A43378" w:rsidRDefault="00A43378" w:rsidP="00A43378">
            <w:pPr>
              <w:pStyle w:val="NormalIndent"/>
              <w:ind w:left="0"/>
              <w:jc w:val="center"/>
              <w:rPr>
                <w:rFonts w:asciiTheme="majorBidi" w:hAnsiTheme="majorBidi" w:cstheme="majorBidi"/>
                <w:color w:val="00B050"/>
              </w:rPr>
            </w:pPr>
            <w:r w:rsidRPr="00B249C1">
              <w:rPr>
                <w:rFonts w:asciiTheme="majorBidi" w:hAnsiTheme="majorBidi" w:cstheme="majorBidi"/>
              </w:rPr>
              <w:t>ATP</w:t>
            </w:r>
          </w:p>
        </w:tc>
      </w:tr>
      <w:tr w:rsidR="000F2BCC" w:rsidRPr="00050295" w14:paraId="374C0AA8" w14:textId="77777777" w:rsidTr="00FF2338">
        <w:trPr>
          <w:trHeight w:val="272"/>
        </w:trPr>
        <w:tc>
          <w:tcPr>
            <w:tcW w:w="1531" w:type="dxa"/>
            <w:shd w:val="clear" w:color="auto" w:fill="F2F2F2" w:themeFill="background1" w:themeFillShade="F2"/>
          </w:tcPr>
          <w:p w14:paraId="0AEC5108" w14:textId="735A27A7" w:rsidR="000F2BCC" w:rsidRDefault="000F2BCC" w:rsidP="00A43378">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_Ref65575931 \r \h  \* MERGEFORMAT </w:instrText>
            </w:r>
            <w:r>
              <w:rPr>
                <w:rFonts w:asciiTheme="majorBidi" w:hAnsiTheme="majorBidi" w:cstheme="majorBidi"/>
              </w:rPr>
            </w:r>
            <w:r>
              <w:rPr>
                <w:rFonts w:asciiTheme="majorBidi" w:hAnsiTheme="majorBidi" w:cstheme="majorBidi"/>
              </w:rPr>
              <w:fldChar w:fldCharType="separate"/>
            </w:r>
            <w:r>
              <w:rPr>
                <w:rFonts w:asciiTheme="majorBidi" w:hAnsiTheme="majorBidi" w:cstheme="majorBidi"/>
                <w:cs/>
              </w:rPr>
              <w:t>‎</w:t>
            </w:r>
            <w:r>
              <w:rPr>
                <w:rFonts w:asciiTheme="majorBidi" w:hAnsiTheme="majorBidi" w:cstheme="majorBidi"/>
              </w:rPr>
              <w:t>3.1.9</w:t>
            </w:r>
            <w:r>
              <w:rPr>
                <w:rFonts w:asciiTheme="majorBidi" w:hAnsiTheme="majorBidi" w:cstheme="majorBidi"/>
              </w:rPr>
              <w:fldChar w:fldCharType="end"/>
            </w:r>
          </w:p>
        </w:tc>
        <w:tc>
          <w:tcPr>
            <w:tcW w:w="4977" w:type="dxa"/>
            <w:shd w:val="clear" w:color="auto" w:fill="F2F2F2" w:themeFill="background1" w:themeFillShade="F2"/>
          </w:tcPr>
          <w:p w14:paraId="26ED588E" w14:textId="289FDE9E" w:rsidR="000F2BCC" w:rsidRDefault="000F2BCC" w:rsidP="00A43378">
            <w:pPr>
              <w:pStyle w:val="NormalIndent"/>
              <w:ind w:left="0"/>
            </w:pPr>
            <w:r>
              <w:fldChar w:fldCharType="begin"/>
            </w:r>
            <w:r>
              <w:instrText xml:space="preserve"> REF _Ref65576001 \h  \* MERGEFORMAT </w:instrText>
            </w:r>
            <w:r>
              <w:fldChar w:fldCharType="separate"/>
            </w:r>
            <w:r>
              <w:t xml:space="preserve">Resource Utilization </w:t>
            </w:r>
            <w:r>
              <w:fldChar w:fldCharType="end"/>
            </w:r>
          </w:p>
        </w:tc>
        <w:tc>
          <w:tcPr>
            <w:tcW w:w="1446" w:type="dxa"/>
            <w:shd w:val="clear" w:color="auto" w:fill="F2F2F2" w:themeFill="background1" w:themeFillShade="F2"/>
          </w:tcPr>
          <w:p w14:paraId="7FD8611F" w14:textId="5B79D746" w:rsidR="000F2BCC" w:rsidRPr="009E0F63" w:rsidRDefault="000F2BCC" w:rsidP="00A43378">
            <w:pPr>
              <w:pStyle w:val="NormalIndent"/>
              <w:ind w:left="0"/>
              <w:jc w:val="center"/>
              <w:rPr>
                <w:rFonts w:asciiTheme="majorBidi" w:hAnsiTheme="majorBidi" w:cstheme="majorBidi"/>
                <w:color w:val="00B050"/>
              </w:rPr>
            </w:pPr>
            <w:r>
              <w:rPr>
                <w:rFonts w:asciiTheme="majorBidi" w:hAnsiTheme="majorBidi" w:cstheme="majorBidi"/>
              </w:rPr>
              <w:t>T</w:t>
            </w:r>
          </w:p>
        </w:tc>
        <w:tc>
          <w:tcPr>
            <w:tcW w:w="1446" w:type="dxa"/>
            <w:shd w:val="clear" w:color="auto" w:fill="F2F2F2" w:themeFill="background1" w:themeFillShade="F2"/>
          </w:tcPr>
          <w:p w14:paraId="75D2E946" w14:textId="5D70CD95" w:rsidR="000F2BCC" w:rsidRPr="009E0F63" w:rsidRDefault="000F2BCC" w:rsidP="00A43378">
            <w:pPr>
              <w:pStyle w:val="NormalIndent"/>
              <w:ind w:left="0"/>
              <w:jc w:val="center"/>
              <w:rPr>
                <w:rFonts w:asciiTheme="majorBidi" w:hAnsiTheme="majorBidi" w:cstheme="majorBidi"/>
                <w:color w:val="00B050"/>
              </w:rPr>
            </w:pPr>
            <w:r w:rsidRPr="00B66EF9">
              <w:rPr>
                <w:rFonts w:asciiTheme="majorBidi" w:hAnsiTheme="majorBidi" w:cstheme="majorBidi"/>
                <w:b/>
                <w:bCs/>
                <w:color w:val="00B050"/>
              </w:rPr>
              <w:t>POD</w:t>
            </w:r>
          </w:p>
        </w:tc>
      </w:tr>
      <w:tr w:rsidR="00A43378" w:rsidRPr="00050295" w14:paraId="5AA74955" w14:textId="77777777" w:rsidTr="004D2BE0">
        <w:trPr>
          <w:trHeight w:val="272"/>
        </w:trPr>
        <w:tc>
          <w:tcPr>
            <w:tcW w:w="1531" w:type="dxa"/>
          </w:tcPr>
          <w:p w14:paraId="59D2F172" w14:textId="1B2541C0" w:rsidR="00A43378" w:rsidRDefault="00A43378" w:rsidP="00A43378">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_Ref65575967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3.1.10</w:t>
            </w:r>
            <w:r>
              <w:rPr>
                <w:rFonts w:asciiTheme="majorBidi" w:hAnsiTheme="majorBidi" w:cstheme="majorBidi"/>
              </w:rPr>
              <w:fldChar w:fldCharType="end"/>
            </w:r>
          </w:p>
        </w:tc>
        <w:tc>
          <w:tcPr>
            <w:tcW w:w="4977" w:type="dxa"/>
          </w:tcPr>
          <w:p w14:paraId="0C857F54" w14:textId="65CEBCCC" w:rsidR="00A43378" w:rsidRDefault="00A43378" w:rsidP="00A43378">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_Ref65575973 \h </w:instrText>
            </w:r>
            <w:r>
              <w:rPr>
                <w:rFonts w:asciiTheme="majorBidi" w:hAnsiTheme="majorBidi" w:cstheme="majorBidi"/>
              </w:rPr>
            </w:r>
            <w:r>
              <w:rPr>
                <w:rFonts w:asciiTheme="majorBidi" w:hAnsiTheme="majorBidi" w:cstheme="majorBidi"/>
              </w:rPr>
              <w:fldChar w:fldCharType="separate"/>
            </w:r>
            <w:r w:rsidR="00A845CC" w:rsidRPr="000969AB">
              <w:t>Functionality during Input Voltage Fault Conditions</w:t>
            </w:r>
            <w:r>
              <w:rPr>
                <w:rFonts w:asciiTheme="majorBidi" w:hAnsiTheme="majorBidi" w:cstheme="majorBidi"/>
              </w:rPr>
              <w:fldChar w:fldCharType="end"/>
            </w:r>
          </w:p>
        </w:tc>
        <w:tc>
          <w:tcPr>
            <w:tcW w:w="1446" w:type="dxa"/>
          </w:tcPr>
          <w:p w14:paraId="787275FB" w14:textId="3B308788" w:rsidR="00A43378" w:rsidRDefault="00A43378" w:rsidP="00A43378">
            <w:pPr>
              <w:pStyle w:val="NormalIndent"/>
              <w:ind w:left="0"/>
              <w:jc w:val="center"/>
              <w:rPr>
                <w:rFonts w:asciiTheme="majorBidi" w:hAnsiTheme="majorBidi" w:cstheme="majorBidi"/>
              </w:rPr>
            </w:pPr>
            <w:r>
              <w:rPr>
                <w:rFonts w:asciiTheme="majorBidi" w:hAnsiTheme="majorBidi" w:cstheme="majorBidi"/>
              </w:rPr>
              <w:t>D</w:t>
            </w:r>
          </w:p>
        </w:tc>
        <w:tc>
          <w:tcPr>
            <w:tcW w:w="1446" w:type="dxa"/>
          </w:tcPr>
          <w:p w14:paraId="5A250E6D" w14:textId="76D9E360" w:rsidR="00A43378" w:rsidRPr="00B66EF9" w:rsidRDefault="00A43378" w:rsidP="00A43378">
            <w:pPr>
              <w:pStyle w:val="NormalIndent"/>
              <w:ind w:left="0"/>
              <w:jc w:val="center"/>
              <w:rPr>
                <w:rFonts w:asciiTheme="majorBidi" w:hAnsiTheme="majorBidi" w:cstheme="majorBidi"/>
                <w:b/>
                <w:bCs/>
                <w:color w:val="00B050"/>
              </w:rPr>
            </w:pPr>
            <w:r w:rsidRPr="00B249C1">
              <w:rPr>
                <w:rFonts w:asciiTheme="majorBidi" w:hAnsiTheme="majorBidi" w:cstheme="majorBidi"/>
              </w:rPr>
              <w:t>ATP</w:t>
            </w:r>
          </w:p>
        </w:tc>
      </w:tr>
      <w:tr w:rsidR="00A43378" w:rsidRPr="00050295" w14:paraId="4627F168" w14:textId="77777777" w:rsidTr="004D2BE0">
        <w:trPr>
          <w:trHeight w:val="272"/>
        </w:trPr>
        <w:tc>
          <w:tcPr>
            <w:tcW w:w="1531" w:type="dxa"/>
            <w:shd w:val="clear" w:color="auto" w:fill="F2F2F2" w:themeFill="background1" w:themeFillShade="F2"/>
          </w:tcPr>
          <w:p w14:paraId="441472BA" w14:textId="4301B3E7" w:rsidR="00A43378" w:rsidRDefault="009E0F63" w:rsidP="00A43378">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_Ref65654883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3.2</w:t>
            </w:r>
            <w:r>
              <w:rPr>
                <w:rFonts w:asciiTheme="majorBidi" w:hAnsiTheme="majorBidi" w:cstheme="majorBidi"/>
              </w:rPr>
              <w:fldChar w:fldCharType="end"/>
            </w:r>
          </w:p>
        </w:tc>
        <w:tc>
          <w:tcPr>
            <w:tcW w:w="4977" w:type="dxa"/>
            <w:shd w:val="clear" w:color="auto" w:fill="F2F2F2" w:themeFill="background1" w:themeFillShade="F2"/>
          </w:tcPr>
          <w:p w14:paraId="5F822235" w14:textId="343088C4" w:rsidR="00A43378" w:rsidRPr="00FC0D0A" w:rsidRDefault="009E0F63" w:rsidP="00A43378">
            <w:pPr>
              <w:pStyle w:val="NormalIndent"/>
              <w:ind w:left="0"/>
            </w:pPr>
            <w:r>
              <w:fldChar w:fldCharType="begin"/>
            </w:r>
            <w:r>
              <w:instrText xml:space="preserve"> REF _Ref65654889 \h </w:instrText>
            </w:r>
            <w:r>
              <w:fldChar w:fldCharType="separate"/>
            </w:r>
            <w:r w:rsidR="00A845CC" w:rsidRPr="00835596">
              <w:t>Electrical Characteristics</w:t>
            </w:r>
            <w:r>
              <w:fldChar w:fldCharType="end"/>
            </w:r>
          </w:p>
        </w:tc>
        <w:tc>
          <w:tcPr>
            <w:tcW w:w="2892" w:type="dxa"/>
            <w:gridSpan w:val="2"/>
            <w:shd w:val="clear" w:color="auto" w:fill="F2F2F2" w:themeFill="background1" w:themeFillShade="F2"/>
          </w:tcPr>
          <w:p w14:paraId="7B174110" w14:textId="151232A7" w:rsidR="00A43378" w:rsidRDefault="00A43378" w:rsidP="00A43378">
            <w:pPr>
              <w:pStyle w:val="NormalIndent"/>
              <w:ind w:left="0"/>
              <w:jc w:val="center"/>
              <w:rPr>
                <w:rFonts w:asciiTheme="majorBidi" w:hAnsiTheme="majorBidi" w:cstheme="majorBidi"/>
              </w:rPr>
            </w:pPr>
            <w:r>
              <w:rPr>
                <w:rFonts w:asciiTheme="majorBidi" w:hAnsiTheme="majorBidi" w:cstheme="majorBidi"/>
              </w:rPr>
              <w:t>NA</w:t>
            </w:r>
          </w:p>
        </w:tc>
      </w:tr>
      <w:tr w:rsidR="00A43378" w:rsidRPr="00050295" w14:paraId="748EF671" w14:textId="77777777" w:rsidTr="004D2BE0">
        <w:trPr>
          <w:trHeight w:val="272"/>
        </w:trPr>
        <w:tc>
          <w:tcPr>
            <w:tcW w:w="1531" w:type="dxa"/>
          </w:tcPr>
          <w:p w14:paraId="1A743B6D" w14:textId="03192349" w:rsidR="00A43378" w:rsidRDefault="00A43378" w:rsidP="00A43378">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_Ref46308998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3.2.1</w:t>
            </w:r>
            <w:r>
              <w:rPr>
                <w:rFonts w:asciiTheme="majorBidi" w:hAnsiTheme="majorBidi" w:cstheme="majorBidi"/>
              </w:rPr>
              <w:fldChar w:fldCharType="end"/>
            </w:r>
          </w:p>
        </w:tc>
        <w:tc>
          <w:tcPr>
            <w:tcW w:w="4977" w:type="dxa"/>
          </w:tcPr>
          <w:p w14:paraId="78189080" w14:textId="535D100E" w:rsidR="00A43378" w:rsidRDefault="00A43378" w:rsidP="00A43378">
            <w:pPr>
              <w:pStyle w:val="NormalIndent"/>
              <w:ind w:left="0"/>
              <w:rPr>
                <w:rFonts w:asciiTheme="majorBidi" w:hAnsiTheme="majorBidi" w:cstheme="majorBidi"/>
              </w:rPr>
            </w:pPr>
            <w:r>
              <w:rPr>
                <w:rFonts w:asciiTheme="majorBidi" w:hAnsiTheme="majorBidi" w:cstheme="majorBidi"/>
              </w:rPr>
              <w:fldChar w:fldCharType="begin"/>
            </w:r>
            <w:r w:rsidRPr="00300507">
              <w:rPr>
                <w:rFonts w:asciiTheme="majorBidi" w:hAnsiTheme="majorBidi" w:cstheme="majorBidi"/>
              </w:rPr>
              <w:instrText xml:space="preserve"> REF _Ref46309010 \h </w:instrText>
            </w:r>
            <w:r>
              <w:rPr>
                <w:rFonts w:asciiTheme="majorBidi" w:hAnsiTheme="majorBidi" w:cstheme="majorBidi"/>
              </w:rPr>
              <w:instrText xml:space="preserve"> \* MERGEFORMAT </w:instrText>
            </w:r>
            <w:r>
              <w:rPr>
                <w:rFonts w:asciiTheme="majorBidi" w:hAnsiTheme="majorBidi" w:cstheme="majorBidi"/>
              </w:rPr>
            </w:r>
            <w:r>
              <w:rPr>
                <w:rFonts w:asciiTheme="majorBidi" w:hAnsiTheme="majorBidi" w:cstheme="majorBidi"/>
              </w:rPr>
              <w:fldChar w:fldCharType="separate"/>
            </w:r>
            <w:r w:rsidR="00A845CC" w:rsidRPr="00223018">
              <w:t>Primary</w:t>
            </w:r>
            <w:r w:rsidR="00A845CC" w:rsidRPr="00A845CC">
              <w:rPr>
                <w:i/>
                <w:iCs/>
              </w:rPr>
              <w:t xml:space="preserve"> </w:t>
            </w:r>
            <w:r w:rsidR="00A845CC" w:rsidRPr="00223018">
              <w:t>Input Power</w:t>
            </w:r>
            <w:r>
              <w:rPr>
                <w:rFonts w:asciiTheme="majorBidi" w:hAnsiTheme="majorBidi" w:cstheme="majorBidi"/>
              </w:rPr>
              <w:fldChar w:fldCharType="end"/>
            </w:r>
          </w:p>
        </w:tc>
        <w:tc>
          <w:tcPr>
            <w:tcW w:w="1446" w:type="dxa"/>
          </w:tcPr>
          <w:p w14:paraId="616C66C8" w14:textId="18556EE5" w:rsidR="00A43378" w:rsidRDefault="00A43378" w:rsidP="00A43378">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16AFE272" w14:textId="1DE2CA10" w:rsidR="00A43378" w:rsidRDefault="00A43378" w:rsidP="00A43378">
            <w:pPr>
              <w:pStyle w:val="NormalIndent"/>
              <w:ind w:left="0"/>
              <w:jc w:val="center"/>
              <w:rPr>
                <w:rFonts w:asciiTheme="majorBidi" w:hAnsiTheme="majorBidi" w:cstheme="majorBidi"/>
              </w:rPr>
            </w:pPr>
            <w:del w:id="640" w:author="Eyal Yossi [2]" w:date="2024-01-04T21:38:00Z">
              <w:r w:rsidDel="001B1DB5">
                <w:rPr>
                  <w:rFonts w:asciiTheme="majorBidi" w:hAnsiTheme="majorBidi" w:cstheme="majorBidi"/>
                </w:rPr>
                <w:delText>ATP</w:delText>
              </w:r>
            </w:del>
            <w:ins w:id="641" w:author="Eyal Yossi [2]" w:date="2024-01-04T21:38:00Z">
              <w:r w:rsidR="001B1DB5">
                <w:rPr>
                  <w:rFonts w:asciiTheme="majorBidi" w:hAnsiTheme="majorBidi" w:cstheme="majorBidi"/>
                </w:rPr>
                <w:t>POD</w:t>
              </w:r>
            </w:ins>
          </w:p>
        </w:tc>
      </w:tr>
      <w:tr w:rsidR="00A43378" w:rsidRPr="00050295" w14:paraId="04C38EEC" w14:textId="77777777" w:rsidTr="004D2BE0">
        <w:trPr>
          <w:trHeight w:val="272"/>
        </w:trPr>
        <w:tc>
          <w:tcPr>
            <w:tcW w:w="1531" w:type="dxa"/>
          </w:tcPr>
          <w:p w14:paraId="55E9FBCB" w14:textId="2B6BDD1B" w:rsidR="00A43378" w:rsidRDefault="00A43378" w:rsidP="00A43378">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_Ref46309018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3.2.2</w:t>
            </w:r>
            <w:r>
              <w:rPr>
                <w:rFonts w:asciiTheme="majorBidi" w:hAnsiTheme="majorBidi" w:cstheme="majorBidi"/>
              </w:rPr>
              <w:fldChar w:fldCharType="end"/>
            </w:r>
          </w:p>
        </w:tc>
        <w:tc>
          <w:tcPr>
            <w:tcW w:w="4977" w:type="dxa"/>
          </w:tcPr>
          <w:p w14:paraId="0C6D7F14" w14:textId="78B48506" w:rsidR="00A43378" w:rsidRDefault="00A43378" w:rsidP="000F2BCC">
            <w:pPr>
              <w:pStyle w:val="NormalIndent"/>
              <w:ind w:left="0"/>
              <w:rPr>
                <w:rFonts w:asciiTheme="majorBidi" w:hAnsiTheme="majorBidi" w:cstheme="majorBidi"/>
              </w:rPr>
            </w:pPr>
            <w:r>
              <w:rPr>
                <w:rFonts w:asciiTheme="majorBidi" w:hAnsiTheme="majorBidi" w:cstheme="majorBidi"/>
              </w:rPr>
              <w:fldChar w:fldCharType="begin"/>
            </w:r>
            <w:r w:rsidRPr="00300507">
              <w:rPr>
                <w:rFonts w:asciiTheme="majorBidi" w:hAnsiTheme="majorBidi" w:cstheme="majorBidi"/>
              </w:rPr>
              <w:instrText xml:space="preserve"> REF _Ref46309025 \h </w:instrText>
            </w:r>
            <w:r>
              <w:rPr>
                <w:rFonts w:asciiTheme="majorBidi" w:hAnsiTheme="majorBidi" w:cstheme="majorBidi"/>
              </w:rPr>
              <w:instrText xml:space="preserve"> \* MERGEFORMAT </w:instrText>
            </w:r>
            <w:r>
              <w:rPr>
                <w:rFonts w:asciiTheme="majorBidi" w:hAnsiTheme="majorBidi" w:cstheme="majorBidi"/>
              </w:rPr>
            </w:r>
            <w:r>
              <w:rPr>
                <w:rFonts w:asciiTheme="majorBidi" w:hAnsiTheme="majorBidi" w:cstheme="majorBidi"/>
              </w:rPr>
              <w:fldChar w:fldCharType="separate"/>
            </w:r>
            <w:r w:rsidR="00A845CC" w:rsidRPr="008C56CA">
              <w:t>Power</w:t>
            </w:r>
            <w:r w:rsidR="00A845CC" w:rsidRPr="00A845CC">
              <w:rPr>
                <w:i/>
                <w:iCs/>
              </w:rPr>
              <w:t xml:space="preserve"> </w:t>
            </w:r>
            <w:r w:rsidR="00A845CC" w:rsidRPr="008C56CA">
              <w:t>Consumption</w:t>
            </w:r>
            <w:r>
              <w:rPr>
                <w:rFonts w:asciiTheme="majorBidi" w:hAnsiTheme="majorBidi" w:cstheme="majorBidi"/>
              </w:rPr>
              <w:fldChar w:fldCharType="end"/>
            </w:r>
            <w:r w:rsidR="000F2BCC">
              <w:rPr>
                <w:rFonts w:asciiTheme="majorBidi" w:hAnsiTheme="majorBidi" w:cstheme="majorBidi"/>
              </w:rPr>
              <w:t xml:space="preserve"> (covered in para. 3.2.5)</w:t>
            </w:r>
          </w:p>
        </w:tc>
        <w:tc>
          <w:tcPr>
            <w:tcW w:w="1446" w:type="dxa"/>
          </w:tcPr>
          <w:p w14:paraId="5FB0DE0F" w14:textId="63DB0718" w:rsidR="00A43378" w:rsidRDefault="00A43378" w:rsidP="00A43378">
            <w:pPr>
              <w:pStyle w:val="NormalIndent"/>
              <w:ind w:left="0"/>
              <w:jc w:val="center"/>
              <w:rPr>
                <w:rFonts w:asciiTheme="majorBidi" w:hAnsiTheme="majorBidi" w:cstheme="majorBidi"/>
              </w:rPr>
            </w:pPr>
          </w:p>
        </w:tc>
        <w:tc>
          <w:tcPr>
            <w:tcW w:w="1446" w:type="dxa"/>
          </w:tcPr>
          <w:p w14:paraId="1F43BD58" w14:textId="64AC0F2A" w:rsidR="00A43378" w:rsidRDefault="00A43378" w:rsidP="00A43378">
            <w:pPr>
              <w:pStyle w:val="NormalIndent"/>
              <w:ind w:left="0"/>
              <w:jc w:val="center"/>
              <w:rPr>
                <w:rFonts w:asciiTheme="majorBidi" w:hAnsiTheme="majorBidi" w:cstheme="majorBidi"/>
              </w:rPr>
            </w:pPr>
          </w:p>
        </w:tc>
      </w:tr>
      <w:tr w:rsidR="00A43378" w:rsidRPr="00050295" w14:paraId="05C8B0F6" w14:textId="77777777" w:rsidTr="004D2BE0">
        <w:trPr>
          <w:trHeight w:val="272"/>
        </w:trPr>
        <w:tc>
          <w:tcPr>
            <w:tcW w:w="1531" w:type="dxa"/>
          </w:tcPr>
          <w:p w14:paraId="6CE27D9A" w14:textId="533612C7" w:rsidR="00A43378" w:rsidRDefault="00A43378" w:rsidP="00A43378">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_Ref47438176 \r \h  \* MERGEFORMAT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3.2.3</w:t>
            </w:r>
            <w:r>
              <w:rPr>
                <w:rFonts w:asciiTheme="majorBidi" w:hAnsiTheme="majorBidi" w:cstheme="majorBidi"/>
              </w:rPr>
              <w:fldChar w:fldCharType="end"/>
            </w:r>
          </w:p>
        </w:tc>
        <w:tc>
          <w:tcPr>
            <w:tcW w:w="4977" w:type="dxa"/>
          </w:tcPr>
          <w:p w14:paraId="47F96480" w14:textId="6D229648" w:rsidR="00A43378" w:rsidRPr="00300507" w:rsidRDefault="00A43378" w:rsidP="00A43378">
            <w:pPr>
              <w:pStyle w:val="NormalIndent"/>
              <w:ind w:left="0"/>
              <w:rPr>
                <w:rFonts w:asciiTheme="majorBidi" w:hAnsiTheme="majorBidi" w:cstheme="majorBidi"/>
              </w:rPr>
            </w:pPr>
            <w:r w:rsidRPr="00300507">
              <w:rPr>
                <w:rFonts w:asciiTheme="majorBidi" w:hAnsiTheme="majorBidi" w:cstheme="majorBidi"/>
              </w:rPr>
              <w:fldChar w:fldCharType="begin"/>
            </w:r>
            <w:r w:rsidRPr="00300507">
              <w:rPr>
                <w:rFonts w:asciiTheme="majorBidi" w:hAnsiTheme="majorBidi" w:cstheme="majorBidi"/>
              </w:rPr>
              <w:instrText xml:space="preserve"> REF _Ref47438187 \h  \* MERGEFORMAT </w:instrText>
            </w:r>
            <w:r w:rsidRPr="00300507">
              <w:rPr>
                <w:rFonts w:asciiTheme="majorBidi" w:hAnsiTheme="majorBidi" w:cstheme="majorBidi"/>
              </w:rPr>
            </w:r>
            <w:r w:rsidRPr="00300507">
              <w:rPr>
                <w:rFonts w:asciiTheme="majorBidi" w:hAnsiTheme="majorBidi" w:cstheme="majorBidi"/>
              </w:rPr>
              <w:fldChar w:fldCharType="separate"/>
            </w:r>
            <w:r w:rsidR="00A845CC" w:rsidRPr="00FD3E12">
              <w:t>Inrush Current</w:t>
            </w:r>
            <w:r w:rsidRPr="00300507">
              <w:rPr>
                <w:rFonts w:asciiTheme="majorBidi" w:hAnsiTheme="majorBidi" w:cstheme="majorBidi"/>
              </w:rPr>
              <w:fldChar w:fldCharType="end"/>
            </w:r>
          </w:p>
        </w:tc>
        <w:tc>
          <w:tcPr>
            <w:tcW w:w="1446" w:type="dxa"/>
          </w:tcPr>
          <w:p w14:paraId="45914E1A" w14:textId="04CCFB06" w:rsidR="00A43378" w:rsidRDefault="00A43378" w:rsidP="00A43378">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726E1FD9" w14:textId="61AEB612" w:rsidR="00A43378" w:rsidRDefault="00A43378" w:rsidP="00A43378">
            <w:pPr>
              <w:pStyle w:val="NormalIndent"/>
              <w:ind w:left="0"/>
              <w:jc w:val="center"/>
              <w:rPr>
                <w:rFonts w:asciiTheme="majorBidi" w:hAnsiTheme="majorBidi" w:cstheme="majorBidi"/>
              </w:rPr>
            </w:pPr>
            <w:r>
              <w:rPr>
                <w:rFonts w:asciiTheme="majorBidi" w:hAnsiTheme="majorBidi" w:cstheme="majorBidi"/>
              </w:rPr>
              <w:t>ATP</w:t>
            </w:r>
          </w:p>
        </w:tc>
      </w:tr>
      <w:tr w:rsidR="00A43378" w:rsidRPr="00050295" w14:paraId="7260DFD4" w14:textId="77777777" w:rsidTr="004D2BE0">
        <w:trPr>
          <w:trHeight w:val="272"/>
        </w:trPr>
        <w:tc>
          <w:tcPr>
            <w:tcW w:w="1531" w:type="dxa"/>
          </w:tcPr>
          <w:p w14:paraId="6C144B1E" w14:textId="1C4212F3" w:rsidR="00A43378" w:rsidRDefault="008A278F" w:rsidP="00A43378">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_Ref65655548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3.2.4</w:t>
            </w:r>
            <w:r>
              <w:rPr>
                <w:rFonts w:asciiTheme="majorBidi" w:hAnsiTheme="majorBidi" w:cstheme="majorBidi"/>
              </w:rPr>
              <w:fldChar w:fldCharType="end"/>
            </w:r>
          </w:p>
        </w:tc>
        <w:tc>
          <w:tcPr>
            <w:tcW w:w="4977" w:type="dxa"/>
          </w:tcPr>
          <w:p w14:paraId="6192B99A" w14:textId="07AB76F7" w:rsidR="00A43378" w:rsidRDefault="008A278F" w:rsidP="00A43378">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_Ref65655558 \h </w:instrText>
            </w:r>
            <w:r>
              <w:rPr>
                <w:rFonts w:asciiTheme="majorBidi" w:hAnsiTheme="majorBidi" w:cstheme="majorBidi"/>
              </w:rPr>
            </w:r>
            <w:r>
              <w:rPr>
                <w:rFonts w:asciiTheme="majorBidi" w:hAnsiTheme="majorBidi" w:cstheme="majorBidi"/>
              </w:rPr>
              <w:fldChar w:fldCharType="separate"/>
            </w:r>
            <w:r w:rsidR="00A845CC" w:rsidRPr="00FD3E12">
              <w:t>Output Power Characteristics</w:t>
            </w:r>
            <w:r>
              <w:rPr>
                <w:rFonts w:asciiTheme="majorBidi" w:hAnsiTheme="majorBidi" w:cstheme="majorBidi"/>
              </w:rPr>
              <w:fldChar w:fldCharType="end"/>
            </w:r>
          </w:p>
        </w:tc>
        <w:tc>
          <w:tcPr>
            <w:tcW w:w="1446" w:type="dxa"/>
          </w:tcPr>
          <w:p w14:paraId="54E744F3" w14:textId="1D9016C9" w:rsidR="00A43378" w:rsidRDefault="008A278F" w:rsidP="00A43378">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474D0FB8" w14:textId="03DEF357" w:rsidR="00A43378" w:rsidRDefault="00A43378" w:rsidP="00A43378">
            <w:pPr>
              <w:pStyle w:val="NormalIndent"/>
              <w:ind w:left="0"/>
              <w:jc w:val="center"/>
              <w:rPr>
                <w:rFonts w:asciiTheme="majorBidi" w:hAnsiTheme="majorBidi" w:cstheme="majorBidi"/>
              </w:rPr>
            </w:pPr>
            <w:r>
              <w:rPr>
                <w:rFonts w:asciiTheme="majorBidi" w:hAnsiTheme="majorBidi" w:cstheme="majorBidi"/>
              </w:rPr>
              <w:t>ATP</w:t>
            </w:r>
          </w:p>
        </w:tc>
      </w:tr>
      <w:tr w:rsidR="0082370D" w:rsidRPr="00050295" w14:paraId="4A98B355" w14:textId="77777777" w:rsidTr="004D2BE0">
        <w:trPr>
          <w:trHeight w:val="272"/>
        </w:trPr>
        <w:tc>
          <w:tcPr>
            <w:tcW w:w="1531" w:type="dxa"/>
          </w:tcPr>
          <w:p w14:paraId="3D24AEAF" w14:textId="0142D87E" w:rsidR="0082370D" w:rsidRDefault="0082370D" w:rsidP="00A43378">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_Ref99459542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3.2.4.1</w:t>
            </w:r>
            <w:r>
              <w:rPr>
                <w:rFonts w:asciiTheme="majorBidi" w:hAnsiTheme="majorBidi" w:cstheme="majorBidi"/>
              </w:rPr>
              <w:fldChar w:fldCharType="end"/>
            </w:r>
          </w:p>
        </w:tc>
        <w:tc>
          <w:tcPr>
            <w:tcW w:w="4977" w:type="dxa"/>
          </w:tcPr>
          <w:p w14:paraId="434E3AE1" w14:textId="6FCC00E6" w:rsidR="0082370D" w:rsidRDefault="0082370D" w:rsidP="00A43378">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_Ref99459536 \h </w:instrText>
            </w:r>
            <w:r>
              <w:rPr>
                <w:rFonts w:asciiTheme="majorBidi" w:hAnsiTheme="majorBidi" w:cstheme="majorBidi"/>
              </w:rPr>
            </w:r>
            <w:r>
              <w:rPr>
                <w:rFonts w:asciiTheme="majorBidi" w:hAnsiTheme="majorBidi" w:cstheme="majorBidi"/>
              </w:rPr>
              <w:fldChar w:fldCharType="separate"/>
            </w:r>
            <w:r w:rsidR="00A845CC">
              <w:t>Peak power consumption profile</w:t>
            </w:r>
            <w:r>
              <w:rPr>
                <w:rFonts w:asciiTheme="majorBidi" w:hAnsiTheme="majorBidi" w:cstheme="majorBidi"/>
              </w:rPr>
              <w:fldChar w:fldCharType="end"/>
            </w:r>
          </w:p>
        </w:tc>
        <w:tc>
          <w:tcPr>
            <w:tcW w:w="1446" w:type="dxa"/>
          </w:tcPr>
          <w:p w14:paraId="2B359245" w14:textId="435B365D" w:rsidR="0082370D" w:rsidRDefault="0082370D" w:rsidP="00A43378">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41393450" w14:textId="054AD5D7" w:rsidR="0082370D" w:rsidRDefault="0082370D" w:rsidP="00A43378">
            <w:pPr>
              <w:pStyle w:val="NormalIndent"/>
              <w:ind w:left="0"/>
              <w:jc w:val="center"/>
              <w:rPr>
                <w:rFonts w:asciiTheme="majorBidi" w:hAnsiTheme="majorBidi" w:cstheme="majorBidi"/>
              </w:rPr>
            </w:pPr>
            <w:r>
              <w:rPr>
                <w:rFonts w:asciiTheme="majorBidi" w:hAnsiTheme="majorBidi" w:cstheme="majorBidi"/>
              </w:rPr>
              <w:t>ATP</w:t>
            </w:r>
          </w:p>
        </w:tc>
      </w:tr>
      <w:tr w:rsidR="008A278F" w:rsidRPr="00050295" w14:paraId="257B6BDA" w14:textId="77777777" w:rsidTr="004D2BE0">
        <w:trPr>
          <w:trHeight w:val="272"/>
        </w:trPr>
        <w:tc>
          <w:tcPr>
            <w:tcW w:w="1531" w:type="dxa"/>
          </w:tcPr>
          <w:p w14:paraId="48080EAE" w14:textId="3CCA3945" w:rsidR="008A278F" w:rsidRDefault="008A278F" w:rsidP="00074BAC">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_Ref65655675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Pr>
                <w:rFonts w:asciiTheme="majorBidi" w:hAnsiTheme="majorBidi" w:cstheme="majorBidi"/>
              </w:rPr>
              <w:fldChar w:fldCharType="end"/>
            </w:r>
            <w:r w:rsidR="0082370D">
              <w:rPr>
                <w:rFonts w:asciiTheme="majorBidi" w:hAnsiTheme="majorBidi" w:cstheme="majorBidi"/>
              </w:rPr>
              <w:fldChar w:fldCharType="begin"/>
            </w:r>
            <w:r w:rsidR="0082370D">
              <w:rPr>
                <w:rFonts w:asciiTheme="majorBidi" w:hAnsiTheme="majorBidi" w:cstheme="majorBidi"/>
              </w:rPr>
              <w:instrText xml:space="preserve"> REF _Ref99459549 \r \h </w:instrText>
            </w:r>
            <w:r w:rsidR="0082370D">
              <w:rPr>
                <w:rFonts w:asciiTheme="majorBidi" w:hAnsiTheme="majorBidi" w:cstheme="majorBidi"/>
              </w:rPr>
            </w:r>
            <w:r w:rsidR="0082370D">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3.2.5</w:t>
            </w:r>
            <w:r w:rsidR="0082370D">
              <w:rPr>
                <w:rFonts w:asciiTheme="majorBidi" w:hAnsiTheme="majorBidi" w:cstheme="majorBidi"/>
              </w:rPr>
              <w:fldChar w:fldCharType="end"/>
            </w:r>
          </w:p>
        </w:tc>
        <w:tc>
          <w:tcPr>
            <w:tcW w:w="4977" w:type="dxa"/>
          </w:tcPr>
          <w:p w14:paraId="7828066B" w14:textId="7B04E8B0" w:rsidR="008A278F" w:rsidRDefault="0082370D" w:rsidP="00A43378">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_Ref99459559 \h </w:instrText>
            </w:r>
            <w:r>
              <w:rPr>
                <w:rFonts w:asciiTheme="majorBidi" w:hAnsiTheme="majorBidi" w:cstheme="majorBidi"/>
              </w:rPr>
            </w:r>
            <w:r>
              <w:rPr>
                <w:rFonts w:asciiTheme="majorBidi" w:hAnsiTheme="majorBidi" w:cstheme="majorBidi"/>
              </w:rPr>
              <w:fldChar w:fldCharType="separate"/>
            </w:r>
            <w:r w:rsidR="00A845CC" w:rsidRPr="00FD3E12">
              <w:t>Efficiency</w:t>
            </w:r>
            <w:r>
              <w:rPr>
                <w:rFonts w:asciiTheme="majorBidi" w:hAnsiTheme="majorBidi" w:cstheme="majorBidi"/>
              </w:rPr>
              <w:fldChar w:fldCharType="end"/>
            </w:r>
          </w:p>
        </w:tc>
        <w:tc>
          <w:tcPr>
            <w:tcW w:w="1446" w:type="dxa"/>
          </w:tcPr>
          <w:p w14:paraId="328B3593" w14:textId="23C41733" w:rsidR="008A278F" w:rsidRDefault="002B4A3E" w:rsidP="00A43378">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2193283D" w14:textId="060BADE0" w:rsidR="008A278F" w:rsidRDefault="002B4A3E" w:rsidP="00A43378">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1612CF69" w14:textId="77777777" w:rsidTr="004D2BE0">
        <w:trPr>
          <w:trHeight w:val="272"/>
        </w:trPr>
        <w:tc>
          <w:tcPr>
            <w:tcW w:w="1531" w:type="dxa"/>
          </w:tcPr>
          <w:p w14:paraId="7FB9DE54" w14:textId="2009F016"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_Ref65655682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3.2.6</w:t>
            </w:r>
            <w:r>
              <w:rPr>
                <w:rFonts w:asciiTheme="majorBidi" w:hAnsiTheme="majorBidi" w:cstheme="majorBidi"/>
              </w:rPr>
              <w:fldChar w:fldCharType="end"/>
            </w:r>
          </w:p>
        </w:tc>
        <w:tc>
          <w:tcPr>
            <w:tcW w:w="4977" w:type="dxa"/>
          </w:tcPr>
          <w:p w14:paraId="18933A9F" w14:textId="3407B109"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_Ref65655710 \h </w:instrText>
            </w:r>
            <w:r>
              <w:rPr>
                <w:rFonts w:asciiTheme="majorBidi" w:hAnsiTheme="majorBidi" w:cstheme="majorBidi"/>
              </w:rPr>
            </w:r>
            <w:r>
              <w:rPr>
                <w:rFonts w:asciiTheme="majorBidi" w:hAnsiTheme="majorBidi" w:cstheme="majorBidi"/>
              </w:rPr>
              <w:fldChar w:fldCharType="separate"/>
            </w:r>
            <w:r w:rsidR="00A845CC" w:rsidRPr="00D60AA2">
              <w:t>Power factor correction</w:t>
            </w:r>
            <w:r>
              <w:rPr>
                <w:rFonts w:asciiTheme="majorBidi" w:hAnsiTheme="majorBidi" w:cstheme="majorBidi"/>
              </w:rPr>
              <w:fldChar w:fldCharType="end"/>
            </w:r>
          </w:p>
        </w:tc>
        <w:tc>
          <w:tcPr>
            <w:tcW w:w="1446" w:type="dxa"/>
          </w:tcPr>
          <w:p w14:paraId="633CB436" w14:textId="4C28215B" w:rsidR="007F3732" w:rsidRDefault="007F3732" w:rsidP="007F3732">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2ADA5C47" w14:textId="0319178B" w:rsidR="007F3732" w:rsidRDefault="007F3732" w:rsidP="007F3732">
            <w:pPr>
              <w:pStyle w:val="NormalIndent"/>
              <w:ind w:left="0"/>
              <w:jc w:val="center"/>
              <w:rPr>
                <w:rFonts w:asciiTheme="majorBidi" w:hAnsiTheme="majorBidi" w:cstheme="majorBidi"/>
              </w:rPr>
            </w:pPr>
            <w:r w:rsidRPr="00B66EF9">
              <w:rPr>
                <w:rFonts w:asciiTheme="majorBidi" w:hAnsiTheme="majorBidi" w:cstheme="majorBidi"/>
                <w:b/>
                <w:bCs/>
                <w:color w:val="00B050"/>
              </w:rPr>
              <w:t>POD</w:t>
            </w:r>
          </w:p>
        </w:tc>
      </w:tr>
      <w:tr w:rsidR="007F3732" w:rsidRPr="00050295" w14:paraId="2A499842" w14:textId="77777777" w:rsidTr="004D2BE0">
        <w:trPr>
          <w:trHeight w:val="272"/>
        </w:trPr>
        <w:tc>
          <w:tcPr>
            <w:tcW w:w="1531" w:type="dxa"/>
          </w:tcPr>
          <w:p w14:paraId="5EB9E509" w14:textId="22BBD5C0"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_Ref65655692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3.2.7</w:t>
            </w:r>
            <w:r>
              <w:rPr>
                <w:rFonts w:asciiTheme="majorBidi" w:hAnsiTheme="majorBidi" w:cstheme="majorBidi"/>
              </w:rPr>
              <w:fldChar w:fldCharType="end"/>
            </w:r>
          </w:p>
        </w:tc>
        <w:tc>
          <w:tcPr>
            <w:tcW w:w="4977" w:type="dxa"/>
          </w:tcPr>
          <w:p w14:paraId="1C94671C" w14:textId="4D2C9BBA"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_Ref65655713 \h </w:instrText>
            </w:r>
            <w:r>
              <w:rPr>
                <w:rFonts w:asciiTheme="majorBidi" w:hAnsiTheme="majorBidi" w:cstheme="majorBidi"/>
              </w:rPr>
            </w:r>
            <w:r>
              <w:rPr>
                <w:rFonts w:asciiTheme="majorBidi" w:hAnsiTheme="majorBidi" w:cstheme="majorBidi"/>
              </w:rPr>
              <w:fldChar w:fldCharType="separate"/>
            </w:r>
            <w:r w:rsidR="00A845CC" w:rsidRPr="00FD3E12">
              <w:t>Resistance</w:t>
            </w:r>
            <w:r>
              <w:rPr>
                <w:rFonts w:asciiTheme="majorBidi" w:hAnsiTheme="majorBidi" w:cstheme="majorBidi"/>
              </w:rPr>
              <w:fldChar w:fldCharType="end"/>
            </w:r>
          </w:p>
        </w:tc>
        <w:tc>
          <w:tcPr>
            <w:tcW w:w="1446" w:type="dxa"/>
          </w:tcPr>
          <w:p w14:paraId="044452AD" w14:textId="62B0E456" w:rsidR="007F3732" w:rsidRDefault="007F3732" w:rsidP="007F3732">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4C245E7C" w14:textId="39CDA257"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4B737DA0" w14:textId="77777777" w:rsidTr="004D2BE0">
        <w:trPr>
          <w:trHeight w:val="272"/>
        </w:trPr>
        <w:tc>
          <w:tcPr>
            <w:tcW w:w="1531" w:type="dxa"/>
          </w:tcPr>
          <w:p w14:paraId="2538E42C" w14:textId="32BDD431"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_Ref65655697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3.2.8</w:t>
            </w:r>
            <w:r>
              <w:rPr>
                <w:rFonts w:asciiTheme="majorBidi" w:hAnsiTheme="majorBidi" w:cstheme="majorBidi"/>
              </w:rPr>
              <w:fldChar w:fldCharType="end"/>
            </w:r>
          </w:p>
        </w:tc>
        <w:tc>
          <w:tcPr>
            <w:tcW w:w="4977" w:type="dxa"/>
          </w:tcPr>
          <w:p w14:paraId="129632F2" w14:textId="6EBDCDE2"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_Ref65655718 \h </w:instrText>
            </w:r>
            <w:r>
              <w:rPr>
                <w:rFonts w:asciiTheme="majorBidi" w:hAnsiTheme="majorBidi" w:cstheme="majorBidi"/>
              </w:rPr>
            </w:r>
            <w:r>
              <w:rPr>
                <w:rFonts w:asciiTheme="majorBidi" w:hAnsiTheme="majorBidi" w:cstheme="majorBidi"/>
              </w:rPr>
              <w:fldChar w:fldCharType="separate"/>
            </w:r>
            <w:r w:rsidR="00A845CC">
              <w:t>Isolation</w:t>
            </w:r>
            <w:r>
              <w:rPr>
                <w:rFonts w:asciiTheme="majorBidi" w:hAnsiTheme="majorBidi" w:cstheme="majorBidi"/>
              </w:rPr>
              <w:fldChar w:fldCharType="end"/>
            </w:r>
          </w:p>
        </w:tc>
        <w:tc>
          <w:tcPr>
            <w:tcW w:w="1446" w:type="dxa"/>
          </w:tcPr>
          <w:p w14:paraId="272D21EB" w14:textId="10B08BB7" w:rsidR="007F3732" w:rsidRDefault="007F3732" w:rsidP="007F3732">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097AEA19" w14:textId="61B84EEC"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55F894B1" w14:textId="77777777" w:rsidTr="004D2BE0">
        <w:trPr>
          <w:trHeight w:val="272"/>
        </w:trPr>
        <w:tc>
          <w:tcPr>
            <w:tcW w:w="1531" w:type="dxa"/>
          </w:tcPr>
          <w:p w14:paraId="0BA322F3" w14:textId="75BFE519"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_Ref65655775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3.2.9</w:t>
            </w:r>
            <w:r>
              <w:rPr>
                <w:rFonts w:asciiTheme="majorBidi" w:hAnsiTheme="majorBidi" w:cstheme="majorBidi"/>
              </w:rPr>
              <w:fldChar w:fldCharType="end"/>
            </w:r>
          </w:p>
        </w:tc>
        <w:tc>
          <w:tcPr>
            <w:tcW w:w="4977" w:type="dxa"/>
          </w:tcPr>
          <w:p w14:paraId="0C8075A9" w14:textId="0CB219B7"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_Ref65655803 \h </w:instrText>
            </w:r>
            <w:r>
              <w:rPr>
                <w:rFonts w:asciiTheme="majorBidi" w:hAnsiTheme="majorBidi" w:cstheme="majorBidi"/>
              </w:rPr>
            </w:r>
            <w:r>
              <w:rPr>
                <w:rFonts w:asciiTheme="majorBidi" w:hAnsiTheme="majorBidi" w:cstheme="majorBidi"/>
              </w:rPr>
              <w:fldChar w:fldCharType="separate"/>
            </w:r>
            <w:r w:rsidR="00A845CC" w:rsidRPr="00FD3E12">
              <w:t>Settling Time</w:t>
            </w:r>
            <w:r>
              <w:rPr>
                <w:rFonts w:asciiTheme="majorBidi" w:hAnsiTheme="majorBidi" w:cstheme="majorBidi"/>
              </w:rPr>
              <w:fldChar w:fldCharType="end"/>
            </w:r>
          </w:p>
        </w:tc>
        <w:tc>
          <w:tcPr>
            <w:tcW w:w="1446" w:type="dxa"/>
          </w:tcPr>
          <w:p w14:paraId="372E7C68" w14:textId="6044FC21" w:rsidR="007F3732" w:rsidRDefault="007F3732" w:rsidP="007F3732">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0D677B79" w14:textId="02325989"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19C1A1CC" w14:textId="77777777" w:rsidTr="008A278F">
        <w:trPr>
          <w:trHeight w:val="272"/>
        </w:trPr>
        <w:tc>
          <w:tcPr>
            <w:tcW w:w="1531" w:type="dxa"/>
            <w:shd w:val="clear" w:color="auto" w:fill="F2F2F2" w:themeFill="background1" w:themeFillShade="F2"/>
          </w:tcPr>
          <w:p w14:paraId="30DAAA23" w14:textId="1F01FC10"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_Ref65655785 \r \h  \* MERGEFORMAT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3.2.10</w:t>
            </w:r>
            <w:r>
              <w:rPr>
                <w:rFonts w:asciiTheme="majorBidi" w:hAnsiTheme="majorBidi" w:cstheme="majorBidi"/>
              </w:rPr>
              <w:fldChar w:fldCharType="end"/>
            </w:r>
          </w:p>
        </w:tc>
        <w:tc>
          <w:tcPr>
            <w:tcW w:w="4977" w:type="dxa"/>
            <w:shd w:val="clear" w:color="auto" w:fill="F2F2F2" w:themeFill="background1" w:themeFillShade="F2"/>
          </w:tcPr>
          <w:p w14:paraId="4FBDDB14" w14:textId="611FD179"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_Ref65655813 \h  \* MERGEFORMAT </w:instrText>
            </w:r>
            <w:r>
              <w:rPr>
                <w:rFonts w:asciiTheme="majorBidi" w:hAnsiTheme="majorBidi" w:cstheme="majorBidi"/>
              </w:rPr>
            </w:r>
            <w:r>
              <w:rPr>
                <w:rFonts w:asciiTheme="majorBidi" w:hAnsiTheme="majorBidi" w:cstheme="majorBidi"/>
              </w:rPr>
              <w:fldChar w:fldCharType="separate"/>
            </w:r>
            <w:r w:rsidR="00A845CC" w:rsidRPr="00FD3E12">
              <w:t>Protections</w:t>
            </w:r>
            <w:r>
              <w:rPr>
                <w:rFonts w:asciiTheme="majorBidi" w:hAnsiTheme="majorBidi" w:cstheme="majorBidi"/>
              </w:rPr>
              <w:fldChar w:fldCharType="end"/>
            </w:r>
          </w:p>
        </w:tc>
        <w:tc>
          <w:tcPr>
            <w:tcW w:w="2892" w:type="dxa"/>
            <w:gridSpan w:val="2"/>
            <w:shd w:val="clear" w:color="auto" w:fill="F2F2F2" w:themeFill="background1" w:themeFillShade="F2"/>
          </w:tcPr>
          <w:p w14:paraId="761EE199" w14:textId="13F7BC1D" w:rsidR="007F3732" w:rsidRDefault="007F3732" w:rsidP="007F3732">
            <w:pPr>
              <w:pStyle w:val="NormalIndent"/>
              <w:ind w:left="0"/>
              <w:jc w:val="center"/>
              <w:rPr>
                <w:rFonts w:asciiTheme="majorBidi" w:hAnsiTheme="majorBidi" w:cstheme="majorBidi"/>
              </w:rPr>
            </w:pPr>
            <w:r>
              <w:rPr>
                <w:rFonts w:asciiTheme="majorBidi" w:hAnsiTheme="majorBidi" w:cstheme="majorBidi"/>
              </w:rPr>
              <w:t>NA</w:t>
            </w:r>
          </w:p>
        </w:tc>
      </w:tr>
      <w:tr w:rsidR="007F3732" w:rsidRPr="00050295" w14:paraId="423248E7" w14:textId="77777777" w:rsidTr="004D2BE0">
        <w:trPr>
          <w:trHeight w:val="272"/>
        </w:trPr>
        <w:tc>
          <w:tcPr>
            <w:tcW w:w="1531" w:type="dxa"/>
          </w:tcPr>
          <w:p w14:paraId="02D5B24C" w14:textId="3FBF8BB5"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_Ref65655790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3.2.10.1</w:t>
            </w:r>
            <w:r>
              <w:rPr>
                <w:rFonts w:asciiTheme="majorBidi" w:hAnsiTheme="majorBidi" w:cstheme="majorBidi"/>
              </w:rPr>
              <w:fldChar w:fldCharType="end"/>
            </w:r>
          </w:p>
        </w:tc>
        <w:tc>
          <w:tcPr>
            <w:tcW w:w="4977" w:type="dxa"/>
          </w:tcPr>
          <w:p w14:paraId="5B25BB04" w14:textId="38991AA9"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_Ref65655817 \h </w:instrText>
            </w:r>
            <w:r>
              <w:rPr>
                <w:rFonts w:asciiTheme="majorBidi" w:hAnsiTheme="majorBidi" w:cstheme="majorBidi"/>
              </w:rPr>
            </w:r>
            <w:r>
              <w:rPr>
                <w:rFonts w:asciiTheme="majorBidi" w:hAnsiTheme="majorBidi" w:cstheme="majorBidi"/>
              </w:rPr>
              <w:fldChar w:fldCharType="separate"/>
            </w:r>
            <w:r w:rsidR="00A845CC">
              <w:t>Over-Current Protection</w:t>
            </w:r>
            <w:r>
              <w:rPr>
                <w:rFonts w:asciiTheme="majorBidi" w:hAnsiTheme="majorBidi" w:cstheme="majorBidi"/>
              </w:rPr>
              <w:fldChar w:fldCharType="end"/>
            </w:r>
          </w:p>
        </w:tc>
        <w:tc>
          <w:tcPr>
            <w:tcW w:w="1446" w:type="dxa"/>
          </w:tcPr>
          <w:p w14:paraId="51846524" w14:textId="450C8E1D" w:rsidR="007F3732" w:rsidRDefault="007F3732" w:rsidP="007F3732">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5F28FB01" w14:textId="53027BF0"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3148A2C4" w14:textId="77777777" w:rsidTr="008A278F">
        <w:trPr>
          <w:trHeight w:val="272"/>
        </w:trPr>
        <w:tc>
          <w:tcPr>
            <w:tcW w:w="1531" w:type="dxa"/>
            <w:shd w:val="clear" w:color="auto" w:fill="F2F2F2" w:themeFill="background1" w:themeFillShade="F2"/>
          </w:tcPr>
          <w:p w14:paraId="64694103" w14:textId="02BE7ED1"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_Ref65655884 \r \h  \* MERGEFORMAT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3.2.10.2</w:t>
            </w:r>
            <w:r>
              <w:rPr>
                <w:rFonts w:asciiTheme="majorBidi" w:hAnsiTheme="majorBidi" w:cstheme="majorBidi"/>
              </w:rPr>
              <w:fldChar w:fldCharType="end"/>
            </w:r>
          </w:p>
        </w:tc>
        <w:tc>
          <w:tcPr>
            <w:tcW w:w="4977" w:type="dxa"/>
            <w:shd w:val="clear" w:color="auto" w:fill="F2F2F2" w:themeFill="background1" w:themeFillShade="F2"/>
          </w:tcPr>
          <w:p w14:paraId="34F0097A" w14:textId="71F1A1A0"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_Ref65655982 \h  \* MERGEFORMAT </w:instrText>
            </w:r>
            <w:r>
              <w:rPr>
                <w:rFonts w:asciiTheme="majorBidi" w:hAnsiTheme="majorBidi" w:cstheme="majorBidi"/>
              </w:rPr>
            </w:r>
            <w:r>
              <w:rPr>
                <w:rFonts w:asciiTheme="majorBidi" w:hAnsiTheme="majorBidi" w:cstheme="majorBidi"/>
              </w:rPr>
              <w:fldChar w:fldCharType="separate"/>
            </w:r>
            <w:r w:rsidR="00A845CC">
              <w:t>Over-Voltage Protection</w:t>
            </w:r>
            <w:r>
              <w:rPr>
                <w:rFonts w:asciiTheme="majorBidi" w:hAnsiTheme="majorBidi" w:cstheme="majorBidi"/>
              </w:rPr>
              <w:fldChar w:fldCharType="end"/>
            </w:r>
          </w:p>
        </w:tc>
        <w:tc>
          <w:tcPr>
            <w:tcW w:w="2892" w:type="dxa"/>
            <w:gridSpan w:val="2"/>
            <w:shd w:val="clear" w:color="auto" w:fill="F2F2F2" w:themeFill="background1" w:themeFillShade="F2"/>
          </w:tcPr>
          <w:p w14:paraId="0E4612B7" w14:textId="0C7839C0" w:rsidR="007F3732" w:rsidRDefault="007F3732" w:rsidP="007F3732">
            <w:pPr>
              <w:pStyle w:val="NormalIndent"/>
              <w:ind w:left="0"/>
              <w:jc w:val="center"/>
              <w:rPr>
                <w:rFonts w:asciiTheme="majorBidi" w:hAnsiTheme="majorBidi" w:cstheme="majorBidi"/>
              </w:rPr>
            </w:pPr>
            <w:r>
              <w:rPr>
                <w:rFonts w:asciiTheme="majorBidi" w:hAnsiTheme="majorBidi" w:cstheme="majorBidi"/>
              </w:rPr>
              <w:t>NA</w:t>
            </w:r>
          </w:p>
        </w:tc>
      </w:tr>
      <w:tr w:rsidR="007F3732" w:rsidRPr="00050295" w14:paraId="26FD9DB5" w14:textId="77777777" w:rsidTr="004D2BE0">
        <w:trPr>
          <w:trHeight w:val="272"/>
        </w:trPr>
        <w:tc>
          <w:tcPr>
            <w:tcW w:w="1531" w:type="dxa"/>
          </w:tcPr>
          <w:p w14:paraId="0A277FE9" w14:textId="6C167BD5" w:rsidR="007F3732" w:rsidRDefault="007F3732" w:rsidP="0082370D">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_Ref65655964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3.2.10.2.1</w:t>
            </w:r>
            <w:r>
              <w:rPr>
                <w:rFonts w:asciiTheme="majorBidi" w:hAnsiTheme="majorBidi" w:cstheme="majorBidi"/>
              </w:rPr>
              <w:fldChar w:fldCharType="end"/>
            </w:r>
          </w:p>
        </w:tc>
        <w:tc>
          <w:tcPr>
            <w:tcW w:w="4977" w:type="dxa"/>
          </w:tcPr>
          <w:p w14:paraId="2862B6EF" w14:textId="02A94CEB"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_Ref65655964 \h </w:instrText>
            </w:r>
            <w:r>
              <w:rPr>
                <w:rFonts w:asciiTheme="majorBidi" w:hAnsiTheme="majorBidi" w:cstheme="majorBidi"/>
              </w:rPr>
            </w:r>
            <w:r>
              <w:rPr>
                <w:rFonts w:asciiTheme="majorBidi" w:hAnsiTheme="majorBidi" w:cstheme="majorBidi"/>
              </w:rPr>
              <w:fldChar w:fldCharType="separate"/>
            </w:r>
            <w:r w:rsidR="00A845CC" w:rsidRPr="009868CF">
              <w:t>Input over voltage protection</w:t>
            </w:r>
            <w:r>
              <w:rPr>
                <w:rFonts w:asciiTheme="majorBidi" w:hAnsiTheme="majorBidi" w:cstheme="majorBidi"/>
              </w:rPr>
              <w:fldChar w:fldCharType="end"/>
            </w:r>
          </w:p>
        </w:tc>
        <w:tc>
          <w:tcPr>
            <w:tcW w:w="1446" w:type="dxa"/>
          </w:tcPr>
          <w:p w14:paraId="6E10A585" w14:textId="2BE266B7" w:rsidR="007F3732" w:rsidRDefault="007F3732" w:rsidP="007F3732">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0FAAD016" w14:textId="6358EC11"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734D5FAD" w14:textId="77777777" w:rsidTr="004D2BE0">
        <w:trPr>
          <w:trHeight w:val="272"/>
        </w:trPr>
        <w:tc>
          <w:tcPr>
            <w:tcW w:w="1531" w:type="dxa"/>
          </w:tcPr>
          <w:p w14:paraId="6F8EDBDB" w14:textId="627C2BEF" w:rsidR="007F3732" w:rsidRDefault="0082370D"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_Ref65655968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3.2.10.2.2</w:t>
            </w:r>
            <w:r>
              <w:rPr>
                <w:rFonts w:asciiTheme="majorBidi" w:hAnsiTheme="majorBidi" w:cstheme="majorBidi"/>
              </w:rPr>
              <w:fldChar w:fldCharType="end"/>
            </w:r>
          </w:p>
        </w:tc>
        <w:tc>
          <w:tcPr>
            <w:tcW w:w="4977" w:type="dxa"/>
          </w:tcPr>
          <w:p w14:paraId="56956029" w14:textId="6E5FFE5F"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_Ref65655968 \h </w:instrText>
            </w:r>
            <w:r>
              <w:rPr>
                <w:rFonts w:asciiTheme="majorBidi" w:hAnsiTheme="majorBidi" w:cstheme="majorBidi"/>
              </w:rPr>
            </w:r>
            <w:r>
              <w:rPr>
                <w:rFonts w:asciiTheme="majorBidi" w:hAnsiTheme="majorBidi" w:cstheme="majorBidi"/>
              </w:rPr>
              <w:fldChar w:fldCharType="separate"/>
            </w:r>
            <w:r w:rsidR="00A845CC">
              <w:t>Output over voltage protection</w:t>
            </w:r>
            <w:r>
              <w:rPr>
                <w:rFonts w:asciiTheme="majorBidi" w:hAnsiTheme="majorBidi" w:cstheme="majorBidi"/>
              </w:rPr>
              <w:fldChar w:fldCharType="end"/>
            </w:r>
          </w:p>
        </w:tc>
        <w:tc>
          <w:tcPr>
            <w:tcW w:w="1446" w:type="dxa"/>
          </w:tcPr>
          <w:p w14:paraId="3B96EB9F" w14:textId="751FECBE" w:rsidR="007F3732" w:rsidRDefault="007F3732" w:rsidP="007F3732">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27DA0DBA" w14:textId="7CB76A70"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7C16A10A" w14:textId="77777777" w:rsidTr="004D2BE0">
        <w:trPr>
          <w:trHeight w:val="272"/>
        </w:trPr>
        <w:tc>
          <w:tcPr>
            <w:tcW w:w="1531" w:type="dxa"/>
          </w:tcPr>
          <w:p w14:paraId="5D190241" w14:textId="04B4C807"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_Ref65655901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3.2.10.3</w:t>
            </w:r>
            <w:r>
              <w:rPr>
                <w:rFonts w:asciiTheme="majorBidi" w:hAnsiTheme="majorBidi" w:cstheme="majorBidi"/>
              </w:rPr>
              <w:fldChar w:fldCharType="end"/>
            </w:r>
          </w:p>
        </w:tc>
        <w:tc>
          <w:tcPr>
            <w:tcW w:w="4977" w:type="dxa"/>
          </w:tcPr>
          <w:p w14:paraId="237850C8" w14:textId="2272EAE4"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_Ref65655997 \h </w:instrText>
            </w:r>
            <w:r>
              <w:rPr>
                <w:rFonts w:asciiTheme="majorBidi" w:hAnsiTheme="majorBidi" w:cstheme="majorBidi"/>
              </w:rPr>
            </w:r>
            <w:r>
              <w:rPr>
                <w:rFonts w:asciiTheme="majorBidi" w:hAnsiTheme="majorBidi" w:cstheme="majorBidi"/>
              </w:rPr>
              <w:fldChar w:fldCharType="separate"/>
            </w:r>
            <w:r w:rsidR="00A845CC" w:rsidRPr="000B52BF">
              <w:t>Under-Voltage Protection</w:t>
            </w:r>
            <w:r>
              <w:rPr>
                <w:rFonts w:asciiTheme="majorBidi" w:hAnsiTheme="majorBidi" w:cstheme="majorBidi"/>
              </w:rPr>
              <w:fldChar w:fldCharType="end"/>
            </w:r>
          </w:p>
        </w:tc>
        <w:tc>
          <w:tcPr>
            <w:tcW w:w="1446" w:type="dxa"/>
          </w:tcPr>
          <w:p w14:paraId="59BFC1FA" w14:textId="22CDFCF3" w:rsidR="007F3732" w:rsidRDefault="007F3732" w:rsidP="007F3732">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2C816BF0" w14:textId="211D5124"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60F5FF10" w14:textId="77777777" w:rsidTr="004D2BE0">
        <w:trPr>
          <w:trHeight w:val="272"/>
        </w:trPr>
        <w:tc>
          <w:tcPr>
            <w:tcW w:w="1531" w:type="dxa"/>
          </w:tcPr>
          <w:p w14:paraId="53B1D7AF" w14:textId="690EE201"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_Ref65655905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3.2.10.4</w:t>
            </w:r>
            <w:r>
              <w:rPr>
                <w:rFonts w:asciiTheme="majorBidi" w:hAnsiTheme="majorBidi" w:cstheme="majorBidi"/>
              </w:rPr>
              <w:fldChar w:fldCharType="end"/>
            </w:r>
          </w:p>
        </w:tc>
        <w:tc>
          <w:tcPr>
            <w:tcW w:w="4977" w:type="dxa"/>
          </w:tcPr>
          <w:p w14:paraId="68AC3E72" w14:textId="275DE54B"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_Ref65656001 \h </w:instrText>
            </w:r>
            <w:r>
              <w:rPr>
                <w:rFonts w:asciiTheme="majorBidi" w:hAnsiTheme="majorBidi" w:cstheme="majorBidi"/>
              </w:rPr>
            </w:r>
            <w:r>
              <w:rPr>
                <w:rFonts w:asciiTheme="majorBidi" w:hAnsiTheme="majorBidi" w:cstheme="majorBidi"/>
              </w:rPr>
              <w:fldChar w:fldCharType="separate"/>
            </w:r>
            <w:r w:rsidR="00A845CC">
              <w:t xml:space="preserve">Input Fuses / Circuit </w:t>
            </w:r>
            <w:r>
              <w:rPr>
                <w:rFonts w:asciiTheme="majorBidi" w:hAnsiTheme="majorBidi" w:cstheme="majorBidi"/>
              </w:rPr>
              <w:fldChar w:fldCharType="end"/>
            </w:r>
          </w:p>
        </w:tc>
        <w:tc>
          <w:tcPr>
            <w:tcW w:w="1446" w:type="dxa"/>
          </w:tcPr>
          <w:p w14:paraId="32E48E81" w14:textId="780E09DC" w:rsidR="007F3732" w:rsidRDefault="007F3732" w:rsidP="007F3732">
            <w:pPr>
              <w:pStyle w:val="NormalIndent"/>
              <w:ind w:left="0"/>
              <w:jc w:val="center"/>
              <w:rPr>
                <w:rFonts w:asciiTheme="majorBidi" w:hAnsiTheme="majorBidi" w:cstheme="majorBidi"/>
              </w:rPr>
            </w:pPr>
            <w:r>
              <w:rPr>
                <w:rFonts w:asciiTheme="majorBidi" w:hAnsiTheme="majorBidi" w:cstheme="majorBidi"/>
              </w:rPr>
              <w:t>I (D)</w:t>
            </w:r>
          </w:p>
        </w:tc>
        <w:tc>
          <w:tcPr>
            <w:tcW w:w="1446" w:type="dxa"/>
          </w:tcPr>
          <w:p w14:paraId="053BC4B5" w14:textId="11BEC868"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7A05E366" w14:textId="77777777" w:rsidTr="004D2BE0">
        <w:trPr>
          <w:trHeight w:val="272"/>
        </w:trPr>
        <w:tc>
          <w:tcPr>
            <w:tcW w:w="1531" w:type="dxa"/>
          </w:tcPr>
          <w:p w14:paraId="028D3629" w14:textId="185E0FB3"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_Ref65655909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3.2.10.5</w:t>
            </w:r>
            <w:r>
              <w:rPr>
                <w:rFonts w:asciiTheme="majorBidi" w:hAnsiTheme="majorBidi" w:cstheme="majorBidi"/>
              </w:rPr>
              <w:fldChar w:fldCharType="end"/>
            </w:r>
          </w:p>
        </w:tc>
        <w:tc>
          <w:tcPr>
            <w:tcW w:w="4977" w:type="dxa"/>
          </w:tcPr>
          <w:p w14:paraId="7E636775" w14:textId="1BFCC8A7"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_Ref65656008 \h </w:instrText>
            </w:r>
            <w:r>
              <w:rPr>
                <w:rFonts w:asciiTheme="majorBidi" w:hAnsiTheme="majorBidi" w:cstheme="majorBidi"/>
              </w:rPr>
            </w:r>
            <w:r>
              <w:rPr>
                <w:rFonts w:asciiTheme="majorBidi" w:hAnsiTheme="majorBidi" w:cstheme="majorBidi"/>
              </w:rPr>
              <w:fldChar w:fldCharType="separate"/>
            </w:r>
            <w:r w:rsidR="00A845CC">
              <w:t>Over-Temperature Protection</w:t>
            </w:r>
            <w:r>
              <w:rPr>
                <w:rFonts w:asciiTheme="majorBidi" w:hAnsiTheme="majorBidi" w:cstheme="majorBidi"/>
              </w:rPr>
              <w:fldChar w:fldCharType="end"/>
            </w:r>
          </w:p>
        </w:tc>
        <w:tc>
          <w:tcPr>
            <w:tcW w:w="1446" w:type="dxa"/>
          </w:tcPr>
          <w:p w14:paraId="4684E5EC" w14:textId="6A754F2B" w:rsidR="007F3732" w:rsidRDefault="007F3732" w:rsidP="007F3732">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73756739" w14:textId="07EF2FD6" w:rsidR="007F3732" w:rsidRDefault="007F3732" w:rsidP="007F3732">
            <w:pPr>
              <w:pStyle w:val="NormalIndent"/>
              <w:ind w:left="0"/>
              <w:jc w:val="center"/>
              <w:rPr>
                <w:rFonts w:asciiTheme="majorBidi" w:hAnsiTheme="majorBidi" w:cstheme="majorBidi"/>
              </w:rPr>
            </w:pPr>
            <w:r w:rsidRPr="00B66EF9">
              <w:rPr>
                <w:rFonts w:asciiTheme="majorBidi" w:hAnsiTheme="majorBidi" w:cstheme="majorBidi"/>
                <w:b/>
                <w:bCs/>
                <w:color w:val="00B050"/>
              </w:rPr>
              <w:t>POD</w:t>
            </w:r>
          </w:p>
        </w:tc>
      </w:tr>
      <w:tr w:rsidR="007F3732" w:rsidRPr="00050295" w14:paraId="7C0B43AA" w14:textId="77777777" w:rsidTr="004D2BE0">
        <w:trPr>
          <w:trHeight w:val="272"/>
        </w:trPr>
        <w:tc>
          <w:tcPr>
            <w:tcW w:w="1531" w:type="dxa"/>
          </w:tcPr>
          <w:p w14:paraId="6266613B" w14:textId="63B4A967"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_Ref65655928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3.2.10.6</w:t>
            </w:r>
            <w:r>
              <w:rPr>
                <w:rFonts w:asciiTheme="majorBidi" w:hAnsiTheme="majorBidi" w:cstheme="majorBidi"/>
              </w:rPr>
              <w:fldChar w:fldCharType="end"/>
            </w:r>
          </w:p>
        </w:tc>
        <w:tc>
          <w:tcPr>
            <w:tcW w:w="4977" w:type="dxa"/>
          </w:tcPr>
          <w:p w14:paraId="0CAD0C19" w14:textId="1EA9B16B"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_Ref65656018 \h </w:instrText>
            </w:r>
            <w:r>
              <w:rPr>
                <w:rFonts w:asciiTheme="majorBidi" w:hAnsiTheme="majorBidi" w:cstheme="majorBidi"/>
              </w:rPr>
            </w:r>
            <w:r>
              <w:rPr>
                <w:rFonts w:asciiTheme="majorBidi" w:hAnsiTheme="majorBidi" w:cstheme="majorBidi"/>
              </w:rPr>
              <w:fldChar w:fldCharType="separate"/>
            </w:r>
            <w:r w:rsidR="00A845CC">
              <w:t>Reverse-Voltage Protection</w:t>
            </w:r>
            <w:r>
              <w:rPr>
                <w:rFonts w:asciiTheme="majorBidi" w:hAnsiTheme="majorBidi" w:cstheme="majorBidi"/>
              </w:rPr>
              <w:fldChar w:fldCharType="end"/>
            </w:r>
          </w:p>
        </w:tc>
        <w:tc>
          <w:tcPr>
            <w:tcW w:w="1446" w:type="dxa"/>
          </w:tcPr>
          <w:p w14:paraId="65B5D1A1" w14:textId="3D1C70C1" w:rsidR="007F3732" w:rsidRDefault="007F3732" w:rsidP="007F3732">
            <w:pPr>
              <w:pStyle w:val="NormalIndent"/>
              <w:ind w:left="0"/>
              <w:jc w:val="center"/>
              <w:rPr>
                <w:rFonts w:asciiTheme="majorBidi" w:hAnsiTheme="majorBidi" w:cstheme="majorBidi"/>
              </w:rPr>
            </w:pPr>
            <w:r>
              <w:rPr>
                <w:rFonts w:asciiTheme="majorBidi" w:hAnsiTheme="majorBidi" w:cstheme="majorBidi"/>
              </w:rPr>
              <w:t>D</w:t>
            </w:r>
          </w:p>
        </w:tc>
        <w:tc>
          <w:tcPr>
            <w:tcW w:w="1446" w:type="dxa"/>
          </w:tcPr>
          <w:p w14:paraId="0B37F052" w14:textId="24B36BAD"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24F2CE3F" w14:textId="77777777" w:rsidTr="004D2BE0">
        <w:trPr>
          <w:trHeight w:val="272"/>
        </w:trPr>
        <w:tc>
          <w:tcPr>
            <w:tcW w:w="1531" w:type="dxa"/>
          </w:tcPr>
          <w:p w14:paraId="59BFEE7A" w14:textId="2577B4AF"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_Ref65655932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3.2.10.7</w:t>
            </w:r>
            <w:r>
              <w:rPr>
                <w:rFonts w:asciiTheme="majorBidi" w:hAnsiTheme="majorBidi" w:cstheme="majorBidi"/>
              </w:rPr>
              <w:fldChar w:fldCharType="end"/>
            </w:r>
          </w:p>
        </w:tc>
        <w:tc>
          <w:tcPr>
            <w:tcW w:w="4977" w:type="dxa"/>
          </w:tcPr>
          <w:p w14:paraId="332C9EC1" w14:textId="1737B8AC"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_Ref65656223 \h </w:instrText>
            </w:r>
            <w:r>
              <w:rPr>
                <w:rFonts w:asciiTheme="majorBidi" w:hAnsiTheme="majorBidi" w:cstheme="majorBidi"/>
              </w:rPr>
            </w:r>
            <w:r>
              <w:rPr>
                <w:rFonts w:asciiTheme="majorBidi" w:hAnsiTheme="majorBidi" w:cstheme="majorBidi"/>
              </w:rPr>
              <w:fldChar w:fldCharType="separate"/>
            </w:r>
            <w:r w:rsidR="00A845CC">
              <w:t>Missing-Phase Protection</w:t>
            </w:r>
            <w:r>
              <w:rPr>
                <w:rFonts w:asciiTheme="majorBidi" w:hAnsiTheme="majorBidi" w:cstheme="majorBidi"/>
              </w:rPr>
              <w:fldChar w:fldCharType="end"/>
            </w:r>
          </w:p>
        </w:tc>
        <w:tc>
          <w:tcPr>
            <w:tcW w:w="1446" w:type="dxa"/>
          </w:tcPr>
          <w:p w14:paraId="51D3232F" w14:textId="7EDE1990" w:rsidR="007F3732" w:rsidRDefault="007F3732" w:rsidP="007F3732">
            <w:pPr>
              <w:pStyle w:val="NormalIndent"/>
              <w:ind w:left="0"/>
              <w:jc w:val="center"/>
              <w:rPr>
                <w:rFonts w:asciiTheme="majorBidi" w:hAnsiTheme="majorBidi" w:cstheme="majorBidi"/>
              </w:rPr>
            </w:pPr>
            <w:r>
              <w:rPr>
                <w:rFonts w:asciiTheme="majorBidi" w:hAnsiTheme="majorBidi" w:cstheme="majorBidi"/>
              </w:rPr>
              <w:t>D</w:t>
            </w:r>
          </w:p>
        </w:tc>
        <w:tc>
          <w:tcPr>
            <w:tcW w:w="1446" w:type="dxa"/>
          </w:tcPr>
          <w:p w14:paraId="2BF9B072" w14:textId="41369C79"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4B635635" w14:textId="77777777" w:rsidTr="00E73E08">
        <w:trPr>
          <w:trHeight w:val="272"/>
        </w:trPr>
        <w:tc>
          <w:tcPr>
            <w:tcW w:w="1531" w:type="dxa"/>
            <w:shd w:val="clear" w:color="auto" w:fill="F2F2F2" w:themeFill="background1" w:themeFillShade="F2"/>
          </w:tcPr>
          <w:p w14:paraId="0C79B774" w14:textId="5614C0E1"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_Ref46308884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3.3</w:t>
            </w:r>
            <w:r>
              <w:rPr>
                <w:rFonts w:asciiTheme="majorBidi" w:hAnsiTheme="majorBidi" w:cstheme="majorBidi"/>
              </w:rPr>
              <w:fldChar w:fldCharType="end"/>
            </w:r>
          </w:p>
        </w:tc>
        <w:tc>
          <w:tcPr>
            <w:tcW w:w="4977" w:type="dxa"/>
            <w:shd w:val="clear" w:color="auto" w:fill="F2F2F2" w:themeFill="background1" w:themeFillShade="F2"/>
          </w:tcPr>
          <w:p w14:paraId="347F8E5F" w14:textId="22991FD8"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_Ref46308896 \h  \* MERGEFORMAT </w:instrText>
            </w:r>
            <w:r>
              <w:rPr>
                <w:rFonts w:asciiTheme="majorBidi" w:hAnsiTheme="majorBidi" w:cstheme="majorBidi"/>
              </w:rPr>
            </w:r>
            <w:r>
              <w:rPr>
                <w:rFonts w:asciiTheme="majorBidi" w:hAnsiTheme="majorBidi" w:cstheme="majorBidi"/>
              </w:rPr>
              <w:fldChar w:fldCharType="separate"/>
            </w:r>
            <w:r w:rsidR="00A845CC" w:rsidRPr="0030514F">
              <w:t>Physical Characteristics</w:t>
            </w:r>
            <w:r>
              <w:rPr>
                <w:rFonts w:asciiTheme="majorBidi" w:hAnsiTheme="majorBidi" w:cstheme="majorBidi"/>
              </w:rPr>
              <w:fldChar w:fldCharType="end"/>
            </w:r>
          </w:p>
        </w:tc>
        <w:tc>
          <w:tcPr>
            <w:tcW w:w="2892" w:type="dxa"/>
            <w:gridSpan w:val="2"/>
            <w:shd w:val="clear" w:color="auto" w:fill="F2F2F2" w:themeFill="background1" w:themeFillShade="F2"/>
          </w:tcPr>
          <w:p w14:paraId="1C8592F4" w14:textId="77777777" w:rsidR="007F3732" w:rsidRDefault="007F3732" w:rsidP="007F3732">
            <w:pPr>
              <w:pStyle w:val="NormalIndent"/>
              <w:ind w:left="0"/>
              <w:jc w:val="center"/>
              <w:rPr>
                <w:rFonts w:asciiTheme="majorBidi" w:hAnsiTheme="majorBidi" w:cstheme="majorBidi"/>
              </w:rPr>
            </w:pPr>
            <w:r>
              <w:rPr>
                <w:rFonts w:asciiTheme="majorBidi" w:hAnsiTheme="majorBidi" w:cstheme="majorBidi"/>
              </w:rPr>
              <w:t>NA</w:t>
            </w:r>
          </w:p>
        </w:tc>
      </w:tr>
      <w:tr w:rsidR="007F3732" w:rsidRPr="00050295" w14:paraId="573188AC" w14:textId="77777777" w:rsidTr="00E73E08">
        <w:trPr>
          <w:trHeight w:val="272"/>
        </w:trPr>
        <w:tc>
          <w:tcPr>
            <w:tcW w:w="1531" w:type="dxa"/>
          </w:tcPr>
          <w:p w14:paraId="3CEF189B" w14:textId="03800A97"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_Ref46308911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3.3.1</w:t>
            </w:r>
            <w:r>
              <w:rPr>
                <w:rFonts w:asciiTheme="majorBidi" w:hAnsiTheme="majorBidi" w:cstheme="majorBidi"/>
              </w:rPr>
              <w:fldChar w:fldCharType="end"/>
            </w:r>
          </w:p>
        </w:tc>
        <w:tc>
          <w:tcPr>
            <w:tcW w:w="4977" w:type="dxa"/>
          </w:tcPr>
          <w:p w14:paraId="3B8FB49F" w14:textId="7739A243" w:rsidR="007F3732" w:rsidRDefault="007F3732" w:rsidP="007F3732">
            <w:pPr>
              <w:pStyle w:val="NormalIndent"/>
              <w:ind w:left="0"/>
              <w:rPr>
                <w:rFonts w:asciiTheme="majorBidi" w:hAnsiTheme="majorBidi" w:cstheme="majorBidi"/>
              </w:rPr>
            </w:pPr>
            <w:r w:rsidRPr="00300507">
              <w:rPr>
                <w:rFonts w:asciiTheme="majorBidi" w:hAnsiTheme="majorBidi" w:cstheme="majorBidi"/>
              </w:rPr>
              <w:fldChar w:fldCharType="begin"/>
            </w:r>
            <w:r w:rsidRPr="00300507">
              <w:rPr>
                <w:rFonts w:asciiTheme="majorBidi" w:hAnsiTheme="majorBidi" w:cstheme="majorBidi"/>
              </w:rPr>
              <w:instrText xml:space="preserve"> REF _Ref46308930 \h </w:instrText>
            </w:r>
            <w:r>
              <w:rPr>
                <w:rFonts w:asciiTheme="majorBidi" w:hAnsiTheme="majorBidi" w:cstheme="majorBidi"/>
              </w:rPr>
              <w:instrText xml:space="preserve"> \* MERGEFORMAT </w:instrText>
            </w:r>
            <w:r w:rsidRPr="00300507">
              <w:rPr>
                <w:rFonts w:asciiTheme="majorBidi" w:hAnsiTheme="majorBidi" w:cstheme="majorBidi"/>
              </w:rPr>
            </w:r>
            <w:r w:rsidRPr="00300507">
              <w:rPr>
                <w:rFonts w:asciiTheme="majorBidi" w:hAnsiTheme="majorBidi" w:cstheme="majorBidi"/>
              </w:rPr>
              <w:fldChar w:fldCharType="separate"/>
            </w:r>
            <w:r w:rsidR="00A845CC" w:rsidRPr="00223018">
              <w:t>Weight</w:t>
            </w:r>
            <w:r w:rsidRPr="00300507">
              <w:rPr>
                <w:rFonts w:asciiTheme="majorBidi" w:hAnsiTheme="majorBidi" w:cstheme="majorBidi"/>
              </w:rPr>
              <w:fldChar w:fldCharType="end"/>
            </w:r>
          </w:p>
        </w:tc>
        <w:tc>
          <w:tcPr>
            <w:tcW w:w="1446" w:type="dxa"/>
          </w:tcPr>
          <w:p w14:paraId="13110817" w14:textId="77777777" w:rsidR="007F3732" w:rsidRDefault="007F3732" w:rsidP="007F3732">
            <w:pPr>
              <w:pStyle w:val="NormalIndent"/>
              <w:ind w:left="0"/>
              <w:jc w:val="center"/>
              <w:rPr>
                <w:rFonts w:asciiTheme="majorBidi" w:hAnsiTheme="majorBidi" w:cstheme="majorBidi"/>
              </w:rPr>
            </w:pPr>
            <w:r>
              <w:rPr>
                <w:rFonts w:asciiTheme="majorBidi" w:hAnsiTheme="majorBidi" w:cstheme="majorBidi"/>
              </w:rPr>
              <w:t>I</w:t>
            </w:r>
          </w:p>
        </w:tc>
        <w:tc>
          <w:tcPr>
            <w:tcW w:w="1446" w:type="dxa"/>
          </w:tcPr>
          <w:p w14:paraId="0F70030B" w14:textId="77777777"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68FE5BCD" w14:textId="77777777" w:rsidTr="00E73E08">
        <w:trPr>
          <w:trHeight w:val="272"/>
        </w:trPr>
        <w:tc>
          <w:tcPr>
            <w:tcW w:w="1531" w:type="dxa"/>
          </w:tcPr>
          <w:p w14:paraId="225519DC" w14:textId="65019860"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_Ref46308946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3.3.2</w:t>
            </w:r>
            <w:r>
              <w:rPr>
                <w:rFonts w:asciiTheme="majorBidi" w:hAnsiTheme="majorBidi" w:cstheme="majorBidi"/>
              </w:rPr>
              <w:fldChar w:fldCharType="end"/>
            </w:r>
          </w:p>
        </w:tc>
        <w:tc>
          <w:tcPr>
            <w:tcW w:w="4977" w:type="dxa"/>
          </w:tcPr>
          <w:p w14:paraId="35CDCB90" w14:textId="43B5883A" w:rsidR="007F3732" w:rsidRDefault="007F3732" w:rsidP="007F3732">
            <w:pPr>
              <w:pStyle w:val="NormalIndent"/>
              <w:ind w:left="0"/>
              <w:rPr>
                <w:rFonts w:asciiTheme="majorBidi" w:hAnsiTheme="majorBidi" w:cstheme="majorBidi"/>
              </w:rPr>
            </w:pPr>
            <w:r w:rsidRPr="00300507">
              <w:rPr>
                <w:rFonts w:asciiTheme="majorBidi" w:hAnsiTheme="majorBidi" w:cstheme="majorBidi"/>
              </w:rPr>
              <w:fldChar w:fldCharType="begin"/>
            </w:r>
            <w:r w:rsidRPr="00300507">
              <w:rPr>
                <w:rFonts w:asciiTheme="majorBidi" w:hAnsiTheme="majorBidi" w:cstheme="majorBidi"/>
              </w:rPr>
              <w:instrText xml:space="preserve"> REF _Ref46308956 \h </w:instrText>
            </w:r>
            <w:r>
              <w:rPr>
                <w:rFonts w:asciiTheme="majorBidi" w:hAnsiTheme="majorBidi" w:cstheme="majorBidi"/>
              </w:rPr>
              <w:instrText xml:space="preserve"> \* MERGEFORMAT </w:instrText>
            </w:r>
            <w:r w:rsidRPr="00300507">
              <w:rPr>
                <w:rFonts w:asciiTheme="majorBidi" w:hAnsiTheme="majorBidi" w:cstheme="majorBidi"/>
              </w:rPr>
            </w:r>
            <w:r w:rsidRPr="00300507">
              <w:rPr>
                <w:rFonts w:asciiTheme="majorBidi" w:hAnsiTheme="majorBidi" w:cstheme="majorBidi"/>
              </w:rPr>
              <w:fldChar w:fldCharType="separate"/>
            </w:r>
            <w:r w:rsidR="00A845CC" w:rsidRPr="00223018">
              <w:t>Dimensions</w:t>
            </w:r>
            <w:r w:rsidRPr="00300507">
              <w:rPr>
                <w:rFonts w:asciiTheme="majorBidi" w:hAnsiTheme="majorBidi" w:cstheme="majorBidi"/>
              </w:rPr>
              <w:fldChar w:fldCharType="end"/>
            </w:r>
          </w:p>
        </w:tc>
        <w:tc>
          <w:tcPr>
            <w:tcW w:w="1446" w:type="dxa"/>
          </w:tcPr>
          <w:p w14:paraId="33072775" w14:textId="77777777" w:rsidR="007F3732" w:rsidRDefault="007F3732" w:rsidP="007F3732">
            <w:pPr>
              <w:pStyle w:val="NormalIndent"/>
              <w:ind w:left="0"/>
              <w:jc w:val="center"/>
              <w:rPr>
                <w:rFonts w:asciiTheme="majorBidi" w:hAnsiTheme="majorBidi" w:cstheme="majorBidi"/>
              </w:rPr>
            </w:pPr>
            <w:r>
              <w:rPr>
                <w:rFonts w:asciiTheme="majorBidi" w:hAnsiTheme="majorBidi" w:cstheme="majorBidi"/>
              </w:rPr>
              <w:t>I</w:t>
            </w:r>
          </w:p>
        </w:tc>
        <w:tc>
          <w:tcPr>
            <w:tcW w:w="1446" w:type="dxa"/>
          </w:tcPr>
          <w:p w14:paraId="34818CAB" w14:textId="77777777"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4C07D0B6" w14:textId="77777777" w:rsidTr="00E73E08">
        <w:trPr>
          <w:trHeight w:val="272"/>
        </w:trPr>
        <w:tc>
          <w:tcPr>
            <w:tcW w:w="1531" w:type="dxa"/>
          </w:tcPr>
          <w:p w14:paraId="0114C5F5" w14:textId="49FEB6DF"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_Ref46308963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3.3.3</w:t>
            </w:r>
            <w:r>
              <w:rPr>
                <w:rFonts w:asciiTheme="majorBidi" w:hAnsiTheme="majorBidi" w:cstheme="majorBidi"/>
              </w:rPr>
              <w:fldChar w:fldCharType="end"/>
            </w:r>
          </w:p>
        </w:tc>
        <w:tc>
          <w:tcPr>
            <w:tcW w:w="4977" w:type="dxa"/>
          </w:tcPr>
          <w:p w14:paraId="14FAEC7F" w14:textId="65C77EAF" w:rsidR="007F3732" w:rsidRDefault="007F3732" w:rsidP="007F3732">
            <w:pPr>
              <w:pStyle w:val="NormalIndent"/>
              <w:ind w:left="0"/>
              <w:rPr>
                <w:rFonts w:asciiTheme="majorBidi" w:hAnsiTheme="majorBidi" w:cstheme="majorBidi"/>
              </w:rPr>
            </w:pPr>
            <w:r w:rsidRPr="00300507">
              <w:rPr>
                <w:rFonts w:asciiTheme="majorBidi" w:hAnsiTheme="majorBidi" w:cstheme="majorBidi"/>
              </w:rPr>
              <w:fldChar w:fldCharType="begin"/>
            </w:r>
            <w:r w:rsidRPr="00300507">
              <w:rPr>
                <w:rFonts w:asciiTheme="majorBidi" w:hAnsiTheme="majorBidi" w:cstheme="majorBidi"/>
              </w:rPr>
              <w:instrText xml:space="preserve"> REF _Ref46308972 \h </w:instrText>
            </w:r>
            <w:r>
              <w:rPr>
                <w:rFonts w:asciiTheme="majorBidi" w:hAnsiTheme="majorBidi" w:cstheme="majorBidi"/>
              </w:rPr>
              <w:instrText xml:space="preserve"> \* MERGEFORMAT </w:instrText>
            </w:r>
            <w:r w:rsidRPr="00300507">
              <w:rPr>
                <w:rFonts w:asciiTheme="majorBidi" w:hAnsiTheme="majorBidi" w:cstheme="majorBidi"/>
              </w:rPr>
            </w:r>
            <w:r w:rsidRPr="00300507">
              <w:rPr>
                <w:rFonts w:asciiTheme="majorBidi" w:hAnsiTheme="majorBidi" w:cstheme="majorBidi"/>
              </w:rPr>
              <w:fldChar w:fldCharType="separate"/>
            </w:r>
            <w:r w:rsidR="00A845CC" w:rsidRPr="00223018">
              <w:t>Color</w:t>
            </w:r>
            <w:r w:rsidRPr="00300507">
              <w:rPr>
                <w:rFonts w:asciiTheme="majorBidi" w:hAnsiTheme="majorBidi" w:cstheme="majorBidi"/>
              </w:rPr>
              <w:fldChar w:fldCharType="end"/>
            </w:r>
          </w:p>
        </w:tc>
        <w:tc>
          <w:tcPr>
            <w:tcW w:w="1446" w:type="dxa"/>
          </w:tcPr>
          <w:p w14:paraId="794F8938" w14:textId="77777777" w:rsidR="007F3732" w:rsidRDefault="007F3732" w:rsidP="007F3732">
            <w:pPr>
              <w:pStyle w:val="NormalIndent"/>
              <w:ind w:left="0"/>
              <w:jc w:val="center"/>
              <w:rPr>
                <w:rFonts w:asciiTheme="majorBidi" w:hAnsiTheme="majorBidi" w:cstheme="majorBidi"/>
              </w:rPr>
            </w:pPr>
            <w:r>
              <w:rPr>
                <w:rFonts w:asciiTheme="majorBidi" w:hAnsiTheme="majorBidi" w:cstheme="majorBidi"/>
              </w:rPr>
              <w:t>I</w:t>
            </w:r>
          </w:p>
        </w:tc>
        <w:tc>
          <w:tcPr>
            <w:tcW w:w="1446" w:type="dxa"/>
          </w:tcPr>
          <w:p w14:paraId="7B5020D0" w14:textId="77777777"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173D3B5F" w14:textId="77777777" w:rsidTr="004D2BE0">
        <w:trPr>
          <w:trHeight w:val="272"/>
        </w:trPr>
        <w:tc>
          <w:tcPr>
            <w:tcW w:w="1531" w:type="dxa"/>
          </w:tcPr>
          <w:p w14:paraId="1E8AEAAE" w14:textId="7E268B5C"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_Ref65656331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3.4</w:t>
            </w:r>
            <w:r>
              <w:rPr>
                <w:rFonts w:asciiTheme="majorBidi" w:hAnsiTheme="majorBidi" w:cstheme="majorBidi"/>
              </w:rPr>
              <w:fldChar w:fldCharType="end"/>
            </w:r>
          </w:p>
        </w:tc>
        <w:tc>
          <w:tcPr>
            <w:tcW w:w="4977" w:type="dxa"/>
          </w:tcPr>
          <w:p w14:paraId="5259E1F0" w14:textId="68E96B4E"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_Ref65656336 \h </w:instrText>
            </w:r>
            <w:r>
              <w:rPr>
                <w:rFonts w:asciiTheme="majorBidi" w:hAnsiTheme="majorBidi" w:cstheme="majorBidi"/>
              </w:rPr>
            </w:r>
            <w:r>
              <w:rPr>
                <w:rFonts w:asciiTheme="majorBidi" w:hAnsiTheme="majorBidi" w:cstheme="majorBidi"/>
              </w:rPr>
              <w:fldChar w:fldCharType="separate"/>
            </w:r>
            <w:r w:rsidR="00A845CC">
              <w:t>External Interface</w:t>
            </w:r>
            <w:r>
              <w:rPr>
                <w:rFonts w:asciiTheme="majorBidi" w:hAnsiTheme="majorBidi" w:cstheme="majorBidi"/>
              </w:rPr>
              <w:fldChar w:fldCharType="end"/>
            </w:r>
          </w:p>
        </w:tc>
        <w:tc>
          <w:tcPr>
            <w:tcW w:w="1446" w:type="dxa"/>
          </w:tcPr>
          <w:p w14:paraId="5D3D8E06" w14:textId="7C485E7A" w:rsidR="007F3732" w:rsidRDefault="007F3732" w:rsidP="007F3732">
            <w:pPr>
              <w:pStyle w:val="NormalIndent"/>
              <w:ind w:left="0"/>
              <w:jc w:val="center"/>
              <w:rPr>
                <w:rFonts w:asciiTheme="majorBidi" w:hAnsiTheme="majorBidi" w:cstheme="majorBidi"/>
              </w:rPr>
            </w:pPr>
            <w:r>
              <w:rPr>
                <w:rFonts w:asciiTheme="majorBidi" w:hAnsiTheme="majorBidi" w:cstheme="majorBidi"/>
              </w:rPr>
              <w:t>D</w:t>
            </w:r>
          </w:p>
        </w:tc>
        <w:tc>
          <w:tcPr>
            <w:tcW w:w="1446" w:type="dxa"/>
          </w:tcPr>
          <w:p w14:paraId="1D7E7438" w14:textId="34402E3A"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05B84F1C" w14:textId="77777777" w:rsidTr="004D2BE0">
        <w:trPr>
          <w:trHeight w:val="272"/>
        </w:trPr>
        <w:tc>
          <w:tcPr>
            <w:tcW w:w="1531" w:type="dxa"/>
          </w:tcPr>
          <w:p w14:paraId="3F2FEA73" w14:textId="22CE71B7" w:rsidR="007F3732" w:rsidRDefault="007F3732" w:rsidP="007F3732">
            <w:pPr>
              <w:pStyle w:val="NormalIndent"/>
              <w:ind w:left="0"/>
              <w:rPr>
                <w:rFonts w:asciiTheme="majorBidi" w:hAnsiTheme="majorBidi" w:cstheme="majorBidi"/>
              </w:rPr>
            </w:pPr>
            <w:r>
              <w:rPr>
                <w:rFonts w:asciiTheme="majorBidi" w:hAnsiTheme="majorBidi" w:cstheme="majorBidi"/>
              </w:rPr>
              <w:lastRenderedPageBreak/>
              <w:fldChar w:fldCharType="begin"/>
            </w:r>
            <w:r>
              <w:rPr>
                <w:rFonts w:asciiTheme="majorBidi" w:hAnsiTheme="majorBidi" w:cstheme="majorBidi"/>
              </w:rPr>
              <w:instrText xml:space="preserve"> REF _Ref65656363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3.4.1</w:t>
            </w:r>
            <w:r>
              <w:rPr>
                <w:rFonts w:asciiTheme="majorBidi" w:hAnsiTheme="majorBidi" w:cstheme="majorBidi"/>
              </w:rPr>
              <w:fldChar w:fldCharType="end"/>
            </w:r>
          </w:p>
        </w:tc>
        <w:tc>
          <w:tcPr>
            <w:tcW w:w="4977" w:type="dxa"/>
          </w:tcPr>
          <w:p w14:paraId="2C4210B9" w14:textId="01EBB921"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_Ref65656475 \h </w:instrText>
            </w:r>
            <w:r>
              <w:rPr>
                <w:rFonts w:asciiTheme="majorBidi" w:hAnsiTheme="majorBidi" w:cstheme="majorBidi"/>
              </w:rPr>
            </w:r>
            <w:r>
              <w:rPr>
                <w:rFonts w:asciiTheme="majorBidi" w:hAnsiTheme="majorBidi" w:cstheme="majorBidi"/>
              </w:rPr>
              <w:fldChar w:fldCharType="separate"/>
            </w:r>
            <w:r w:rsidR="00A845CC">
              <w:t>AIRCRAFT - PSU</w:t>
            </w:r>
            <w:r w:rsidR="00A845CC" w:rsidRPr="007D4D31">
              <w:t xml:space="preserve"> Interface</w:t>
            </w:r>
            <w:r>
              <w:rPr>
                <w:rFonts w:asciiTheme="majorBidi" w:hAnsiTheme="majorBidi" w:cstheme="majorBidi"/>
              </w:rPr>
              <w:fldChar w:fldCharType="end"/>
            </w:r>
          </w:p>
        </w:tc>
        <w:tc>
          <w:tcPr>
            <w:tcW w:w="1446" w:type="dxa"/>
          </w:tcPr>
          <w:p w14:paraId="7D8865F7" w14:textId="63DDEE3E" w:rsidR="007F3732" w:rsidRDefault="007F3732" w:rsidP="007F3732">
            <w:pPr>
              <w:pStyle w:val="NormalIndent"/>
              <w:ind w:left="0"/>
              <w:jc w:val="center"/>
              <w:rPr>
                <w:rFonts w:asciiTheme="majorBidi" w:hAnsiTheme="majorBidi" w:cstheme="majorBidi"/>
              </w:rPr>
            </w:pPr>
            <w:r>
              <w:rPr>
                <w:rFonts w:asciiTheme="majorBidi" w:hAnsiTheme="majorBidi" w:cstheme="majorBidi"/>
              </w:rPr>
              <w:t>D</w:t>
            </w:r>
          </w:p>
        </w:tc>
        <w:tc>
          <w:tcPr>
            <w:tcW w:w="1446" w:type="dxa"/>
          </w:tcPr>
          <w:p w14:paraId="74BCAFFC" w14:textId="1D3A34EC"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28504597" w14:textId="77777777" w:rsidTr="004D2BE0">
        <w:trPr>
          <w:trHeight w:val="272"/>
        </w:trPr>
        <w:tc>
          <w:tcPr>
            <w:tcW w:w="1531" w:type="dxa"/>
          </w:tcPr>
          <w:p w14:paraId="00084765" w14:textId="1CE3191C"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_Ref46309105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3.4.2</w:t>
            </w:r>
            <w:r>
              <w:rPr>
                <w:rFonts w:asciiTheme="majorBidi" w:hAnsiTheme="majorBidi" w:cstheme="majorBidi"/>
              </w:rPr>
              <w:fldChar w:fldCharType="end"/>
            </w:r>
          </w:p>
        </w:tc>
        <w:tc>
          <w:tcPr>
            <w:tcW w:w="4977" w:type="dxa"/>
          </w:tcPr>
          <w:p w14:paraId="58A7AE5A" w14:textId="6C79B3CA"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_Ref46309105 \h </w:instrText>
            </w:r>
            <w:r>
              <w:rPr>
                <w:rFonts w:asciiTheme="majorBidi" w:hAnsiTheme="majorBidi" w:cstheme="majorBidi"/>
              </w:rPr>
            </w:r>
            <w:r>
              <w:rPr>
                <w:rFonts w:asciiTheme="majorBidi" w:hAnsiTheme="majorBidi" w:cstheme="majorBidi"/>
              </w:rPr>
              <w:fldChar w:fldCharType="separate"/>
            </w:r>
            <w:r w:rsidR="00A845CC">
              <w:t>PSU-MIU</w:t>
            </w:r>
            <w:r w:rsidR="00A845CC" w:rsidRPr="007D4D31">
              <w:t xml:space="preserve"> Interface</w:t>
            </w:r>
            <w:r>
              <w:rPr>
                <w:rFonts w:asciiTheme="majorBidi" w:hAnsiTheme="majorBidi" w:cstheme="majorBidi"/>
              </w:rPr>
              <w:fldChar w:fldCharType="end"/>
            </w:r>
          </w:p>
        </w:tc>
        <w:tc>
          <w:tcPr>
            <w:tcW w:w="1446" w:type="dxa"/>
          </w:tcPr>
          <w:p w14:paraId="33D8A989" w14:textId="5923A245" w:rsidR="007F3732" w:rsidRDefault="007F3732" w:rsidP="007F3732">
            <w:pPr>
              <w:pStyle w:val="NormalIndent"/>
              <w:ind w:left="0"/>
              <w:jc w:val="center"/>
              <w:rPr>
                <w:rFonts w:asciiTheme="majorBidi" w:hAnsiTheme="majorBidi" w:cstheme="majorBidi"/>
              </w:rPr>
            </w:pPr>
            <w:r>
              <w:rPr>
                <w:rFonts w:asciiTheme="majorBidi" w:hAnsiTheme="majorBidi" w:cstheme="majorBidi"/>
              </w:rPr>
              <w:t>D</w:t>
            </w:r>
          </w:p>
        </w:tc>
        <w:tc>
          <w:tcPr>
            <w:tcW w:w="1446" w:type="dxa"/>
          </w:tcPr>
          <w:p w14:paraId="19ECB108" w14:textId="5D0D1102"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7C628446" w14:textId="77777777" w:rsidTr="004D2BE0">
        <w:trPr>
          <w:trHeight w:val="272"/>
        </w:trPr>
        <w:tc>
          <w:tcPr>
            <w:tcW w:w="1531" w:type="dxa"/>
          </w:tcPr>
          <w:p w14:paraId="1C419747" w14:textId="071634CF" w:rsidR="007F3732" w:rsidRDefault="00276E00"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_Ref99965613 \r \h </w:instrText>
            </w:r>
            <w:r>
              <w:rPr>
                <w:rFonts w:asciiTheme="majorBidi" w:hAnsiTheme="majorBidi" w:cstheme="majorBidi"/>
              </w:rPr>
            </w:r>
            <w:r>
              <w:rPr>
                <w:rFonts w:asciiTheme="majorBidi" w:hAnsiTheme="majorBidi" w:cstheme="majorBidi"/>
              </w:rPr>
              <w:fldChar w:fldCharType="separate"/>
            </w:r>
            <w:r>
              <w:rPr>
                <w:rFonts w:asciiTheme="majorBidi" w:hAnsiTheme="majorBidi" w:cstheme="majorBidi"/>
                <w:cs/>
              </w:rPr>
              <w:t>‎</w:t>
            </w:r>
            <w:r>
              <w:rPr>
                <w:rFonts w:asciiTheme="majorBidi" w:hAnsiTheme="majorBidi" w:cstheme="majorBidi"/>
              </w:rPr>
              <w:t>3.4.3</w:t>
            </w:r>
            <w:r>
              <w:rPr>
                <w:rFonts w:asciiTheme="majorBidi" w:hAnsiTheme="majorBidi" w:cstheme="majorBidi"/>
              </w:rPr>
              <w:fldChar w:fldCharType="end"/>
            </w:r>
          </w:p>
        </w:tc>
        <w:tc>
          <w:tcPr>
            <w:tcW w:w="4977" w:type="dxa"/>
          </w:tcPr>
          <w:p w14:paraId="1B5545FA" w14:textId="316CF112" w:rsidR="007F3732" w:rsidRPr="0082370D" w:rsidRDefault="00276E00" w:rsidP="00074BAC">
            <w:pPr>
              <w:pStyle w:val="NormalIndent"/>
              <w:ind w:left="0"/>
            </w:pPr>
            <w:r>
              <w:fldChar w:fldCharType="begin"/>
            </w:r>
            <w:r>
              <w:instrText xml:space="preserve"> REF _Ref99965613 \h </w:instrText>
            </w:r>
            <w:r>
              <w:fldChar w:fldCharType="separate"/>
            </w:r>
            <w:r>
              <w:t>PSU-Test Panel Interface</w:t>
            </w:r>
            <w:r>
              <w:fldChar w:fldCharType="end"/>
            </w:r>
          </w:p>
        </w:tc>
        <w:tc>
          <w:tcPr>
            <w:tcW w:w="1446" w:type="dxa"/>
          </w:tcPr>
          <w:p w14:paraId="316A50BA" w14:textId="435B82FB" w:rsidR="007F3732" w:rsidRDefault="007F3732" w:rsidP="007F3732">
            <w:pPr>
              <w:pStyle w:val="NormalIndent"/>
              <w:ind w:left="0"/>
              <w:jc w:val="center"/>
              <w:rPr>
                <w:rFonts w:asciiTheme="majorBidi" w:hAnsiTheme="majorBidi" w:cstheme="majorBidi"/>
              </w:rPr>
            </w:pPr>
            <w:r>
              <w:rPr>
                <w:rFonts w:asciiTheme="majorBidi" w:hAnsiTheme="majorBidi" w:cstheme="majorBidi"/>
              </w:rPr>
              <w:t>D</w:t>
            </w:r>
          </w:p>
        </w:tc>
        <w:tc>
          <w:tcPr>
            <w:tcW w:w="1446" w:type="dxa"/>
          </w:tcPr>
          <w:p w14:paraId="56A7BF4B" w14:textId="59525A4F"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82370D" w:rsidRPr="00050295" w14:paraId="76950A6C" w14:textId="77777777" w:rsidTr="004D2BE0">
        <w:trPr>
          <w:trHeight w:val="272"/>
        </w:trPr>
        <w:tc>
          <w:tcPr>
            <w:tcW w:w="1531" w:type="dxa"/>
          </w:tcPr>
          <w:p w14:paraId="69DB8F57" w14:textId="035977DE" w:rsidR="0082370D" w:rsidRDefault="0082370D"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_Ref99459715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3.4.4</w:t>
            </w:r>
            <w:r>
              <w:rPr>
                <w:rFonts w:asciiTheme="majorBidi" w:hAnsiTheme="majorBidi" w:cstheme="majorBidi"/>
              </w:rPr>
              <w:fldChar w:fldCharType="end"/>
            </w:r>
          </w:p>
        </w:tc>
        <w:tc>
          <w:tcPr>
            <w:tcW w:w="4977" w:type="dxa"/>
          </w:tcPr>
          <w:p w14:paraId="2716DBD7" w14:textId="0451B588" w:rsidR="0082370D" w:rsidRDefault="0082370D" w:rsidP="0082370D">
            <w:pPr>
              <w:pStyle w:val="NormalIndent"/>
              <w:ind w:left="0"/>
            </w:pPr>
            <w:r>
              <w:fldChar w:fldCharType="begin"/>
            </w:r>
            <w:r>
              <w:instrText xml:space="preserve"> REF _Ref99459683 \h </w:instrText>
            </w:r>
            <w:r>
              <w:fldChar w:fldCharType="separate"/>
            </w:r>
            <w:r w:rsidR="00A845CC">
              <w:t>PSU</w:t>
            </w:r>
            <w:r w:rsidR="00A845CC" w:rsidRPr="007D4D31">
              <w:t>-</w:t>
            </w:r>
            <w:r w:rsidR="00A845CC">
              <w:t>INS</w:t>
            </w:r>
            <w:r w:rsidR="00A845CC" w:rsidRPr="007D4D31">
              <w:t xml:space="preserve"> Interface</w:t>
            </w:r>
            <w:r>
              <w:fldChar w:fldCharType="end"/>
            </w:r>
          </w:p>
        </w:tc>
        <w:tc>
          <w:tcPr>
            <w:tcW w:w="1446" w:type="dxa"/>
          </w:tcPr>
          <w:p w14:paraId="32FC9BC7" w14:textId="77777777" w:rsidR="0082370D" w:rsidRDefault="0082370D" w:rsidP="007F3732">
            <w:pPr>
              <w:pStyle w:val="NormalIndent"/>
              <w:ind w:left="0"/>
              <w:jc w:val="center"/>
              <w:rPr>
                <w:rFonts w:asciiTheme="majorBidi" w:hAnsiTheme="majorBidi" w:cstheme="majorBidi"/>
              </w:rPr>
            </w:pPr>
          </w:p>
        </w:tc>
        <w:tc>
          <w:tcPr>
            <w:tcW w:w="1446" w:type="dxa"/>
          </w:tcPr>
          <w:p w14:paraId="1FF0DE83" w14:textId="77777777" w:rsidR="0082370D" w:rsidRDefault="0082370D" w:rsidP="007F3732">
            <w:pPr>
              <w:pStyle w:val="NormalIndent"/>
              <w:ind w:left="0"/>
              <w:jc w:val="center"/>
              <w:rPr>
                <w:rFonts w:asciiTheme="majorBidi" w:hAnsiTheme="majorBidi" w:cstheme="majorBidi"/>
              </w:rPr>
            </w:pPr>
          </w:p>
        </w:tc>
      </w:tr>
      <w:tr w:rsidR="007F3732" w:rsidRPr="00050295" w14:paraId="4ED90502" w14:textId="77777777" w:rsidTr="004D2BE0">
        <w:trPr>
          <w:trHeight w:val="272"/>
        </w:trPr>
        <w:tc>
          <w:tcPr>
            <w:tcW w:w="1531" w:type="dxa"/>
          </w:tcPr>
          <w:p w14:paraId="2AC336C3" w14:textId="2390D2A4"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_Ref65656377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3.4.5</w:t>
            </w:r>
            <w:r>
              <w:rPr>
                <w:rFonts w:asciiTheme="majorBidi" w:hAnsiTheme="majorBidi" w:cstheme="majorBidi"/>
              </w:rPr>
              <w:fldChar w:fldCharType="end"/>
            </w:r>
          </w:p>
        </w:tc>
        <w:tc>
          <w:tcPr>
            <w:tcW w:w="4977" w:type="dxa"/>
          </w:tcPr>
          <w:p w14:paraId="1E189B40" w14:textId="170BD46F"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_Ref65656490 \h </w:instrText>
            </w:r>
            <w:r>
              <w:rPr>
                <w:rFonts w:asciiTheme="majorBidi" w:hAnsiTheme="majorBidi" w:cstheme="majorBidi"/>
              </w:rPr>
            </w:r>
            <w:r>
              <w:rPr>
                <w:rFonts w:asciiTheme="majorBidi" w:hAnsiTheme="majorBidi" w:cstheme="majorBidi"/>
              </w:rPr>
              <w:fldChar w:fldCharType="separate"/>
            </w:r>
            <w:r w:rsidR="00A845CC">
              <w:t>PSU</w:t>
            </w:r>
            <w:r w:rsidR="00A845CC" w:rsidRPr="007D4D31">
              <w:t>-</w:t>
            </w:r>
            <w:r w:rsidR="00A845CC">
              <w:t>Camera</w:t>
            </w:r>
            <w:r w:rsidR="00A845CC" w:rsidRPr="007D4D31">
              <w:t xml:space="preserve"> Interface</w:t>
            </w:r>
            <w:r>
              <w:rPr>
                <w:rFonts w:asciiTheme="majorBidi" w:hAnsiTheme="majorBidi" w:cstheme="majorBidi"/>
              </w:rPr>
              <w:fldChar w:fldCharType="end"/>
            </w:r>
          </w:p>
        </w:tc>
        <w:tc>
          <w:tcPr>
            <w:tcW w:w="1446" w:type="dxa"/>
          </w:tcPr>
          <w:p w14:paraId="3108B9DF" w14:textId="146C7C49" w:rsidR="007F3732" w:rsidRDefault="007F3732" w:rsidP="007F3732">
            <w:pPr>
              <w:pStyle w:val="NormalIndent"/>
              <w:ind w:left="0"/>
              <w:jc w:val="center"/>
              <w:rPr>
                <w:rFonts w:asciiTheme="majorBidi" w:hAnsiTheme="majorBidi" w:cstheme="majorBidi"/>
              </w:rPr>
            </w:pPr>
            <w:r>
              <w:rPr>
                <w:rFonts w:asciiTheme="majorBidi" w:hAnsiTheme="majorBidi" w:cstheme="majorBidi"/>
              </w:rPr>
              <w:t>D</w:t>
            </w:r>
          </w:p>
        </w:tc>
        <w:tc>
          <w:tcPr>
            <w:tcW w:w="1446" w:type="dxa"/>
          </w:tcPr>
          <w:p w14:paraId="36CF6EC3" w14:textId="475F67B5"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019517CD" w14:textId="77777777" w:rsidTr="004D2BE0">
        <w:trPr>
          <w:trHeight w:val="272"/>
        </w:trPr>
        <w:tc>
          <w:tcPr>
            <w:tcW w:w="1531" w:type="dxa"/>
          </w:tcPr>
          <w:p w14:paraId="5A61E77A" w14:textId="5277DA07"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_Ref65656381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3.4.6</w:t>
            </w:r>
            <w:r>
              <w:rPr>
                <w:rFonts w:asciiTheme="majorBidi" w:hAnsiTheme="majorBidi" w:cstheme="majorBidi"/>
              </w:rPr>
              <w:fldChar w:fldCharType="end"/>
            </w:r>
          </w:p>
        </w:tc>
        <w:tc>
          <w:tcPr>
            <w:tcW w:w="4977" w:type="dxa"/>
          </w:tcPr>
          <w:p w14:paraId="78FA140D" w14:textId="0BE9A5F1"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_Ref65656494 \h </w:instrText>
            </w:r>
            <w:r>
              <w:rPr>
                <w:rFonts w:asciiTheme="majorBidi" w:hAnsiTheme="majorBidi" w:cstheme="majorBidi"/>
              </w:rPr>
            </w:r>
            <w:r>
              <w:rPr>
                <w:rFonts w:asciiTheme="majorBidi" w:hAnsiTheme="majorBidi" w:cstheme="majorBidi"/>
              </w:rPr>
              <w:fldChar w:fldCharType="separate"/>
            </w:r>
            <w:r w:rsidR="00A845CC">
              <w:t>PSU</w:t>
            </w:r>
            <w:r w:rsidR="00A845CC" w:rsidRPr="007D4D31">
              <w:t>-</w:t>
            </w:r>
            <w:r w:rsidR="00A845CC">
              <w:t>ADLS</w:t>
            </w:r>
            <w:r w:rsidR="00A845CC" w:rsidRPr="007D4D31">
              <w:t xml:space="preserve"> Interface</w:t>
            </w:r>
            <w:r>
              <w:rPr>
                <w:rFonts w:asciiTheme="majorBidi" w:hAnsiTheme="majorBidi" w:cstheme="majorBidi"/>
              </w:rPr>
              <w:fldChar w:fldCharType="end"/>
            </w:r>
          </w:p>
        </w:tc>
        <w:tc>
          <w:tcPr>
            <w:tcW w:w="1446" w:type="dxa"/>
          </w:tcPr>
          <w:p w14:paraId="2CE023AB" w14:textId="117C2DEB" w:rsidR="007F3732" w:rsidRDefault="007F3732" w:rsidP="007F3732">
            <w:pPr>
              <w:pStyle w:val="NormalIndent"/>
              <w:ind w:left="0"/>
              <w:jc w:val="center"/>
              <w:rPr>
                <w:rFonts w:asciiTheme="majorBidi" w:hAnsiTheme="majorBidi" w:cstheme="majorBidi"/>
              </w:rPr>
            </w:pPr>
            <w:r>
              <w:rPr>
                <w:rFonts w:asciiTheme="majorBidi" w:hAnsiTheme="majorBidi" w:cstheme="majorBidi"/>
              </w:rPr>
              <w:t>D</w:t>
            </w:r>
          </w:p>
        </w:tc>
        <w:tc>
          <w:tcPr>
            <w:tcW w:w="1446" w:type="dxa"/>
          </w:tcPr>
          <w:p w14:paraId="2DC53528" w14:textId="321A70E2"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35F30FFA" w14:textId="77777777" w:rsidTr="004D2BE0">
        <w:trPr>
          <w:trHeight w:val="272"/>
        </w:trPr>
        <w:tc>
          <w:tcPr>
            <w:tcW w:w="1531" w:type="dxa"/>
          </w:tcPr>
          <w:p w14:paraId="46EBFB6F" w14:textId="30388B06"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_Ref65656385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3.4.7</w:t>
            </w:r>
            <w:r>
              <w:rPr>
                <w:rFonts w:asciiTheme="majorBidi" w:hAnsiTheme="majorBidi" w:cstheme="majorBidi"/>
              </w:rPr>
              <w:fldChar w:fldCharType="end"/>
            </w:r>
          </w:p>
        </w:tc>
        <w:tc>
          <w:tcPr>
            <w:tcW w:w="4977" w:type="dxa"/>
          </w:tcPr>
          <w:p w14:paraId="6619A9E3" w14:textId="4E7061F1"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_Ref65656499 \h </w:instrText>
            </w:r>
            <w:r>
              <w:rPr>
                <w:rFonts w:asciiTheme="majorBidi" w:hAnsiTheme="majorBidi" w:cstheme="majorBidi"/>
              </w:rPr>
            </w:r>
            <w:r>
              <w:rPr>
                <w:rFonts w:asciiTheme="majorBidi" w:hAnsiTheme="majorBidi" w:cstheme="majorBidi"/>
              </w:rPr>
              <w:fldChar w:fldCharType="separate"/>
            </w:r>
            <w:r w:rsidR="00A845CC">
              <w:t>PSU</w:t>
            </w:r>
            <w:r w:rsidR="00A845CC" w:rsidRPr="007D4D31">
              <w:t>-</w:t>
            </w:r>
            <w:r w:rsidR="00A845CC">
              <w:t>EDU</w:t>
            </w:r>
            <w:r w:rsidR="00A845CC" w:rsidRPr="007D4D31">
              <w:t xml:space="preserve"> Interface</w:t>
            </w:r>
            <w:r>
              <w:rPr>
                <w:rFonts w:asciiTheme="majorBidi" w:hAnsiTheme="majorBidi" w:cstheme="majorBidi"/>
              </w:rPr>
              <w:fldChar w:fldCharType="end"/>
            </w:r>
          </w:p>
        </w:tc>
        <w:tc>
          <w:tcPr>
            <w:tcW w:w="1446" w:type="dxa"/>
          </w:tcPr>
          <w:p w14:paraId="01975E22" w14:textId="551E2914" w:rsidR="007F3732" w:rsidRDefault="007F3732" w:rsidP="007F3732">
            <w:pPr>
              <w:pStyle w:val="NormalIndent"/>
              <w:ind w:left="0"/>
              <w:jc w:val="center"/>
              <w:rPr>
                <w:rFonts w:asciiTheme="majorBidi" w:hAnsiTheme="majorBidi" w:cstheme="majorBidi"/>
              </w:rPr>
            </w:pPr>
            <w:r>
              <w:rPr>
                <w:rFonts w:asciiTheme="majorBidi" w:hAnsiTheme="majorBidi" w:cstheme="majorBidi"/>
              </w:rPr>
              <w:t>D</w:t>
            </w:r>
          </w:p>
        </w:tc>
        <w:tc>
          <w:tcPr>
            <w:tcW w:w="1446" w:type="dxa"/>
          </w:tcPr>
          <w:p w14:paraId="2702EAB6" w14:textId="3B6957AF"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4DC4BF7E" w14:textId="77777777" w:rsidTr="004D2BE0">
        <w:trPr>
          <w:trHeight w:val="272"/>
        </w:trPr>
        <w:tc>
          <w:tcPr>
            <w:tcW w:w="1531" w:type="dxa"/>
          </w:tcPr>
          <w:p w14:paraId="74728BE4" w14:textId="2E5A2723"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_Ref65656394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3.4.8</w:t>
            </w:r>
            <w:r>
              <w:rPr>
                <w:rFonts w:asciiTheme="majorBidi" w:hAnsiTheme="majorBidi" w:cstheme="majorBidi"/>
              </w:rPr>
              <w:fldChar w:fldCharType="end"/>
            </w:r>
          </w:p>
        </w:tc>
        <w:tc>
          <w:tcPr>
            <w:tcW w:w="4977" w:type="dxa"/>
          </w:tcPr>
          <w:p w14:paraId="696DA35C" w14:textId="27ADD9BA"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_Ref65656503 \h </w:instrText>
            </w:r>
            <w:r>
              <w:rPr>
                <w:rFonts w:asciiTheme="majorBidi" w:hAnsiTheme="majorBidi" w:cstheme="majorBidi"/>
              </w:rPr>
            </w:r>
            <w:r>
              <w:rPr>
                <w:rFonts w:asciiTheme="majorBidi" w:hAnsiTheme="majorBidi" w:cstheme="majorBidi"/>
              </w:rPr>
              <w:fldChar w:fldCharType="separate"/>
            </w:r>
            <w:r w:rsidR="00A845CC">
              <w:t>PSU</w:t>
            </w:r>
            <w:r w:rsidR="00A845CC" w:rsidRPr="007D4D31">
              <w:t>-</w:t>
            </w:r>
            <w:r w:rsidR="00A845CC">
              <w:t>SPARE</w:t>
            </w:r>
            <w:r w:rsidR="00A845CC" w:rsidRPr="007D4D31">
              <w:t xml:space="preserve"> Interface</w:t>
            </w:r>
            <w:r w:rsidR="00A845CC">
              <w:t xml:space="preserve"> (FFI)</w:t>
            </w:r>
            <w:r>
              <w:rPr>
                <w:rFonts w:asciiTheme="majorBidi" w:hAnsiTheme="majorBidi" w:cstheme="majorBidi"/>
              </w:rPr>
              <w:fldChar w:fldCharType="end"/>
            </w:r>
          </w:p>
        </w:tc>
        <w:tc>
          <w:tcPr>
            <w:tcW w:w="1446" w:type="dxa"/>
          </w:tcPr>
          <w:p w14:paraId="2E20F23D" w14:textId="44F7506F" w:rsidR="007F3732" w:rsidRDefault="007F3732" w:rsidP="007F3732">
            <w:pPr>
              <w:pStyle w:val="NormalIndent"/>
              <w:ind w:left="0"/>
              <w:jc w:val="center"/>
              <w:rPr>
                <w:rFonts w:asciiTheme="majorBidi" w:hAnsiTheme="majorBidi" w:cstheme="majorBidi"/>
              </w:rPr>
            </w:pPr>
            <w:r>
              <w:rPr>
                <w:rFonts w:asciiTheme="majorBidi" w:hAnsiTheme="majorBidi" w:cstheme="majorBidi"/>
              </w:rPr>
              <w:t>D</w:t>
            </w:r>
          </w:p>
        </w:tc>
        <w:tc>
          <w:tcPr>
            <w:tcW w:w="1446" w:type="dxa"/>
          </w:tcPr>
          <w:p w14:paraId="40F9E4A1" w14:textId="53559649"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36529CCA" w14:textId="77777777" w:rsidTr="004D2BE0">
        <w:trPr>
          <w:trHeight w:val="272"/>
        </w:trPr>
        <w:tc>
          <w:tcPr>
            <w:tcW w:w="1531" w:type="dxa"/>
          </w:tcPr>
          <w:p w14:paraId="042E9950" w14:textId="67F61326"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_Ref65656415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3.4.9</w:t>
            </w:r>
            <w:r>
              <w:rPr>
                <w:rFonts w:asciiTheme="majorBidi" w:hAnsiTheme="majorBidi" w:cstheme="majorBidi"/>
              </w:rPr>
              <w:fldChar w:fldCharType="end"/>
            </w:r>
          </w:p>
        </w:tc>
        <w:tc>
          <w:tcPr>
            <w:tcW w:w="4977" w:type="dxa"/>
          </w:tcPr>
          <w:p w14:paraId="0ABC35CF" w14:textId="73AD4074"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_Ref65656415 \h </w:instrText>
            </w:r>
            <w:r>
              <w:rPr>
                <w:rFonts w:asciiTheme="majorBidi" w:hAnsiTheme="majorBidi" w:cstheme="majorBidi"/>
              </w:rPr>
            </w:r>
            <w:r>
              <w:rPr>
                <w:rFonts w:asciiTheme="majorBidi" w:hAnsiTheme="majorBidi" w:cstheme="majorBidi"/>
              </w:rPr>
              <w:fldChar w:fldCharType="separate"/>
            </w:r>
            <w:r w:rsidR="00A845CC">
              <w:t>PSU</w:t>
            </w:r>
            <w:r w:rsidR="00A845CC" w:rsidRPr="007D4D31">
              <w:t>-</w:t>
            </w:r>
            <w:r w:rsidR="00A845CC">
              <w:t>TCU</w:t>
            </w:r>
            <w:r w:rsidR="00A845CC" w:rsidRPr="007D4D31">
              <w:t xml:space="preserve"> Interface</w:t>
            </w:r>
            <w:r>
              <w:rPr>
                <w:rFonts w:asciiTheme="majorBidi" w:hAnsiTheme="majorBidi" w:cstheme="majorBidi"/>
              </w:rPr>
              <w:fldChar w:fldCharType="end"/>
            </w:r>
          </w:p>
        </w:tc>
        <w:tc>
          <w:tcPr>
            <w:tcW w:w="1446" w:type="dxa"/>
          </w:tcPr>
          <w:p w14:paraId="7168EBF6" w14:textId="7D958AD4" w:rsidR="007F3732" w:rsidRDefault="007F3732" w:rsidP="007F3732">
            <w:pPr>
              <w:pStyle w:val="NormalIndent"/>
              <w:ind w:left="0"/>
              <w:jc w:val="center"/>
              <w:rPr>
                <w:rFonts w:asciiTheme="majorBidi" w:hAnsiTheme="majorBidi" w:cstheme="majorBidi"/>
              </w:rPr>
            </w:pPr>
            <w:r>
              <w:rPr>
                <w:rFonts w:asciiTheme="majorBidi" w:hAnsiTheme="majorBidi" w:cstheme="majorBidi"/>
              </w:rPr>
              <w:t>D</w:t>
            </w:r>
          </w:p>
        </w:tc>
        <w:tc>
          <w:tcPr>
            <w:tcW w:w="1446" w:type="dxa"/>
          </w:tcPr>
          <w:p w14:paraId="61312B2F" w14:textId="157353D3"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6804EC05" w14:textId="77777777" w:rsidTr="004D2BE0">
        <w:trPr>
          <w:trHeight w:val="272"/>
        </w:trPr>
        <w:tc>
          <w:tcPr>
            <w:tcW w:w="1531" w:type="dxa"/>
            <w:shd w:val="clear" w:color="auto" w:fill="F2F2F2" w:themeFill="background1" w:themeFillShade="F2"/>
          </w:tcPr>
          <w:p w14:paraId="43646BE2" w14:textId="6F03093C" w:rsidR="007F3732" w:rsidRPr="00E86A86" w:rsidRDefault="007F3732" w:rsidP="007F3732">
            <w:pPr>
              <w:pStyle w:val="NormalIndent"/>
              <w:ind w:left="0"/>
              <w:rPr>
                <w:rFonts w:asciiTheme="majorBidi" w:hAnsiTheme="majorBidi" w:cstheme="majorBidi"/>
              </w:rPr>
            </w:pPr>
            <w:r w:rsidRPr="00E86A86">
              <w:rPr>
                <w:rFonts w:asciiTheme="majorBidi" w:hAnsiTheme="majorBidi" w:cstheme="majorBidi"/>
              </w:rPr>
              <w:fldChar w:fldCharType="begin"/>
            </w:r>
            <w:r w:rsidRPr="00E86A86">
              <w:rPr>
                <w:rFonts w:asciiTheme="majorBidi" w:hAnsiTheme="majorBidi" w:cstheme="majorBidi"/>
              </w:rPr>
              <w:instrText xml:space="preserve"> REF _Ref46309611 \r \h  \* MERGEFORMAT </w:instrText>
            </w:r>
            <w:r w:rsidRPr="00E86A86">
              <w:rPr>
                <w:rFonts w:asciiTheme="majorBidi" w:hAnsiTheme="majorBidi" w:cstheme="majorBidi"/>
              </w:rPr>
            </w:r>
            <w:r w:rsidRPr="00E86A86">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3.4.11</w:t>
            </w:r>
            <w:r w:rsidRPr="00E86A86">
              <w:rPr>
                <w:rFonts w:asciiTheme="majorBidi" w:hAnsiTheme="majorBidi" w:cstheme="majorBidi"/>
              </w:rPr>
              <w:fldChar w:fldCharType="end"/>
            </w:r>
          </w:p>
        </w:tc>
        <w:tc>
          <w:tcPr>
            <w:tcW w:w="4977" w:type="dxa"/>
            <w:shd w:val="clear" w:color="auto" w:fill="F2F2F2" w:themeFill="background1" w:themeFillShade="F2"/>
          </w:tcPr>
          <w:p w14:paraId="7E8B8D45" w14:textId="1F028C8F" w:rsidR="007F3732" w:rsidRPr="00E86A86" w:rsidRDefault="007F3732" w:rsidP="007F3732">
            <w:pPr>
              <w:pStyle w:val="NormalIndent"/>
              <w:ind w:left="0"/>
              <w:rPr>
                <w:rFonts w:asciiTheme="majorBidi" w:hAnsiTheme="majorBidi" w:cstheme="majorBidi"/>
              </w:rPr>
            </w:pPr>
            <w:r w:rsidRPr="00E86A86">
              <w:rPr>
                <w:rFonts w:asciiTheme="majorBidi" w:hAnsiTheme="majorBidi" w:cstheme="majorBidi"/>
              </w:rPr>
              <w:fldChar w:fldCharType="begin"/>
            </w:r>
            <w:r w:rsidRPr="00E86A86">
              <w:rPr>
                <w:rFonts w:asciiTheme="majorBidi" w:hAnsiTheme="majorBidi" w:cstheme="majorBidi"/>
              </w:rPr>
              <w:instrText xml:space="preserve"> REF _Ref46309620 \h  \* MERGEFORMAT </w:instrText>
            </w:r>
            <w:r w:rsidRPr="00E86A86">
              <w:rPr>
                <w:rFonts w:asciiTheme="majorBidi" w:hAnsiTheme="majorBidi" w:cstheme="majorBidi"/>
              </w:rPr>
            </w:r>
            <w:r w:rsidRPr="00E86A86">
              <w:rPr>
                <w:rFonts w:asciiTheme="majorBidi" w:hAnsiTheme="majorBidi" w:cstheme="majorBidi"/>
              </w:rPr>
              <w:fldChar w:fldCharType="separate"/>
            </w:r>
            <w:r w:rsidR="00A845CC" w:rsidRPr="00A845CC">
              <w:rPr>
                <w:rFonts w:asciiTheme="majorBidi" w:hAnsiTheme="majorBidi" w:cstheme="majorBidi"/>
              </w:rPr>
              <w:t>Mechanical/Thermal Interface</w:t>
            </w:r>
            <w:r w:rsidRPr="00E86A86">
              <w:rPr>
                <w:rFonts w:asciiTheme="majorBidi" w:hAnsiTheme="majorBidi" w:cstheme="majorBidi"/>
              </w:rPr>
              <w:fldChar w:fldCharType="end"/>
            </w:r>
          </w:p>
        </w:tc>
        <w:tc>
          <w:tcPr>
            <w:tcW w:w="2892" w:type="dxa"/>
            <w:gridSpan w:val="2"/>
            <w:shd w:val="clear" w:color="auto" w:fill="F2F2F2" w:themeFill="background1" w:themeFillShade="F2"/>
          </w:tcPr>
          <w:p w14:paraId="0131A148" w14:textId="061C2961" w:rsidR="007F3732" w:rsidRDefault="007F3732" w:rsidP="007F3732">
            <w:pPr>
              <w:pStyle w:val="NormalIndent"/>
              <w:ind w:left="0"/>
              <w:jc w:val="center"/>
              <w:rPr>
                <w:rFonts w:asciiTheme="majorBidi" w:hAnsiTheme="majorBidi" w:cstheme="majorBidi"/>
              </w:rPr>
            </w:pPr>
            <w:r>
              <w:rPr>
                <w:rFonts w:asciiTheme="majorBidi" w:hAnsiTheme="majorBidi" w:cstheme="majorBidi"/>
              </w:rPr>
              <w:t>NA</w:t>
            </w:r>
          </w:p>
        </w:tc>
      </w:tr>
      <w:tr w:rsidR="007F3732" w:rsidRPr="00050295" w14:paraId="2B6CEEE9" w14:textId="77777777" w:rsidTr="004D2BE0">
        <w:trPr>
          <w:trHeight w:val="272"/>
        </w:trPr>
        <w:tc>
          <w:tcPr>
            <w:tcW w:w="1531" w:type="dxa"/>
          </w:tcPr>
          <w:p w14:paraId="662A06DD" w14:textId="38883075" w:rsidR="007F3732" w:rsidRPr="007F3732" w:rsidRDefault="007F3732" w:rsidP="007F3732">
            <w:pPr>
              <w:pStyle w:val="NormalIndent"/>
              <w:ind w:left="0"/>
            </w:pPr>
            <w:r w:rsidRPr="007F3732">
              <w:fldChar w:fldCharType="begin"/>
            </w:r>
            <w:r w:rsidRPr="007F3732">
              <w:instrText xml:space="preserve"> REF _Ref46309635 \r \h </w:instrText>
            </w:r>
            <w:r>
              <w:instrText xml:space="preserve"> \* MERGEFORMAT </w:instrText>
            </w:r>
            <w:r w:rsidRPr="007F3732">
              <w:fldChar w:fldCharType="separate"/>
            </w:r>
            <w:r w:rsidR="00A845CC">
              <w:rPr>
                <w:cs/>
              </w:rPr>
              <w:t>‎</w:t>
            </w:r>
            <w:r w:rsidR="00A845CC">
              <w:t>3.4.11.1</w:t>
            </w:r>
            <w:r w:rsidRPr="007F3732">
              <w:fldChar w:fldCharType="end"/>
            </w:r>
          </w:p>
        </w:tc>
        <w:tc>
          <w:tcPr>
            <w:tcW w:w="4977" w:type="dxa"/>
          </w:tcPr>
          <w:p w14:paraId="75562DC4" w14:textId="58DAE9E6" w:rsidR="007F3732" w:rsidRPr="007F3732" w:rsidRDefault="007F3732" w:rsidP="007F3732">
            <w:pPr>
              <w:pStyle w:val="NormalIndent"/>
              <w:ind w:left="0"/>
            </w:pPr>
            <w:r w:rsidRPr="007F3732">
              <w:fldChar w:fldCharType="begin"/>
            </w:r>
            <w:r w:rsidRPr="007F3732">
              <w:instrText xml:space="preserve"> REF _Ref46309643 \h  \* MERGEFORMAT </w:instrText>
            </w:r>
            <w:r w:rsidRPr="007F3732">
              <w:fldChar w:fldCharType="separate"/>
            </w:r>
            <w:r w:rsidR="00A845CC">
              <w:t>Thermal Interface</w:t>
            </w:r>
            <w:r w:rsidRPr="007F3732">
              <w:fldChar w:fldCharType="end"/>
            </w:r>
          </w:p>
        </w:tc>
        <w:tc>
          <w:tcPr>
            <w:tcW w:w="1446" w:type="dxa"/>
          </w:tcPr>
          <w:p w14:paraId="06269E1C" w14:textId="0A688001" w:rsidR="007F3732" w:rsidRDefault="007F3732" w:rsidP="007F3732">
            <w:pPr>
              <w:pStyle w:val="NormalIndent"/>
              <w:ind w:left="0"/>
              <w:jc w:val="center"/>
              <w:rPr>
                <w:rFonts w:asciiTheme="majorBidi" w:hAnsiTheme="majorBidi" w:cstheme="majorBidi"/>
              </w:rPr>
            </w:pPr>
            <w:r>
              <w:rPr>
                <w:rFonts w:asciiTheme="majorBidi" w:hAnsiTheme="majorBidi" w:cstheme="majorBidi"/>
              </w:rPr>
              <w:t>I</w:t>
            </w:r>
          </w:p>
        </w:tc>
        <w:tc>
          <w:tcPr>
            <w:tcW w:w="1446" w:type="dxa"/>
          </w:tcPr>
          <w:p w14:paraId="128C4CD9" w14:textId="076BA535" w:rsidR="007F3732" w:rsidRDefault="007F3732" w:rsidP="007F3732">
            <w:pPr>
              <w:pStyle w:val="NormalIndent"/>
              <w:ind w:left="0"/>
              <w:jc w:val="center"/>
              <w:rPr>
                <w:rFonts w:asciiTheme="majorBidi" w:hAnsiTheme="majorBidi" w:cstheme="majorBidi"/>
              </w:rPr>
            </w:pPr>
            <w:r w:rsidRPr="00B66EF9">
              <w:rPr>
                <w:rFonts w:asciiTheme="majorBidi" w:hAnsiTheme="majorBidi" w:cstheme="majorBidi"/>
                <w:b/>
                <w:bCs/>
                <w:color w:val="00B050"/>
              </w:rPr>
              <w:t>POD</w:t>
            </w:r>
          </w:p>
        </w:tc>
      </w:tr>
      <w:tr w:rsidR="007F3732" w:rsidRPr="00050295" w14:paraId="26C46CCC" w14:textId="77777777" w:rsidTr="004D2BE0">
        <w:trPr>
          <w:trHeight w:val="272"/>
        </w:trPr>
        <w:tc>
          <w:tcPr>
            <w:tcW w:w="1531" w:type="dxa"/>
          </w:tcPr>
          <w:p w14:paraId="1DF8CFFC" w14:textId="3B57C56E"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_Ref46309655 \r \h  \* MERGEFORMAT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3.4.11.2</w:t>
            </w:r>
            <w:r>
              <w:rPr>
                <w:rFonts w:asciiTheme="majorBidi" w:hAnsiTheme="majorBidi" w:cstheme="majorBidi"/>
              </w:rPr>
              <w:fldChar w:fldCharType="end"/>
            </w:r>
          </w:p>
        </w:tc>
        <w:tc>
          <w:tcPr>
            <w:tcW w:w="4977" w:type="dxa"/>
          </w:tcPr>
          <w:p w14:paraId="6D4FC73E" w14:textId="1F395F28" w:rsidR="007F3732" w:rsidRPr="00ED4E75" w:rsidRDefault="007F3732" w:rsidP="007F3732">
            <w:pPr>
              <w:pStyle w:val="NormalIndent"/>
              <w:ind w:left="0"/>
            </w:pPr>
            <w:r w:rsidRPr="00ED4E75">
              <w:fldChar w:fldCharType="begin"/>
            </w:r>
            <w:r w:rsidRPr="00ED4E75">
              <w:instrText xml:space="preserve"> REF _Ref46309661 \h </w:instrText>
            </w:r>
            <w:r>
              <w:instrText xml:space="preserve"> \* MERGEFORMAT </w:instrText>
            </w:r>
            <w:r w:rsidRPr="00ED4E75">
              <w:fldChar w:fldCharType="separate"/>
            </w:r>
            <w:r w:rsidR="00A845CC">
              <w:t>Mechanical Interface</w:t>
            </w:r>
            <w:r w:rsidRPr="00ED4E75">
              <w:fldChar w:fldCharType="end"/>
            </w:r>
          </w:p>
        </w:tc>
        <w:tc>
          <w:tcPr>
            <w:tcW w:w="1446" w:type="dxa"/>
          </w:tcPr>
          <w:p w14:paraId="289B876B" w14:textId="2AFF5E0F" w:rsidR="007F3732" w:rsidRDefault="007F3732" w:rsidP="007F3732">
            <w:pPr>
              <w:pStyle w:val="NormalIndent"/>
              <w:ind w:left="0"/>
              <w:jc w:val="center"/>
              <w:rPr>
                <w:rFonts w:asciiTheme="majorBidi" w:hAnsiTheme="majorBidi" w:cstheme="majorBidi"/>
              </w:rPr>
            </w:pPr>
            <w:r>
              <w:rPr>
                <w:rFonts w:asciiTheme="majorBidi" w:hAnsiTheme="majorBidi" w:cstheme="majorBidi"/>
              </w:rPr>
              <w:t>I</w:t>
            </w:r>
          </w:p>
        </w:tc>
        <w:tc>
          <w:tcPr>
            <w:tcW w:w="1446" w:type="dxa"/>
          </w:tcPr>
          <w:p w14:paraId="71A6CAF1" w14:textId="47AD9308" w:rsidR="007F3732" w:rsidRDefault="007F3732" w:rsidP="007F3732">
            <w:pPr>
              <w:pStyle w:val="NormalIndent"/>
              <w:ind w:left="0"/>
              <w:jc w:val="center"/>
              <w:rPr>
                <w:rFonts w:asciiTheme="majorBidi" w:hAnsiTheme="majorBidi" w:cstheme="majorBidi"/>
              </w:rPr>
            </w:pPr>
            <w:r w:rsidRPr="00B66EF9">
              <w:rPr>
                <w:rFonts w:asciiTheme="majorBidi" w:hAnsiTheme="majorBidi" w:cstheme="majorBidi"/>
                <w:b/>
                <w:bCs/>
                <w:color w:val="00B050"/>
              </w:rPr>
              <w:t>POD</w:t>
            </w:r>
          </w:p>
        </w:tc>
      </w:tr>
      <w:tr w:rsidR="007F3732" w:rsidRPr="00050295" w14:paraId="0BB91FF1" w14:textId="77777777" w:rsidTr="004D2BE0">
        <w:trPr>
          <w:trHeight w:val="272"/>
        </w:trPr>
        <w:tc>
          <w:tcPr>
            <w:tcW w:w="1531" w:type="dxa"/>
            <w:shd w:val="clear" w:color="auto" w:fill="F2F2F2" w:themeFill="background1" w:themeFillShade="F2"/>
          </w:tcPr>
          <w:p w14:paraId="59BFF5DF" w14:textId="77D41B00"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_Ref46309670 \r \h  \* MERGEFORMAT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3.5</w:t>
            </w:r>
            <w:r>
              <w:rPr>
                <w:rFonts w:asciiTheme="majorBidi" w:hAnsiTheme="majorBidi" w:cstheme="majorBidi"/>
              </w:rPr>
              <w:fldChar w:fldCharType="end"/>
            </w:r>
          </w:p>
        </w:tc>
        <w:tc>
          <w:tcPr>
            <w:tcW w:w="4977" w:type="dxa"/>
            <w:shd w:val="clear" w:color="auto" w:fill="F2F2F2" w:themeFill="background1" w:themeFillShade="F2"/>
          </w:tcPr>
          <w:p w14:paraId="3448428E" w14:textId="3865CC91"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_Ref46309678 \h  \* MERGEFORMAT </w:instrText>
            </w:r>
            <w:r>
              <w:rPr>
                <w:rFonts w:asciiTheme="majorBidi" w:hAnsiTheme="majorBidi" w:cstheme="majorBidi"/>
              </w:rPr>
            </w:r>
            <w:r>
              <w:rPr>
                <w:rFonts w:asciiTheme="majorBidi" w:hAnsiTheme="majorBidi" w:cstheme="majorBidi"/>
              </w:rPr>
              <w:fldChar w:fldCharType="separate"/>
            </w:r>
            <w:r w:rsidR="00A845CC">
              <w:t>Internal Interface</w:t>
            </w:r>
            <w:r>
              <w:rPr>
                <w:rFonts w:asciiTheme="majorBidi" w:hAnsiTheme="majorBidi" w:cstheme="majorBidi"/>
              </w:rPr>
              <w:fldChar w:fldCharType="end"/>
            </w:r>
          </w:p>
        </w:tc>
        <w:tc>
          <w:tcPr>
            <w:tcW w:w="2892" w:type="dxa"/>
            <w:gridSpan w:val="2"/>
            <w:shd w:val="clear" w:color="auto" w:fill="F2F2F2" w:themeFill="background1" w:themeFillShade="F2"/>
          </w:tcPr>
          <w:p w14:paraId="29B123DA" w14:textId="0F6363B4" w:rsidR="007F3732" w:rsidRDefault="007F3732" w:rsidP="007F3732">
            <w:pPr>
              <w:pStyle w:val="NormalIndent"/>
              <w:ind w:left="0"/>
              <w:jc w:val="center"/>
              <w:rPr>
                <w:rFonts w:asciiTheme="majorBidi" w:hAnsiTheme="majorBidi" w:cstheme="majorBidi"/>
              </w:rPr>
            </w:pPr>
            <w:r>
              <w:rPr>
                <w:rFonts w:asciiTheme="majorBidi" w:hAnsiTheme="majorBidi" w:cstheme="majorBidi"/>
              </w:rPr>
              <w:t>NA</w:t>
            </w:r>
          </w:p>
        </w:tc>
      </w:tr>
      <w:tr w:rsidR="007F3732" w:rsidRPr="00050295" w14:paraId="6AA35156" w14:textId="77777777" w:rsidTr="004D2BE0">
        <w:trPr>
          <w:trHeight w:val="272"/>
        </w:trPr>
        <w:tc>
          <w:tcPr>
            <w:tcW w:w="1531" w:type="dxa"/>
          </w:tcPr>
          <w:p w14:paraId="43D84789" w14:textId="3B59F353"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_Ref46309685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3.6</w:t>
            </w:r>
            <w:r>
              <w:rPr>
                <w:rFonts w:asciiTheme="majorBidi" w:hAnsiTheme="majorBidi" w:cstheme="majorBidi"/>
              </w:rPr>
              <w:fldChar w:fldCharType="end"/>
            </w:r>
          </w:p>
        </w:tc>
        <w:tc>
          <w:tcPr>
            <w:tcW w:w="4977" w:type="dxa"/>
          </w:tcPr>
          <w:p w14:paraId="5B3D2F14" w14:textId="54E3B539"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_Ref46309711 \h </w:instrText>
            </w:r>
            <w:r>
              <w:rPr>
                <w:rFonts w:asciiTheme="majorBidi" w:hAnsiTheme="majorBidi" w:cstheme="majorBidi"/>
              </w:rPr>
            </w:r>
            <w:r>
              <w:rPr>
                <w:rFonts w:asciiTheme="majorBidi" w:hAnsiTheme="majorBidi" w:cstheme="majorBidi"/>
              </w:rPr>
              <w:fldChar w:fldCharType="separate"/>
            </w:r>
            <w:r w:rsidR="00A845CC">
              <w:t>Safety</w:t>
            </w:r>
            <w:r>
              <w:rPr>
                <w:rFonts w:asciiTheme="majorBidi" w:hAnsiTheme="majorBidi" w:cstheme="majorBidi"/>
              </w:rPr>
              <w:fldChar w:fldCharType="end"/>
            </w:r>
          </w:p>
        </w:tc>
        <w:tc>
          <w:tcPr>
            <w:tcW w:w="1446" w:type="dxa"/>
          </w:tcPr>
          <w:p w14:paraId="55440A13" w14:textId="3F8C20FE" w:rsidR="007F3732" w:rsidRDefault="007F3732" w:rsidP="007F3732">
            <w:pPr>
              <w:pStyle w:val="NormalIndent"/>
              <w:ind w:left="0"/>
              <w:jc w:val="center"/>
              <w:rPr>
                <w:rFonts w:asciiTheme="majorBidi" w:hAnsiTheme="majorBidi" w:cstheme="majorBidi"/>
              </w:rPr>
            </w:pPr>
            <w:r>
              <w:rPr>
                <w:rFonts w:asciiTheme="majorBidi" w:hAnsiTheme="majorBidi" w:cstheme="majorBidi"/>
              </w:rPr>
              <w:t>A</w:t>
            </w:r>
          </w:p>
        </w:tc>
        <w:tc>
          <w:tcPr>
            <w:tcW w:w="1446" w:type="dxa"/>
          </w:tcPr>
          <w:p w14:paraId="2E4365C0" w14:textId="70C5FCFF" w:rsidR="007F3732" w:rsidRDefault="007F3732" w:rsidP="007F3732">
            <w:pPr>
              <w:pStyle w:val="NormalIndent"/>
              <w:ind w:left="0"/>
              <w:jc w:val="center"/>
              <w:rPr>
                <w:rFonts w:asciiTheme="majorBidi" w:hAnsiTheme="majorBidi" w:cstheme="majorBidi"/>
              </w:rPr>
            </w:pPr>
            <w:r w:rsidRPr="00B66EF9">
              <w:rPr>
                <w:rFonts w:asciiTheme="majorBidi" w:hAnsiTheme="majorBidi" w:cstheme="majorBidi"/>
                <w:b/>
                <w:bCs/>
                <w:color w:val="00B050"/>
              </w:rPr>
              <w:t>POD</w:t>
            </w:r>
          </w:p>
        </w:tc>
      </w:tr>
      <w:tr w:rsidR="007F3732" w:rsidRPr="00050295" w14:paraId="1E1E20C0" w14:textId="77777777" w:rsidTr="00894BC9">
        <w:trPr>
          <w:trHeight w:val="272"/>
        </w:trPr>
        <w:tc>
          <w:tcPr>
            <w:tcW w:w="1531" w:type="dxa"/>
            <w:shd w:val="clear" w:color="auto" w:fill="F2F2F2" w:themeFill="background1" w:themeFillShade="F2"/>
          </w:tcPr>
          <w:p w14:paraId="6F34CAB3" w14:textId="7028BB00" w:rsidR="007F3732" w:rsidRDefault="0082370D"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_Ref99459782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3.7</w:t>
            </w:r>
            <w:r>
              <w:rPr>
                <w:rFonts w:asciiTheme="majorBidi" w:hAnsiTheme="majorBidi" w:cstheme="majorBidi"/>
              </w:rPr>
              <w:fldChar w:fldCharType="end"/>
            </w:r>
          </w:p>
        </w:tc>
        <w:tc>
          <w:tcPr>
            <w:tcW w:w="4977" w:type="dxa"/>
            <w:shd w:val="clear" w:color="auto" w:fill="F2F2F2" w:themeFill="background1" w:themeFillShade="F2"/>
          </w:tcPr>
          <w:p w14:paraId="575132AE" w14:textId="621D4FC8" w:rsidR="007F3732" w:rsidRDefault="0082370D"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_Ref99459790 \h </w:instrText>
            </w:r>
            <w:r>
              <w:rPr>
                <w:rFonts w:asciiTheme="majorBidi" w:hAnsiTheme="majorBidi" w:cstheme="majorBidi"/>
              </w:rPr>
            </w:r>
            <w:r>
              <w:rPr>
                <w:rFonts w:asciiTheme="majorBidi" w:hAnsiTheme="majorBidi" w:cstheme="majorBidi"/>
              </w:rPr>
              <w:fldChar w:fldCharType="separate"/>
            </w:r>
            <w:r w:rsidR="00A845CC">
              <w:t>Reliability</w:t>
            </w:r>
            <w:r>
              <w:rPr>
                <w:rFonts w:asciiTheme="majorBidi" w:hAnsiTheme="majorBidi" w:cstheme="majorBidi"/>
              </w:rPr>
              <w:fldChar w:fldCharType="end"/>
            </w:r>
          </w:p>
        </w:tc>
        <w:tc>
          <w:tcPr>
            <w:tcW w:w="2892" w:type="dxa"/>
            <w:gridSpan w:val="2"/>
            <w:shd w:val="clear" w:color="auto" w:fill="F2F2F2" w:themeFill="background1" w:themeFillShade="F2"/>
          </w:tcPr>
          <w:p w14:paraId="1191B6CA" w14:textId="6254E095" w:rsidR="007F3732" w:rsidRDefault="007F3732" w:rsidP="007F3732">
            <w:pPr>
              <w:pStyle w:val="NormalIndent"/>
              <w:ind w:left="0"/>
              <w:jc w:val="center"/>
              <w:rPr>
                <w:rFonts w:asciiTheme="majorBidi" w:hAnsiTheme="majorBidi" w:cstheme="majorBidi"/>
              </w:rPr>
            </w:pPr>
            <w:r>
              <w:rPr>
                <w:rFonts w:asciiTheme="majorBidi" w:hAnsiTheme="majorBidi" w:cstheme="majorBidi"/>
              </w:rPr>
              <w:t>NA</w:t>
            </w:r>
          </w:p>
        </w:tc>
      </w:tr>
      <w:tr w:rsidR="007F3732" w:rsidRPr="00050295" w14:paraId="70ABE2F7" w14:textId="77777777" w:rsidTr="004D2BE0">
        <w:trPr>
          <w:trHeight w:val="272"/>
        </w:trPr>
        <w:tc>
          <w:tcPr>
            <w:tcW w:w="1531" w:type="dxa"/>
          </w:tcPr>
          <w:p w14:paraId="69E978D6" w14:textId="758BA423"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_Ref46309885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3.7.1</w:t>
            </w:r>
            <w:r>
              <w:rPr>
                <w:rFonts w:asciiTheme="majorBidi" w:hAnsiTheme="majorBidi" w:cstheme="majorBidi"/>
              </w:rPr>
              <w:fldChar w:fldCharType="end"/>
            </w:r>
          </w:p>
        </w:tc>
        <w:tc>
          <w:tcPr>
            <w:tcW w:w="4977" w:type="dxa"/>
          </w:tcPr>
          <w:p w14:paraId="3CCDA034" w14:textId="4764F49B"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_Ref46309892 \h </w:instrText>
            </w:r>
            <w:r>
              <w:rPr>
                <w:rFonts w:asciiTheme="majorBidi" w:hAnsiTheme="majorBidi" w:cstheme="majorBidi"/>
              </w:rPr>
            </w:r>
            <w:r>
              <w:rPr>
                <w:rFonts w:asciiTheme="majorBidi" w:hAnsiTheme="majorBidi" w:cstheme="majorBidi"/>
              </w:rPr>
              <w:fldChar w:fldCharType="separate"/>
            </w:r>
            <w:r w:rsidR="00A845CC">
              <w:t>Reliability Prediction</w:t>
            </w:r>
            <w:r>
              <w:rPr>
                <w:rFonts w:asciiTheme="majorBidi" w:hAnsiTheme="majorBidi" w:cstheme="majorBidi"/>
              </w:rPr>
              <w:fldChar w:fldCharType="end"/>
            </w:r>
          </w:p>
        </w:tc>
        <w:tc>
          <w:tcPr>
            <w:tcW w:w="1446" w:type="dxa"/>
          </w:tcPr>
          <w:p w14:paraId="3787CB66" w14:textId="1C255DBB" w:rsidR="007F3732" w:rsidRDefault="007F3732" w:rsidP="007F3732">
            <w:pPr>
              <w:pStyle w:val="NormalIndent"/>
              <w:ind w:left="0"/>
              <w:jc w:val="center"/>
              <w:rPr>
                <w:rFonts w:asciiTheme="majorBidi" w:hAnsiTheme="majorBidi" w:cstheme="majorBidi"/>
              </w:rPr>
            </w:pPr>
            <w:r>
              <w:rPr>
                <w:rFonts w:asciiTheme="majorBidi" w:hAnsiTheme="majorBidi" w:cstheme="majorBidi"/>
              </w:rPr>
              <w:t>A</w:t>
            </w:r>
          </w:p>
        </w:tc>
        <w:tc>
          <w:tcPr>
            <w:tcW w:w="1446" w:type="dxa"/>
          </w:tcPr>
          <w:p w14:paraId="6F92E018" w14:textId="20DE4399" w:rsidR="007F3732" w:rsidRDefault="007F3732" w:rsidP="007F3732">
            <w:pPr>
              <w:pStyle w:val="NormalIndent"/>
              <w:ind w:left="0"/>
              <w:jc w:val="center"/>
              <w:rPr>
                <w:rFonts w:asciiTheme="majorBidi" w:hAnsiTheme="majorBidi" w:cstheme="majorBidi"/>
              </w:rPr>
            </w:pPr>
            <w:r w:rsidRPr="00B66EF9">
              <w:rPr>
                <w:rFonts w:asciiTheme="majorBidi" w:hAnsiTheme="majorBidi" w:cstheme="majorBidi"/>
                <w:b/>
                <w:bCs/>
                <w:color w:val="00B050"/>
              </w:rPr>
              <w:t>POD</w:t>
            </w:r>
          </w:p>
        </w:tc>
      </w:tr>
      <w:tr w:rsidR="007F3732" w:rsidRPr="00050295" w14:paraId="43A17DD0" w14:textId="77777777" w:rsidTr="004D2BE0">
        <w:trPr>
          <w:trHeight w:val="272"/>
        </w:trPr>
        <w:tc>
          <w:tcPr>
            <w:tcW w:w="1531" w:type="dxa"/>
          </w:tcPr>
          <w:p w14:paraId="4D83D032" w14:textId="734E49D4"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_Ref46309899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3.7.2</w:t>
            </w:r>
            <w:r>
              <w:rPr>
                <w:rFonts w:asciiTheme="majorBidi" w:hAnsiTheme="majorBidi" w:cstheme="majorBidi"/>
              </w:rPr>
              <w:fldChar w:fldCharType="end"/>
            </w:r>
          </w:p>
        </w:tc>
        <w:tc>
          <w:tcPr>
            <w:tcW w:w="4977" w:type="dxa"/>
          </w:tcPr>
          <w:p w14:paraId="54D6DCFD" w14:textId="0FB4295B"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_Ref46309906 \h </w:instrText>
            </w:r>
            <w:r>
              <w:rPr>
                <w:rFonts w:asciiTheme="majorBidi" w:hAnsiTheme="majorBidi" w:cstheme="majorBidi"/>
              </w:rPr>
            </w:r>
            <w:r>
              <w:rPr>
                <w:rFonts w:asciiTheme="majorBidi" w:hAnsiTheme="majorBidi" w:cstheme="majorBidi"/>
              </w:rPr>
              <w:fldChar w:fldCharType="separate"/>
            </w:r>
            <w:r w:rsidR="00A845CC">
              <w:t>Specified MTBF</w:t>
            </w:r>
            <w:r>
              <w:rPr>
                <w:rFonts w:asciiTheme="majorBidi" w:hAnsiTheme="majorBidi" w:cstheme="majorBidi"/>
              </w:rPr>
              <w:fldChar w:fldCharType="end"/>
            </w:r>
          </w:p>
        </w:tc>
        <w:tc>
          <w:tcPr>
            <w:tcW w:w="1446" w:type="dxa"/>
          </w:tcPr>
          <w:p w14:paraId="51E8B30C" w14:textId="10FD3B32" w:rsidR="007F3732" w:rsidRDefault="007F3732" w:rsidP="007F3732">
            <w:pPr>
              <w:pStyle w:val="NormalIndent"/>
              <w:ind w:left="0"/>
              <w:jc w:val="center"/>
              <w:rPr>
                <w:rFonts w:asciiTheme="majorBidi" w:hAnsiTheme="majorBidi" w:cstheme="majorBidi"/>
              </w:rPr>
            </w:pPr>
            <w:r>
              <w:rPr>
                <w:rFonts w:asciiTheme="majorBidi" w:hAnsiTheme="majorBidi" w:cstheme="majorBidi"/>
              </w:rPr>
              <w:t>A</w:t>
            </w:r>
          </w:p>
        </w:tc>
        <w:tc>
          <w:tcPr>
            <w:tcW w:w="1446" w:type="dxa"/>
          </w:tcPr>
          <w:p w14:paraId="6729A4BB" w14:textId="307F1DFF" w:rsidR="007F3732" w:rsidRDefault="007F3732" w:rsidP="007F3732">
            <w:pPr>
              <w:pStyle w:val="NormalIndent"/>
              <w:ind w:left="0"/>
              <w:jc w:val="center"/>
              <w:rPr>
                <w:rFonts w:asciiTheme="majorBidi" w:hAnsiTheme="majorBidi" w:cstheme="majorBidi"/>
              </w:rPr>
            </w:pPr>
            <w:r w:rsidRPr="00B66EF9">
              <w:rPr>
                <w:rFonts w:asciiTheme="majorBidi" w:hAnsiTheme="majorBidi" w:cstheme="majorBidi"/>
                <w:b/>
                <w:bCs/>
                <w:color w:val="00B050"/>
              </w:rPr>
              <w:t>POD</w:t>
            </w:r>
          </w:p>
        </w:tc>
      </w:tr>
      <w:tr w:rsidR="007F3732" w:rsidRPr="00050295" w14:paraId="053118E9" w14:textId="77777777" w:rsidTr="004D2BE0">
        <w:trPr>
          <w:trHeight w:val="272"/>
        </w:trPr>
        <w:tc>
          <w:tcPr>
            <w:tcW w:w="1531" w:type="dxa"/>
          </w:tcPr>
          <w:p w14:paraId="3CC03FE2" w14:textId="48F0B6CC"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_Ref46309913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3.7.3</w:t>
            </w:r>
            <w:r>
              <w:rPr>
                <w:rFonts w:asciiTheme="majorBidi" w:hAnsiTheme="majorBidi" w:cstheme="majorBidi"/>
              </w:rPr>
              <w:fldChar w:fldCharType="end"/>
            </w:r>
          </w:p>
        </w:tc>
        <w:tc>
          <w:tcPr>
            <w:tcW w:w="4977" w:type="dxa"/>
          </w:tcPr>
          <w:p w14:paraId="365FA056" w14:textId="38F9AC39"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_Ref46309919 \h </w:instrText>
            </w:r>
            <w:r>
              <w:rPr>
                <w:rFonts w:asciiTheme="majorBidi" w:hAnsiTheme="majorBidi" w:cstheme="majorBidi"/>
              </w:rPr>
            </w:r>
            <w:r>
              <w:rPr>
                <w:rFonts w:asciiTheme="majorBidi" w:hAnsiTheme="majorBidi" w:cstheme="majorBidi"/>
              </w:rPr>
              <w:fldChar w:fldCharType="separate"/>
            </w:r>
            <w:r w:rsidR="00A845CC">
              <w:t>Service Life</w:t>
            </w:r>
            <w:r>
              <w:rPr>
                <w:rFonts w:asciiTheme="majorBidi" w:hAnsiTheme="majorBidi" w:cstheme="majorBidi"/>
              </w:rPr>
              <w:fldChar w:fldCharType="end"/>
            </w:r>
          </w:p>
        </w:tc>
        <w:tc>
          <w:tcPr>
            <w:tcW w:w="1446" w:type="dxa"/>
          </w:tcPr>
          <w:p w14:paraId="0D96D7EA" w14:textId="6C2AB8DB" w:rsidR="007F3732" w:rsidRDefault="007F3732" w:rsidP="007F3732">
            <w:pPr>
              <w:pStyle w:val="NormalIndent"/>
              <w:ind w:left="0"/>
              <w:jc w:val="center"/>
              <w:rPr>
                <w:rFonts w:asciiTheme="majorBidi" w:hAnsiTheme="majorBidi" w:cstheme="majorBidi"/>
              </w:rPr>
            </w:pPr>
            <w:r>
              <w:rPr>
                <w:rFonts w:asciiTheme="majorBidi" w:hAnsiTheme="majorBidi" w:cstheme="majorBidi"/>
              </w:rPr>
              <w:t>A</w:t>
            </w:r>
          </w:p>
        </w:tc>
        <w:tc>
          <w:tcPr>
            <w:tcW w:w="1446" w:type="dxa"/>
          </w:tcPr>
          <w:p w14:paraId="6EE5E939" w14:textId="02743CAB" w:rsidR="007F3732" w:rsidRDefault="007F3732" w:rsidP="007F3732">
            <w:pPr>
              <w:pStyle w:val="NormalIndent"/>
              <w:ind w:left="0"/>
              <w:jc w:val="center"/>
              <w:rPr>
                <w:rFonts w:asciiTheme="majorBidi" w:hAnsiTheme="majorBidi" w:cstheme="majorBidi"/>
              </w:rPr>
            </w:pPr>
            <w:r w:rsidRPr="00B66EF9">
              <w:rPr>
                <w:rFonts w:asciiTheme="majorBidi" w:hAnsiTheme="majorBidi" w:cstheme="majorBidi"/>
                <w:b/>
                <w:bCs/>
                <w:color w:val="00B050"/>
              </w:rPr>
              <w:t>POD</w:t>
            </w:r>
          </w:p>
        </w:tc>
      </w:tr>
      <w:tr w:rsidR="007F3732" w:rsidRPr="00050295" w14:paraId="3C5413DA" w14:textId="77777777" w:rsidTr="004D2BE0">
        <w:trPr>
          <w:trHeight w:val="272"/>
        </w:trPr>
        <w:tc>
          <w:tcPr>
            <w:tcW w:w="1531" w:type="dxa"/>
          </w:tcPr>
          <w:p w14:paraId="6F0948D4" w14:textId="01675C2F"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_Ref46309925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3.7.4</w:t>
            </w:r>
            <w:r>
              <w:rPr>
                <w:rFonts w:asciiTheme="majorBidi" w:hAnsiTheme="majorBidi" w:cstheme="majorBidi"/>
              </w:rPr>
              <w:fldChar w:fldCharType="end"/>
            </w:r>
          </w:p>
        </w:tc>
        <w:tc>
          <w:tcPr>
            <w:tcW w:w="4977" w:type="dxa"/>
          </w:tcPr>
          <w:p w14:paraId="523BEAAC" w14:textId="1AB292F7"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_Ref46309931 \h </w:instrText>
            </w:r>
            <w:r>
              <w:rPr>
                <w:rFonts w:asciiTheme="majorBidi" w:hAnsiTheme="majorBidi" w:cstheme="majorBidi"/>
              </w:rPr>
            </w:r>
            <w:r>
              <w:rPr>
                <w:rFonts w:asciiTheme="majorBidi" w:hAnsiTheme="majorBidi" w:cstheme="majorBidi"/>
              </w:rPr>
              <w:fldChar w:fldCharType="separate"/>
            </w:r>
            <w:r w:rsidR="00A845CC">
              <w:t>Operational Reliability</w:t>
            </w:r>
            <w:r>
              <w:rPr>
                <w:rFonts w:asciiTheme="majorBidi" w:hAnsiTheme="majorBidi" w:cstheme="majorBidi"/>
              </w:rPr>
              <w:fldChar w:fldCharType="end"/>
            </w:r>
          </w:p>
        </w:tc>
        <w:tc>
          <w:tcPr>
            <w:tcW w:w="1446" w:type="dxa"/>
          </w:tcPr>
          <w:p w14:paraId="5FA69F06" w14:textId="386EC1A4" w:rsidR="007F3732" w:rsidRDefault="007F3732" w:rsidP="007F3732">
            <w:pPr>
              <w:pStyle w:val="NormalIndent"/>
              <w:ind w:left="0"/>
              <w:jc w:val="center"/>
              <w:rPr>
                <w:rFonts w:asciiTheme="majorBidi" w:hAnsiTheme="majorBidi" w:cstheme="majorBidi"/>
              </w:rPr>
            </w:pPr>
            <w:r>
              <w:rPr>
                <w:rFonts w:asciiTheme="majorBidi" w:hAnsiTheme="majorBidi" w:cstheme="majorBidi"/>
              </w:rPr>
              <w:t>A</w:t>
            </w:r>
          </w:p>
        </w:tc>
        <w:tc>
          <w:tcPr>
            <w:tcW w:w="1446" w:type="dxa"/>
          </w:tcPr>
          <w:p w14:paraId="162FA184" w14:textId="40481136" w:rsidR="007F3732" w:rsidRDefault="007F3732" w:rsidP="007F3732">
            <w:pPr>
              <w:pStyle w:val="NormalIndent"/>
              <w:ind w:left="0"/>
              <w:jc w:val="center"/>
              <w:rPr>
                <w:rFonts w:asciiTheme="majorBidi" w:hAnsiTheme="majorBidi" w:cstheme="majorBidi"/>
              </w:rPr>
            </w:pPr>
            <w:r w:rsidRPr="00B66EF9">
              <w:rPr>
                <w:rFonts w:asciiTheme="majorBidi" w:hAnsiTheme="majorBidi" w:cstheme="majorBidi"/>
                <w:b/>
                <w:bCs/>
                <w:color w:val="00B050"/>
              </w:rPr>
              <w:t>POD</w:t>
            </w:r>
          </w:p>
        </w:tc>
      </w:tr>
      <w:tr w:rsidR="007F3732" w:rsidRPr="00050295" w14:paraId="3F3CDC1F" w14:textId="77777777" w:rsidTr="006C0A48">
        <w:trPr>
          <w:trHeight w:val="272"/>
        </w:trPr>
        <w:tc>
          <w:tcPr>
            <w:tcW w:w="1531" w:type="dxa"/>
            <w:shd w:val="clear" w:color="auto" w:fill="F2F2F2" w:themeFill="background1" w:themeFillShade="F2"/>
          </w:tcPr>
          <w:p w14:paraId="48F78D92" w14:textId="01B98C72" w:rsidR="007F3732" w:rsidRDefault="00276E00"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_Ref128558011 \r \h </w:instrText>
            </w:r>
            <w:r>
              <w:rPr>
                <w:rFonts w:asciiTheme="majorBidi" w:hAnsiTheme="majorBidi" w:cstheme="majorBidi"/>
              </w:rPr>
            </w:r>
            <w:r>
              <w:rPr>
                <w:rFonts w:asciiTheme="majorBidi" w:hAnsiTheme="majorBidi" w:cstheme="majorBidi"/>
              </w:rPr>
              <w:fldChar w:fldCharType="separate"/>
            </w:r>
            <w:r>
              <w:rPr>
                <w:rFonts w:asciiTheme="majorBidi" w:hAnsiTheme="majorBidi" w:cstheme="majorBidi"/>
                <w:cs/>
              </w:rPr>
              <w:t>‎</w:t>
            </w:r>
            <w:r>
              <w:rPr>
                <w:rFonts w:asciiTheme="majorBidi" w:hAnsiTheme="majorBidi" w:cstheme="majorBidi"/>
              </w:rPr>
              <w:t>3.8</w:t>
            </w:r>
            <w:r>
              <w:rPr>
                <w:rFonts w:asciiTheme="majorBidi" w:hAnsiTheme="majorBidi" w:cstheme="majorBidi"/>
              </w:rPr>
              <w:fldChar w:fldCharType="end"/>
            </w:r>
          </w:p>
        </w:tc>
        <w:tc>
          <w:tcPr>
            <w:tcW w:w="4977" w:type="dxa"/>
            <w:shd w:val="clear" w:color="auto" w:fill="F2F2F2" w:themeFill="background1" w:themeFillShade="F2"/>
          </w:tcPr>
          <w:p w14:paraId="5BFF0782" w14:textId="1CF81397" w:rsidR="007F3732" w:rsidRDefault="00276E00" w:rsidP="00276E00">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_Ref128558017 \h </w:instrText>
            </w:r>
            <w:r>
              <w:rPr>
                <w:rFonts w:asciiTheme="majorBidi" w:hAnsiTheme="majorBidi" w:cstheme="majorBidi"/>
              </w:rPr>
            </w:r>
            <w:r>
              <w:rPr>
                <w:rFonts w:asciiTheme="majorBidi" w:hAnsiTheme="majorBidi" w:cstheme="majorBidi"/>
              </w:rPr>
              <w:fldChar w:fldCharType="separate"/>
            </w:r>
            <w:r>
              <w:t>Maintainability</w:t>
            </w:r>
            <w:r>
              <w:rPr>
                <w:rFonts w:asciiTheme="majorBidi" w:hAnsiTheme="majorBidi" w:cstheme="majorBidi"/>
              </w:rPr>
              <w:fldChar w:fldCharType="end"/>
            </w:r>
          </w:p>
        </w:tc>
        <w:tc>
          <w:tcPr>
            <w:tcW w:w="2892" w:type="dxa"/>
            <w:gridSpan w:val="2"/>
            <w:shd w:val="clear" w:color="auto" w:fill="F2F2F2" w:themeFill="background1" w:themeFillShade="F2"/>
          </w:tcPr>
          <w:p w14:paraId="00FE84E4" w14:textId="7A5978CD" w:rsidR="007F3732" w:rsidRDefault="007F3732" w:rsidP="007F3732">
            <w:pPr>
              <w:pStyle w:val="NormalIndent"/>
              <w:ind w:left="0"/>
              <w:jc w:val="center"/>
              <w:rPr>
                <w:rFonts w:asciiTheme="majorBidi" w:hAnsiTheme="majorBidi" w:cstheme="majorBidi"/>
              </w:rPr>
            </w:pPr>
            <w:r>
              <w:rPr>
                <w:rFonts w:asciiTheme="majorBidi" w:hAnsiTheme="majorBidi" w:cstheme="majorBidi"/>
              </w:rPr>
              <w:t>NA</w:t>
            </w:r>
          </w:p>
        </w:tc>
      </w:tr>
      <w:tr w:rsidR="007F3732" w:rsidRPr="00050295" w14:paraId="7E337B1B" w14:textId="77777777" w:rsidTr="004D2BE0">
        <w:trPr>
          <w:trHeight w:val="272"/>
        </w:trPr>
        <w:tc>
          <w:tcPr>
            <w:tcW w:w="1531" w:type="dxa"/>
          </w:tcPr>
          <w:p w14:paraId="1767EB26" w14:textId="0BA2E3C6"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_Ref46309957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3.8.1</w:t>
            </w:r>
            <w:r>
              <w:rPr>
                <w:rFonts w:asciiTheme="majorBidi" w:hAnsiTheme="majorBidi" w:cstheme="majorBidi"/>
              </w:rPr>
              <w:fldChar w:fldCharType="end"/>
            </w:r>
          </w:p>
        </w:tc>
        <w:tc>
          <w:tcPr>
            <w:tcW w:w="4977" w:type="dxa"/>
          </w:tcPr>
          <w:p w14:paraId="08B4BC31" w14:textId="02E1CC5D"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_Ref46309965 \h </w:instrText>
            </w:r>
            <w:r>
              <w:rPr>
                <w:rFonts w:asciiTheme="majorBidi" w:hAnsiTheme="majorBidi" w:cstheme="majorBidi"/>
              </w:rPr>
            </w:r>
            <w:r>
              <w:rPr>
                <w:rFonts w:asciiTheme="majorBidi" w:hAnsiTheme="majorBidi" w:cstheme="majorBidi"/>
              </w:rPr>
              <w:fldChar w:fldCharType="separate"/>
            </w:r>
            <w:r w:rsidR="00A845CC" w:rsidRPr="00DC77B3">
              <w:t xml:space="preserve">Maintenance Design </w:t>
            </w:r>
            <w:proofErr w:type="gramStart"/>
            <w:r w:rsidR="00A845CC" w:rsidRPr="00DC77B3">
              <w:t>Guide Lines</w:t>
            </w:r>
            <w:proofErr w:type="gramEnd"/>
            <w:r>
              <w:rPr>
                <w:rFonts w:asciiTheme="majorBidi" w:hAnsiTheme="majorBidi" w:cstheme="majorBidi"/>
              </w:rPr>
              <w:fldChar w:fldCharType="end"/>
            </w:r>
          </w:p>
        </w:tc>
        <w:tc>
          <w:tcPr>
            <w:tcW w:w="1446" w:type="dxa"/>
          </w:tcPr>
          <w:p w14:paraId="18A45DCC" w14:textId="0FACD58C" w:rsidR="007F3732" w:rsidRDefault="007F3732" w:rsidP="007F3732">
            <w:pPr>
              <w:pStyle w:val="NormalIndent"/>
              <w:ind w:left="0"/>
              <w:jc w:val="center"/>
              <w:rPr>
                <w:rFonts w:asciiTheme="majorBidi" w:hAnsiTheme="majorBidi" w:cstheme="majorBidi"/>
              </w:rPr>
            </w:pPr>
            <w:r>
              <w:rPr>
                <w:rFonts w:asciiTheme="majorBidi" w:hAnsiTheme="majorBidi" w:cstheme="majorBidi"/>
              </w:rPr>
              <w:t>I</w:t>
            </w:r>
          </w:p>
        </w:tc>
        <w:tc>
          <w:tcPr>
            <w:tcW w:w="1446" w:type="dxa"/>
          </w:tcPr>
          <w:p w14:paraId="74AF2536" w14:textId="6B948B64" w:rsidR="007F3732" w:rsidRDefault="007F3732" w:rsidP="007F3732">
            <w:pPr>
              <w:pStyle w:val="NormalIndent"/>
              <w:ind w:left="0"/>
              <w:jc w:val="center"/>
              <w:rPr>
                <w:rFonts w:asciiTheme="majorBidi" w:hAnsiTheme="majorBidi" w:cstheme="majorBidi"/>
              </w:rPr>
            </w:pPr>
            <w:r w:rsidRPr="00B66EF9">
              <w:rPr>
                <w:rFonts w:asciiTheme="majorBidi" w:hAnsiTheme="majorBidi" w:cstheme="majorBidi"/>
                <w:b/>
                <w:bCs/>
                <w:color w:val="00B050"/>
              </w:rPr>
              <w:t>POD</w:t>
            </w:r>
          </w:p>
        </w:tc>
      </w:tr>
      <w:tr w:rsidR="007F3732" w:rsidRPr="00050295" w14:paraId="5FDC540C" w14:textId="77777777" w:rsidTr="004D2BE0">
        <w:trPr>
          <w:trHeight w:val="272"/>
        </w:trPr>
        <w:tc>
          <w:tcPr>
            <w:tcW w:w="1531" w:type="dxa"/>
          </w:tcPr>
          <w:p w14:paraId="40B4D533" w14:textId="7B944557" w:rsidR="007F3732" w:rsidRDefault="007F3732" w:rsidP="00276E00">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_Ref46309977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Pr>
                <w:rFonts w:asciiTheme="majorBidi" w:hAnsiTheme="majorBidi" w:cstheme="majorBidi"/>
              </w:rPr>
              <w:fldChar w:fldCharType="end"/>
            </w:r>
            <w:r w:rsidR="00276E00">
              <w:rPr>
                <w:rFonts w:asciiTheme="majorBidi" w:hAnsiTheme="majorBidi" w:cstheme="majorBidi"/>
              </w:rPr>
              <w:fldChar w:fldCharType="begin"/>
            </w:r>
            <w:r w:rsidR="00276E00">
              <w:rPr>
                <w:rFonts w:asciiTheme="majorBidi" w:hAnsiTheme="majorBidi" w:cstheme="majorBidi"/>
              </w:rPr>
              <w:instrText xml:space="preserve"> REF _Ref128558033 \r \h </w:instrText>
            </w:r>
            <w:r w:rsidR="00276E00">
              <w:rPr>
                <w:rFonts w:asciiTheme="majorBidi" w:hAnsiTheme="majorBidi" w:cstheme="majorBidi"/>
              </w:rPr>
            </w:r>
            <w:r w:rsidR="00276E00">
              <w:rPr>
                <w:rFonts w:asciiTheme="majorBidi" w:hAnsiTheme="majorBidi" w:cstheme="majorBidi"/>
              </w:rPr>
              <w:fldChar w:fldCharType="separate"/>
            </w:r>
            <w:r w:rsidR="00276E00">
              <w:rPr>
                <w:rFonts w:asciiTheme="majorBidi" w:hAnsiTheme="majorBidi" w:cstheme="majorBidi"/>
                <w:cs/>
              </w:rPr>
              <w:t>‎</w:t>
            </w:r>
            <w:r w:rsidR="00276E00">
              <w:rPr>
                <w:rFonts w:asciiTheme="majorBidi" w:hAnsiTheme="majorBidi" w:cstheme="majorBidi"/>
              </w:rPr>
              <w:t>3.8</w:t>
            </w:r>
            <w:r w:rsidR="00276E00">
              <w:rPr>
                <w:rFonts w:asciiTheme="majorBidi" w:hAnsiTheme="majorBidi" w:cstheme="majorBidi"/>
              </w:rPr>
              <w:fldChar w:fldCharType="end"/>
            </w:r>
          </w:p>
        </w:tc>
        <w:tc>
          <w:tcPr>
            <w:tcW w:w="4977" w:type="dxa"/>
          </w:tcPr>
          <w:p w14:paraId="7463DDCA" w14:textId="3F452220" w:rsidR="007F3732" w:rsidRDefault="007F3732" w:rsidP="00276E00">
            <w:pPr>
              <w:spacing w:line="240" w:lineRule="auto"/>
              <w:jc w:val="left"/>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_Ref46309986 \h </w:instrText>
            </w:r>
            <w:r>
              <w:rPr>
                <w:rFonts w:asciiTheme="majorBidi" w:hAnsiTheme="majorBidi" w:cstheme="majorBidi"/>
              </w:rPr>
            </w:r>
            <w:r>
              <w:rPr>
                <w:rFonts w:asciiTheme="majorBidi" w:hAnsiTheme="majorBidi" w:cstheme="majorBidi"/>
              </w:rPr>
              <w:fldChar w:fldCharType="separate"/>
            </w:r>
            <w:r w:rsidR="00A845CC">
              <w:br w:type="page"/>
            </w:r>
            <w:r w:rsidR="00A845CC" w:rsidRPr="00DC77B3">
              <w:t>Test Points and Test Connectors</w:t>
            </w:r>
            <w:r>
              <w:rPr>
                <w:rFonts w:asciiTheme="majorBidi" w:hAnsiTheme="majorBidi" w:cstheme="majorBidi"/>
              </w:rPr>
              <w:fldChar w:fldCharType="end"/>
            </w:r>
          </w:p>
        </w:tc>
        <w:tc>
          <w:tcPr>
            <w:tcW w:w="1446" w:type="dxa"/>
          </w:tcPr>
          <w:p w14:paraId="36408D89" w14:textId="2996355F" w:rsidR="007F3732" w:rsidRDefault="007F3732" w:rsidP="007F3732">
            <w:pPr>
              <w:pStyle w:val="NormalIndent"/>
              <w:ind w:left="0"/>
              <w:jc w:val="center"/>
              <w:rPr>
                <w:rFonts w:asciiTheme="majorBidi" w:hAnsiTheme="majorBidi" w:cstheme="majorBidi"/>
              </w:rPr>
            </w:pPr>
            <w:r>
              <w:rPr>
                <w:rFonts w:asciiTheme="majorBidi" w:hAnsiTheme="majorBidi" w:cstheme="majorBidi"/>
              </w:rPr>
              <w:t>D</w:t>
            </w:r>
          </w:p>
        </w:tc>
        <w:tc>
          <w:tcPr>
            <w:tcW w:w="1446" w:type="dxa"/>
          </w:tcPr>
          <w:p w14:paraId="6582A40C" w14:textId="58CE0429"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47786DD1" w14:textId="77777777" w:rsidTr="004D2BE0">
        <w:trPr>
          <w:trHeight w:val="272"/>
        </w:trPr>
        <w:tc>
          <w:tcPr>
            <w:tcW w:w="1531" w:type="dxa"/>
          </w:tcPr>
          <w:p w14:paraId="250A3709" w14:textId="20A7BCE6"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_Ref46309997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3.8.3</w:t>
            </w:r>
            <w:r>
              <w:rPr>
                <w:rFonts w:asciiTheme="majorBidi" w:hAnsiTheme="majorBidi" w:cstheme="majorBidi"/>
              </w:rPr>
              <w:fldChar w:fldCharType="end"/>
            </w:r>
          </w:p>
        </w:tc>
        <w:tc>
          <w:tcPr>
            <w:tcW w:w="4977" w:type="dxa"/>
          </w:tcPr>
          <w:p w14:paraId="13EE14DC" w14:textId="0AEDBA9D"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_Ref46310005 \h </w:instrText>
            </w:r>
            <w:r>
              <w:rPr>
                <w:rFonts w:asciiTheme="majorBidi" w:hAnsiTheme="majorBidi" w:cstheme="majorBidi"/>
              </w:rPr>
            </w:r>
            <w:r>
              <w:rPr>
                <w:rFonts w:asciiTheme="majorBidi" w:hAnsiTheme="majorBidi" w:cstheme="majorBidi"/>
              </w:rPr>
              <w:fldChar w:fldCharType="separate"/>
            </w:r>
            <w:r w:rsidR="00A845CC">
              <w:t>Serial Number Indication</w:t>
            </w:r>
            <w:r>
              <w:rPr>
                <w:rFonts w:asciiTheme="majorBidi" w:hAnsiTheme="majorBidi" w:cstheme="majorBidi"/>
              </w:rPr>
              <w:fldChar w:fldCharType="end"/>
            </w:r>
          </w:p>
        </w:tc>
        <w:tc>
          <w:tcPr>
            <w:tcW w:w="1446" w:type="dxa"/>
          </w:tcPr>
          <w:p w14:paraId="2FA3056E" w14:textId="6AA801C1" w:rsidR="007F3732" w:rsidRDefault="007F3732" w:rsidP="007F3732">
            <w:pPr>
              <w:pStyle w:val="NormalIndent"/>
              <w:ind w:left="0"/>
              <w:jc w:val="center"/>
              <w:rPr>
                <w:rFonts w:asciiTheme="majorBidi" w:hAnsiTheme="majorBidi" w:cstheme="majorBidi"/>
              </w:rPr>
            </w:pPr>
            <w:r>
              <w:rPr>
                <w:rFonts w:asciiTheme="majorBidi" w:hAnsiTheme="majorBidi" w:cstheme="majorBidi"/>
              </w:rPr>
              <w:t>D</w:t>
            </w:r>
          </w:p>
        </w:tc>
        <w:tc>
          <w:tcPr>
            <w:tcW w:w="1446" w:type="dxa"/>
          </w:tcPr>
          <w:p w14:paraId="1C1407B5" w14:textId="6BC788B0" w:rsidR="007F3732" w:rsidRDefault="007F3732" w:rsidP="007F3732">
            <w:pPr>
              <w:pStyle w:val="NormalIndent"/>
              <w:ind w:left="0"/>
              <w:jc w:val="center"/>
              <w:rPr>
                <w:rFonts w:asciiTheme="majorBidi" w:hAnsiTheme="majorBidi" w:cstheme="majorBidi"/>
              </w:rPr>
            </w:pPr>
            <w:r w:rsidRPr="003E63D3">
              <w:rPr>
                <w:rFonts w:asciiTheme="majorBidi" w:hAnsiTheme="majorBidi" w:cstheme="majorBidi"/>
              </w:rPr>
              <w:t>ATP</w:t>
            </w:r>
          </w:p>
        </w:tc>
      </w:tr>
      <w:tr w:rsidR="007F3732" w:rsidRPr="00050295" w14:paraId="4EE30417" w14:textId="77777777" w:rsidTr="004D2BE0">
        <w:trPr>
          <w:trHeight w:val="272"/>
        </w:trPr>
        <w:tc>
          <w:tcPr>
            <w:tcW w:w="1531" w:type="dxa"/>
          </w:tcPr>
          <w:p w14:paraId="2C8551E6" w14:textId="35266C08"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_Ref46310011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3.8.4</w:t>
            </w:r>
            <w:r>
              <w:rPr>
                <w:rFonts w:asciiTheme="majorBidi" w:hAnsiTheme="majorBidi" w:cstheme="majorBidi"/>
              </w:rPr>
              <w:fldChar w:fldCharType="end"/>
            </w:r>
          </w:p>
        </w:tc>
        <w:tc>
          <w:tcPr>
            <w:tcW w:w="4977" w:type="dxa"/>
          </w:tcPr>
          <w:p w14:paraId="11A3C18B" w14:textId="0D3C06F2"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_Ref46310018 \h </w:instrText>
            </w:r>
            <w:r>
              <w:rPr>
                <w:rFonts w:asciiTheme="majorBidi" w:hAnsiTheme="majorBidi" w:cstheme="majorBidi"/>
              </w:rPr>
            </w:r>
            <w:r>
              <w:rPr>
                <w:rFonts w:asciiTheme="majorBidi" w:hAnsiTheme="majorBidi" w:cstheme="majorBidi"/>
              </w:rPr>
              <w:fldChar w:fldCharType="separate"/>
            </w:r>
            <w:r w:rsidR="00A845CC">
              <w:t>Elapsed Time Indication (ETI)</w:t>
            </w:r>
            <w:r>
              <w:rPr>
                <w:rFonts w:asciiTheme="majorBidi" w:hAnsiTheme="majorBidi" w:cstheme="majorBidi"/>
              </w:rPr>
              <w:fldChar w:fldCharType="end"/>
            </w:r>
          </w:p>
        </w:tc>
        <w:tc>
          <w:tcPr>
            <w:tcW w:w="1446" w:type="dxa"/>
          </w:tcPr>
          <w:p w14:paraId="5244B4EE" w14:textId="4E5D5532" w:rsidR="007F3732" w:rsidRDefault="007F3732" w:rsidP="007F3732">
            <w:pPr>
              <w:pStyle w:val="NormalIndent"/>
              <w:ind w:left="0"/>
              <w:jc w:val="center"/>
              <w:rPr>
                <w:rFonts w:asciiTheme="majorBidi" w:hAnsiTheme="majorBidi" w:cstheme="majorBidi"/>
              </w:rPr>
            </w:pPr>
            <w:r>
              <w:rPr>
                <w:rFonts w:asciiTheme="majorBidi" w:hAnsiTheme="majorBidi" w:cstheme="majorBidi"/>
              </w:rPr>
              <w:t>D</w:t>
            </w:r>
          </w:p>
        </w:tc>
        <w:tc>
          <w:tcPr>
            <w:tcW w:w="1446" w:type="dxa"/>
          </w:tcPr>
          <w:p w14:paraId="30DDFA95" w14:textId="60D3BC13" w:rsidR="007F3732" w:rsidRDefault="007F3732" w:rsidP="007F3732">
            <w:pPr>
              <w:pStyle w:val="NormalIndent"/>
              <w:ind w:left="0"/>
              <w:jc w:val="center"/>
              <w:rPr>
                <w:rFonts w:asciiTheme="majorBidi" w:hAnsiTheme="majorBidi" w:cstheme="majorBidi"/>
              </w:rPr>
            </w:pPr>
            <w:r w:rsidRPr="003E63D3">
              <w:rPr>
                <w:rFonts w:asciiTheme="majorBidi" w:hAnsiTheme="majorBidi" w:cstheme="majorBidi"/>
              </w:rPr>
              <w:t>ATP</w:t>
            </w:r>
          </w:p>
        </w:tc>
      </w:tr>
      <w:tr w:rsidR="007F3732" w:rsidRPr="00050295" w14:paraId="42066D9E" w14:textId="77777777" w:rsidTr="004D2BE0">
        <w:trPr>
          <w:trHeight w:val="272"/>
        </w:trPr>
        <w:tc>
          <w:tcPr>
            <w:tcW w:w="1531" w:type="dxa"/>
          </w:tcPr>
          <w:p w14:paraId="04E8C580" w14:textId="195DF5C7"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_Ref65657557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3.8.5</w:t>
            </w:r>
            <w:r>
              <w:rPr>
                <w:rFonts w:asciiTheme="majorBidi" w:hAnsiTheme="majorBidi" w:cstheme="majorBidi"/>
              </w:rPr>
              <w:fldChar w:fldCharType="end"/>
            </w:r>
          </w:p>
        </w:tc>
        <w:tc>
          <w:tcPr>
            <w:tcW w:w="4977" w:type="dxa"/>
          </w:tcPr>
          <w:p w14:paraId="70ED7A17" w14:textId="7EBE4BF3"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_Ref65657564 \h </w:instrText>
            </w:r>
            <w:r>
              <w:rPr>
                <w:rFonts w:asciiTheme="majorBidi" w:hAnsiTheme="majorBidi" w:cstheme="majorBidi"/>
              </w:rPr>
            </w:r>
            <w:r>
              <w:rPr>
                <w:rFonts w:asciiTheme="majorBidi" w:hAnsiTheme="majorBidi" w:cstheme="majorBidi"/>
              </w:rPr>
              <w:fldChar w:fldCharType="separate"/>
            </w:r>
            <w:r w:rsidR="00A845CC">
              <w:t>Elapsed Time Meter (ETM)</w:t>
            </w:r>
            <w:r>
              <w:rPr>
                <w:rFonts w:asciiTheme="majorBidi" w:hAnsiTheme="majorBidi" w:cstheme="majorBidi"/>
              </w:rPr>
              <w:fldChar w:fldCharType="end"/>
            </w:r>
            <w:r w:rsidR="000F2BCC">
              <w:rPr>
                <w:rFonts w:asciiTheme="majorBidi" w:hAnsiTheme="majorBidi" w:cstheme="majorBidi"/>
              </w:rPr>
              <w:t xml:space="preserve"> – requirement deleted</w:t>
            </w:r>
          </w:p>
        </w:tc>
        <w:tc>
          <w:tcPr>
            <w:tcW w:w="1446" w:type="dxa"/>
          </w:tcPr>
          <w:p w14:paraId="6171C634" w14:textId="37CEAA3B" w:rsidR="007F3732" w:rsidRDefault="007F3732" w:rsidP="007F3732">
            <w:pPr>
              <w:pStyle w:val="NormalIndent"/>
              <w:ind w:left="0"/>
              <w:jc w:val="center"/>
              <w:rPr>
                <w:rFonts w:asciiTheme="majorBidi" w:hAnsiTheme="majorBidi" w:cstheme="majorBidi"/>
              </w:rPr>
            </w:pPr>
          </w:p>
        </w:tc>
        <w:tc>
          <w:tcPr>
            <w:tcW w:w="1446" w:type="dxa"/>
          </w:tcPr>
          <w:p w14:paraId="64CDB0D9" w14:textId="0E656976" w:rsidR="007F3732" w:rsidRPr="003E63D3" w:rsidRDefault="007F3732" w:rsidP="007F3732">
            <w:pPr>
              <w:pStyle w:val="NormalIndent"/>
              <w:ind w:left="0"/>
              <w:jc w:val="center"/>
              <w:rPr>
                <w:rFonts w:asciiTheme="majorBidi" w:hAnsiTheme="majorBidi" w:cstheme="majorBidi"/>
              </w:rPr>
            </w:pPr>
          </w:p>
        </w:tc>
      </w:tr>
      <w:tr w:rsidR="00276E00" w:rsidRPr="00050295" w14:paraId="7E3C6DA4" w14:textId="77777777" w:rsidTr="004D2BE0">
        <w:trPr>
          <w:trHeight w:val="272"/>
        </w:trPr>
        <w:tc>
          <w:tcPr>
            <w:tcW w:w="1531" w:type="dxa"/>
            <w:shd w:val="clear" w:color="auto" w:fill="F2F2F2" w:themeFill="background1" w:themeFillShade="F2"/>
          </w:tcPr>
          <w:p w14:paraId="7A487B69" w14:textId="277EA208" w:rsidR="00276E00" w:rsidRDefault="00276E00"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_Ref128558056 \r \h </w:instrText>
            </w:r>
            <w:r>
              <w:rPr>
                <w:rFonts w:asciiTheme="majorBidi" w:hAnsiTheme="majorBidi" w:cstheme="majorBidi"/>
              </w:rPr>
            </w:r>
            <w:r>
              <w:rPr>
                <w:rFonts w:asciiTheme="majorBidi" w:hAnsiTheme="majorBidi" w:cstheme="majorBidi"/>
              </w:rPr>
              <w:fldChar w:fldCharType="separate"/>
            </w:r>
            <w:r>
              <w:rPr>
                <w:rFonts w:asciiTheme="majorBidi" w:hAnsiTheme="majorBidi" w:cstheme="majorBidi"/>
                <w:cs/>
              </w:rPr>
              <w:t>‎</w:t>
            </w:r>
            <w:r>
              <w:rPr>
                <w:rFonts w:asciiTheme="majorBidi" w:hAnsiTheme="majorBidi" w:cstheme="majorBidi"/>
              </w:rPr>
              <w:t>3.8.6</w:t>
            </w:r>
            <w:r>
              <w:rPr>
                <w:rFonts w:asciiTheme="majorBidi" w:hAnsiTheme="majorBidi" w:cstheme="majorBidi"/>
              </w:rPr>
              <w:fldChar w:fldCharType="end"/>
            </w:r>
          </w:p>
        </w:tc>
        <w:tc>
          <w:tcPr>
            <w:tcW w:w="4977" w:type="dxa"/>
            <w:shd w:val="clear" w:color="auto" w:fill="F2F2F2" w:themeFill="background1" w:themeFillShade="F2"/>
          </w:tcPr>
          <w:p w14:paraId="49B37038" w14:textId="7F6914DE" w:rsidR="00276E00" w:rsidRDefault="00276E00"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_Ref128558061 \h </w:instrText>
            </w:r>
            <w:r>
              <w:rPr>
                <w:rFonts w:asciiTheme="majorBidi" w:hAnsiTheme="majorBidi" w:cstheme="majorBidi"/>
              </w:rPr>
            </w:r>
            <w:r>
              <w:rPr>
                <w:rFonts w:asciiTheme="majorBidi" w:hAnsiTheme="majorBidi" w:cstheme="majorBidi"/>
              </w:rPr>
              <w:fldChar w:fldCharType="separate"/>
            </w:r>
            <w:r>
              <w:t>Software/firmware upload</w:t>
            </w:r>
            <w:r>
              <w:rPr>
                <w:rFonts w:asciiTheme="majorBidi" w:hAnsiTheme="majorBidi" w:cstheme="majorBidi"/>
              </w:rPr>
              <w:fldChar w:fldCharType="end"/>
            </w:r>
          </w:p>
        </w:tc>
        <w:tc>
          <w:tcPr>
            <w:tcW w:w="2892" w:type="dxa"/>
            <w:gridSpan w:val="2"/>
            <w:shd w:val="clear" w:color="auto" w:fill="F2F2F2" w:themeFill="background1" w:themeFillShade="F2"/>
          </w:tcPr>
          <w:p w14:paraId="03E4DE9A" w14:textId="77777777" w:rsidR="00276E00" w:rsidRDefault="00276E00" w:rsidP="007F3732">
            <w:pPr>
              <w:pStyle w:val="NormalIndent"/>
              <w:ind w:left="0"/>
              <w:jc w:val="center"/>
              <w:rPr>
                <w:rFonts w:asciiTheme="majorBidi" w:hAnsiTheme="majorBidi" w:cstheme="majorBidi"/>
              </w:rPr>
            </w:pPr>
          </w:p>
        </w:tc>
      </w:tr>
      <w:tr w:rsidR="007F3732" w:rsidRPr="00050295" w14:paraId="24551707" w14:textId="77777777" w:rsidTr="004D2BE0">
        <w:trPr>
          <w:trHeight w:val="272"/>
        </w:trPr>
        <w:tc>
          <w:tcPr>
            <w:tcW w:w="1531" w:type="dxa"/>
            <w:shd w:val="clear" w:color="auto" w:fill="F2F2F2" w:themeFill="background1" w:themeFillShade="F2"/>
          </w:tcPr>
          <w:p w14:paraId="7A90AAF3" w14:textId="78797221"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_Ref46310052 \r \h  \* MERGEFORMAT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3.9</w:t>
            </w:r>
            <w:r>
              <w:rPr>
                <w:rFonts w:asciiTheme="majorBidi" w:hAnsiTheme="majorBidi" w:cstheme="majorBidi"/>
              </w:rPr>
              <w:fldChar w:fldCharType="end"/>
            </w:r>
          </w:p>
        </w:tc>
        <w:tc>
          <w:tcPr>
            <w:tcW w:w="4977" w:type="dxa"/>
            <w:shd w:val="clear" w:color="auto" w:fill="F2F2F2" w:themeFill="background1" w:themeFillShade="F2"/>
          </w:tcPr>
          <w:p w14:paraId="1AFB2AAF" w14:textId="067EC76E"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_Ref46310062 \h  \* MERGEFORMAT </w:instrText>
            </w:r>
            <w:r>
              <w:rPr>
                <w:rFonts w:asciiTheme="majorBidi" w:hAnsiTheme="majorBidi" w:cstheme="majorBidi"/>
              </w:rPr>
            </w:r>
            <w:r>
              <w:rPr>
                <w:rFonts w:asciiTheme="majorBidi" w:hAnsiTheme="majorBidi" w:cstheme="majorBidi"/>
              </w:rPr>
              <w:fldChar w:fldCharType="separate"/>
            </w:r>
            <w:r w:rsidR="00A845CC" w:rsidRPr="00292004">
              <w:t>Testability</w:t>
            </w:r>
            <w:r>
              <w:rPr>
                <w:rFonts w:asciiTheme="majorBidi" w:hAnsiTheme="majorBidi" w:cstheme="majorBidi"/>
              </w:rPr>
              <w:fldChar w:fldCharType="end"/>
            </w:r>
          </w:p>
        </w:tc>
        <w:tc>
          <w:tcPr>
            <w:tcW w:w="2892" w:type="dxa"/>
            <w:gridSpan w:val="2"/>
            <w:shd w:val="clear" w:color="auto" w:fill="F2F2F2" w:themeFill="background1" w:themeFillShade="F2"/>
          </w:tcPr>
          <w:p w14:paraId="350F3AF2" w14:textId="293CAFF5" w:rsidR="007F3732" w:rsidRDefault="007F3732" w:rsidP="007F3732">
            <w:pPr>
              <w:pStyle w:val="NormalIndent"/>
              <w:ind w:left="0"/>
              <w:jc w:val="center"/>
              <w:rPr>
                <w:rFonts w:asciiTheme="majorBidi" w:hAnsiTheme="majorBidi" w:cstheme="majorBidi"/>
              </w:rPr>
            </w:pPr>
            <w:r>
              <w:rPr>
                <w:rFonts w:asciiTheme="majorBidi" w:hAnsiTheme="majorBidi" w:cstheme="majorBidi"/>
              </w:rPr>
              <w:t>NA</w:t>
            </w:r>
          </w:p>
        </w:tc>
      </w:tr>
      <w:tr w:rsidR="007F3732" w:rsidRPr="00050295" w14:paraId="14376DFD" w14:textId="77777777" w:rsidTr="004D2BE0">
        <w:trPr>
          <w:trHeight w:val="272"/>
        </w:trPr>
        <w:tc>
          <w:tcPr>
            <w:tcW w:w="1531" w:type="dxa"/>
            <w:shd w:val="clear" w:color="auto" w:fill="F2F2F2" w:themeFill="background1" w:themeFillShade="F2"/>
          </w:tcPr>
          <w:p w14:paraId="7A746D6F" w14:textId="73D0DBBF"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_Ref46310076 \r \h  \* MERGEFORMAT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3.9.1</w:t>
            </w:r>
            <w:r>
              <w:rPr>
                <w:rFonts w:asciiTheme="majorBidi" w:hAnsiTheme="majorBidi" w:cstheme="majorBidi"/>
              </w:rPr>
              <w:fldChar w:fldCharType="end"/>
            </w:r>
          </w:p>
        </w:tc>
        <w:tc>
          <w:tcPr>
            <w:tcW w:w="4977" w:type="dxa"/>
            <w:shd w:val="clear" w:color="auto" w:fill="F2F2F2" w:themeFill="background1" w:themeFillShade="F2"/>
          </w:tcPr>
          <w:p w14:paraId="5F97323C" w14:textId="506C489B"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_Ref46310083 \h  \* MERGEFORMAT </w:instrText>
            </w:r>
            <w:r>
              <w:rPr>
                <w:rFonts w:asciiTheme="majorBidi" w:hAnsiTheme="majorBidi" w:cstheme="majorBidi"/>
              </w:rPr>
            </w:r>
            <w:r>
              <w:rPr>
                <w:rFonts w:asciiTheme="majorBidi" w:hAnsiTheme="majorBidi" w:cstheme="majorBidi"/>
              </w:rPr>
              <w:fldChar w:fldCharType="separate"/>
            </w:r>
            <w:r w:rsidR="00A845CC">
              <w:t>Built In Test</w:t>
            </w:r>
            <w:r>
              <w:rPr>
                <w:rFonts w:asciiTheme="majorBidi" w:hAnsiTheme="majorBidi" w:cstheme="majorBidi"/>
              </w:rPr>
              <w:fldChar w:fldCharType="end"/>
            </w:r>
          </w:p>
        </w:tc>
        <w:tc>
          <w:tcPr>
            <w:tcW w:w="2892" w:type="dxa"/>
            <w:gridSpan w:val="2"/>
            <w:shd w:val="clear" w:color="auto" w:fill="F2F2F2" w:themeFill="background1" w:themeFillShade="F2"/>
          </w:tcPr>
          <w:p w14:paraId="2D258A4D" w14:textId="4169A8A9" w:rsidR="007F3732" w:rsidRDefault="007F3732" w:rsidP="007F3732">
            <w:pPr>
              <w:pStyle w:val="NormalIndent"/>
              <w:ind w:left="0"/>
              <w:jc w:val="center"/>
              <w:rPr>
                <w:rFonts w:asciiTheme="majorBidi" w:hAnsiTheme="majorBidi" w:cstheme="majorBidi"/>
              </w:rPr>
            </w:pPr>
            <w:r>
              <w:rPr>
                <w:rFonts w:asciiTheme="majorBidi" w:hAnsiTheme="majorBidi" w:cstheme="majorBidi"/>
              </w:rPr>
              <w:t>NA</w:t>
            </w:r>
          </w:p>
        </w:tc>
      </w:tr>
      <w:tr w:rsidR="007F3732" w:rsidRPr="00050295" w14:paraId="3769ACE8" w14:textId="77777777" w:rsidTr="004D2BE0">
        <w:trPr>
          <w:trHeight w:val="272"/>
        </w:trPr>
        <w:tc>
          <w:tcPr>
            <w:tcW w:w="1531" w:type="dxa"/>
          </w:tcPr>
          <w:p w14:paraId="36A5DE04" w14:textId="2296F55B"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_Ref46310091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3.9.1.1</w:t>
            </w:r>
            <w:r>
              <w:rPr>
                <w:rFonts w:asciiTheme="majorBidi" w:hAnsiTheme="majorBidi" w:cstheme="majorBidi"/>
              </w:rPr>
              <w:fldChar w:fldCharType="end"/>
            </w:r>
          </w:p>
        </w:tc>
        <w:tc>
          <w:tcPr>
            <w:tcW w:w="4977" w:type="dxa"/>
          </w:tcPr>
          <w:p w14:paraId="14432330" w14:textId="32265749"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_Ref46310100 \h </w:instrText>
            </w:r>
            <w:r>
              <w:rPr>
                <w:rFonts w:asciiTheme="majorBidi" w:hAnsiTheme="majorBidi" w:cstheme="majorBidi"/>
              </w:rPr>
            </w:r>
            <w:r>
              <w:rPr>
                <w:rFonts w:asciiTheme="majorBidi" w:hAnsiTheme="majorBidi" w:cstheme="majorBidi"/>
              </w:rPr>
              <w:fldChar w:fldCharType="separate"/>
            </w:r>
            <w:r w:rsidR="00A845CC">
              <w:t xml:space="preserve"> Power Up BIT – performed upon startup</w:t>
            </w:r>
            <w:r>
              <w:rPr>
                <w:rFonts w:asciiTheme="majorBidi" w:hAnsiTheme="majorBidi" w:cstheme="majorBidi"/>
              </w:rPr>
              <w:fldChar w:fldCharType="end"/>
            </w:r>
          </w:p>
        </w:tc>
        <w:tc>
          <w:tcPr>
            <w:tcW w:w="1446" w:type="dxa"/>
          </w:tcPr>
          <w:p w14:paraId="6EA992D8" w14:textId="0EE908E1" w:rsidR="007F3732" w:rsidRDefault="007F3732" w:rsidP="007F3732">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7A736153" w14:textId="4E675E0D" w:rsidR="007F3732" w:rsidRDefault="007F3732" w:rsidP="007F3732">
            <w:pPr>
              <w:pStyle w:val="NormalIndent"/>
              <w:ind w:left="0"/>
              <w:jc w:val="center"/>
              <w:rPr>
                <w:rFonts w:asciiTheme="majorBidi" w:hAnsiTheme="majorBidi" w:cstheme="majorBidi"/>
              </w:rPr>
            </w:pPr>
            <w:r w:rsidRPr="00BB6A92">
              <w:rPr>
                <w:rFonts w:asciiTheme="majorBidi" w:hAnsiTheme="majorBidi" w:cstheme="majorBidi"/>
              </w:rPr>
              <w:t>ATP</w:t>
            </w:r>
          </w:p>
        </w:tc>
      </w:tr>
      <w:tr w:rsidR="007F3732" w:rsidRPr="00050295" w14:paraId="4580DAD1" w14:textId="77777777" w:rsidTr="004D2BE0">
        <w:trPr>
          <w:trHeight w:val="272"/>
        </w:trPr>
        <w:tc>
          <w:tcPr>
            <w:tcW w:w="1531" w:type="dxa"/>
          </w:tcPr>
          <w:p w14:paraId="5B51A94E" w14:textId="125548FE"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_Ref46310107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3.9.1.2</w:t>
            </w:r>
            <w:r>
              <w:rPr>
                <w:rFonts w:asciiTheme="majorBidi" w:hAnsiTheme="majorBidi" w:cstheme="majorBidi"/>
              </w:rPr>
              <w:fldChar w:fldCharType="end"/>
            </w:r>
          </w:p>
        </w:tc>
        <w:tc>
          <w:tcPr>
            <w:tcW w:w="4977" w:type="dxa"/>
          </w:tcPr>
          <w:p w14:paraId="66D8ED73" w14:textId="5A8AA0EE"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_Ref46310114 \h </w:instrText>
            </w:r>
            <w:r>
              <w:rPr>
                <w:rFonts w:asciiTheme="majorBidi" w:hAnsiTheme="majorBidi" w:cstheme="majorBidi"/>
              </w:rPr>
            </w:r>
            <w:r>
              <w:rPr>
                <w:rFonts w:asciiTheme="majorBidi" w:hAnsiTheme="majorBidi" w:cstheme="majorBidi"/>
              </w:rPr>
              <w:fldChar w:fldCharType="separate"/>
            </w:r>
            <w:r w:rsidR="00A845CC">
              <w:t xml:space="preserve"> Periodic BIT – performed periodic</w:t>
            </w:r>
            <w:r>
              <w:rPr>
                <w:rFonts w:asciiTheme="majorBidi" w:hAnsiTheme="majorBidi" w:cstheme="majorBidi"/>
              </w:rPr>
              <w:fldChar w:fldCharType="end"/>
            </w:r>
          </w:p>
        </w:tc>
        <w:tc>
          <w:tcPr>
            <w:tcW w:w="1446" w:type="dxa"/>
          </w:tcPr>
          <w:p w14:paraId="2B1A45FF" w14:textId="6E19AB80" w:rsidR="007F3732" w:rsidRDefault="007F3732" w:rsidP="007F3732">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29FC0CB9" w14:textId="6E8FF2B6" w:rsidR="007F3732" w:rsidRDefault="007F3732" w:rsidP="007F3732">
            <w:pPr>
              <w:pStyle w:val="NormalIndent"/>
              <w:ind w:left="0"/>
              <w:jc w:val="center"/>
              <w:rPr>
                <w:rFonts w:asciiTheme="majorBidi" w:hAnsiTheme="majorBidi" w:cstheme="majorBidi"/>
              </w:rPr>
            </w:pPr>
            <w:r w:rsidRPr="00BB6A92">
              <w:rPr>
                <w:rFonts w:asciiTheme="majorBidi" w:hAnsiTheme="majorBidi" w:cstheme="majorBidi"/>
              </w:rPr>
              <w:t>ATP</w:t>
            </w:r>
          </w:p>
        </w:tc>
      </w:tr>
      <w:tr w:rsidR="007F3732" w:rsidRPr="00050295" w14:paraId="3F5F6C1B" w14:textId="77777777" w:rsidTr="004D2BE0">
        <w:trPr>
          <w:trHeight w:val="272"/>
        </w:trPr>
        <w:tc>
          <w:tcPr>
            <w:tcW w:w="1531" w:type="dxa"/>
          </w:tcPr>
          <w:p w14:paraId="6A2F2519" w14:textId="628D0814"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_Ref46310133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3.9.2</w:t>
            </w:r>
            <w:r>
              <w:rPr>
                <w:rFonts w:asciiTheme="majorBidi" w:hAnsiTheme="majorBidi" w:cstheme="majorBidi"/>
              </w:rPr>
              <w:fldChar w:fldCharType="end"/>
            </w:r>
          </w:p>
        </w:tc>
        <w:tc>
          <w:tcPr>
            <w:tcW w:w="4977" w:type="dxa"/>
          </w:tcPr>
          <w:p w14:paraId="2DAF2CFD" w14:textId="184DBF45"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_Ref46310138 \h </w:instrText>
            </w:r>
            <w:r>
              <w:rPr>
                <w:rFonts w:asciiTheme="majorBidi" w:hAnsiTheme="majorBidi" w:cstheme="majorBidi"/>
              </w:rPr>
            </w:r>
            <w:r>
              <w:rPr>
                <w:rFonts w:asciiTheme="majorBidi" w:hAnsiTheme="majorBidi" w:cstheme="majorBidi"/>
              </w:rPr>
              <w:fldChar w:fldCharType="separate"/>
            </w:r>
            <w:r w:rsidR="00A845CC" w:rsidRPr="00152857">
              <w:t>Interface to a Testing Equipment</w:t>
            </w:r>
            <w:r>
              <w:rPr>
                <w:rFonts w:asciiTheme="majorBidi" w:hAnsiTheme="majorBidi" w:cstheme="majorBidi"/>
              </w:rPr>
              <w:fldChar w:fldCharType="end"/>
            </w:r>
          </w:p>
        </w:tc>
        <w:tc>
          <w:tcPr>
            <w:tcW w:w="1446" w:type="dxa"/>
          </w:tcPr>
          <w:p w14:paraId="345DB7E2" w14:textId="45F8A388" w:rsidR="007F3732" w:rsidRDefault="007F3732" w:rsidP="007F3732">
            <w:pPr>
              <w:pStyle w:val="NormalIndent"/>
              <w:ind w:left="0"/>
              <w:jc w:val="center"/>
              <w:rPr>
                <w:rFonts w:asciiTheme="majorBidi" w:hAnsiTheme="majorBidi" w:cstheme="majorBidi"/>
              </w:rPr>
            </w:pPr>
            <w:r>
              <w:rPr>
                <w:rFonts w:asciiTheme="majorBidi" w:hAnsiTheme="majorBidi" w:cstheme="majorBidi"/>
              </w:rPr>
              <w:t>D</w:t>
            </w:r>
          </w:p>
        </w:tc>
        <w:tc>
          <w:tcPr>
            <w:tcW w:w="1446" w:type="dxa"/>
          </w:tcPr>
          <w:p w14:paraId="0A642801" w14:textId="60B98A25" w:rsidR="007F3732" w:rsidRDefault="007F3732" w:rsidP="007F3732">
            <w:pPr>
              <w:pStyle w:val="NormalIndent"/>
              <w:ind w:left="0"/>
              <w:jc w:val="center"/>
              <w:rPr>
                <w:rFonts w:asciiTheme="majorBidi" w:hAnsiTheme="majorBidi" w:cstheme="majorBidi"/>
              </w:rPr>
            </w:pPr>
            <w:r w:rsidRPr="00B66EF9">
              <w:rPr>
                <w:rFonts w:asciiTheme="majorBidi" w:hAnsiTheme="majorBidi" w:cstheme="majorBidi"/>
                <w:b/>
                <w:bCs/>
                <w:color w:val="00B050"/>
              </w:rPr>
              <w:t>POD</w:t>
            </w:r>
          </w:p>
        </w:tc>
      </w:tr>
      <w:tr w:rsidR="007F3732" w:rsidRPr="00050295" w14:paraId="4627EDD3" w14:textId="77777777" w:rsidTr="004D2BE0">
        <w:trPr>
          <w:trHeight w:val="272"/>
        </w:trPr>
        <w:tc>
          <w:tcPr>
            <w:tcW w:w="1531" w:type="dxa"/>
          </w:tcPr>
          <w:p w14:paraId="73E8B0DF" w14:textId="5ABF6285"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_Ref46310146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3.9.3</w:t>
            </w:r>
            <w:r>
              <w:rPr>
                <w:rFonts w:asciiTheme="majorBidi" w:hAnsiTheme="majorBidi" w:cstheme="majorBidi"/>
              </w:rPr>
              <w:fldChar w:fldCharType="end"/>
            </w:r>
          </w:p>
        </w:tc>
        <w:tc>
          <w:tcPr>
            <w:tcW w:w="4977" w:type="dxa"/>
          </w:tcPr>
          <w:p w14:paraId="40D65E36" w14:textId="283E853E"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_Ref46310152 \h </w:instrText>
            </w:r>
            <w:r>
              <w:rPr>
                <w:rFonts w:asciiTheme="majorBidi" w:hAnsiTheme="majorBidi" w:cstheme="majorBidi"/>
              </w:rPr>
            </w:r>
            <w:r>
              <w:rPr>
                <w:rFonts w:asciiTheme="majorBidi" w:hAnsiTheme="majorBidi" w:cstheme="majorBidi"/>
              </w:rPr>
              <w:fldChar w:fldCharType="separate"/>
            </w:r>
            <w:r w:rsidR="00A845CC">
              <w:t>Version Control of Programmable Components</w:t>
            </w:r>
            <w:r>
              <w:rPr>
                <w:rFonts w:asciiTheme="majorBidi" w:hAnsiTheme="majorBidi" w:cstheme="majorBidi"/>
              </w:rPr>
              <w:fldChar w:fldCharType="end"/>
            </w:r>
          </w:p>
        </w:tc>
        <w:tc>
          <w:tcPr>
            <w:tcW w:w="1446" w:type="dxa"/>
          </w:tcPr>
          <w:p w14:paraId="7AE9198D" w14:textId="5D130919" w:rsidR="007F3732" w:rsidRDefault="007F3732" w:rsidP="007F3732">
            <w:pPr>
              <w:pStyle w:val="NormalIndent"/>
              <w:ind w:left="0"/>
              <w:jc w:val="center"/>
              <w:rPr>
                <w:rFonts w:asciiTheme="majorBidi" w:hAnsiTheme="majorBidi" w:cstheme="majorBidi"/>
              </w:rPr>
            </w:pPr>
            <w:r>
              <w:rPr>
                <w:rFonts w:asciiTheme="majorBidi" w:hAnsiTheme="majorBidi" w:cstheme="majorBidi"/>
              </w:rPr>
              <w:t>D</w:t>
            </w:r>
          </w:p>
        </w:tc>
        <w:tc>
          <w:tcPr>
            <w:tcW w:w="1446" w:type="dxa"/>
          </w:tcPr>
          <w:p w14:paraId="5B86318E" w14:textId="48F5870E" w:rsidR="007F3732" w:rsidRDefault="007F3732" w:rsidP="007F3732">
            <w:pPr>
              <w:pStyle w:val="NormalIndent"/>
              <w:ind w:left="0"/>
              <w:jc w:val="center"/>
              <w:rPr>
                <w:rFonts w:asciiTheme="majorBidi" w:hAnsiTheme="majorBidi" w:cstheme="majorBidi"/>
              </w:rPr>
            </w:pPr>
            <w:r w:rsidRPr="00B66EF9">
              <w:rPr>
                <w:rFonts w:asciiTheme="majorBidi" w:hAnsiTheme="majorBidi" w:cstheme="majorBidi"/>
                <w:b/>
                <w:bCs/>
                <w:color w:val="00B050"/>
              </w:rPr>
              <w:t>POD</w:t>
            </w:r>
          </w:p>
        </w:tc>
      </w:tr>
      <w:tr w:rsidR="007F3732" w:rsidRPr="00050295" w14:paraId="7606165C" w14:textId="77777777" w:rsidTr="004D2BE0">
        <w:trPr>
          <w:trHeight w:val="272"/>
        </w:trPr>
        <w:tc>
          <w:tcPr>
            <w:tcW w:w="1531" w:type="dxa"/>
            <w:shd w:val="clear" w:color="auto" w:fill="F2F2F2" w:themeFill="background1" w:themeFillShade="F2"/>
          </w:tcPr>
          <w:p w14:paraId="39E01878" w14:textId="34C1752F"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_Ref46310165 \r \h  \* MERGEFORMAT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3.10</w:t>
            </w:r>
            <w:r>
              <w:rPr>
                <w:rFonts w:asciiTheme="majorBidi" w:hAnsiTheme="majorBidi" w:cstheme="majorBidi"/>
              </w:rPr>
              <w:fldChar w:fldCharType="end"/>
            </w:r>
          </w:p>
        </w:tc>
        <w:tc>
          <w:tcPr>
            <w:tcW w:w="4977" w:type="dxa"/>
            <w:shd w:val="clear" w:color="auto" w:fill="F2F2F2" w:themeFill="background1" w:themeFillShade="F2"/>
          </w:tcPr>
          <w:p w14:paraId="65178D48" w14:textId="0AEB19E4"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_Ref46310177 \h  \* MERGEFORMAT </w:instrText>
            </w:r>
            <w:r>
              <w:rPr>
                <w:rFonts w:asciiTheme="majorBidi" w:hAnsiTheme="majorBidi" w:cstheme="majorBidi"/>
              </w:rPr>
            </w:r>
            <w:r>
              <w:rPr>
                <w:rFonts w:asciiTheme="majorBidi" w:hAnsiTheme="majorBidi" w:cstheme="majorBidi"/>
              </w:rPr>
              <w:fldChar w:fldCharType="separate"/>
            </w:r>
            <w:r w:rsidR="00A845CC">
              <w:t>Environmental Requirements</w:t>
            </w:r>
            <w:r>
              <w:rPr>
                <w:rFonts w:asciiTheme="majorBidi" w:hAnsiTheme="majorBidi" w:cstheme="majorBidi"/>
              </w:rPr>
              <w:fldChar w:fldCharType="end"/>
            </w:r>
          </w:p>
        </w:tc>
        <w:tc>
          <w:tcPr>
            <w:tcW w:w="2892" w:type="dxa"/>
            <w:gridSpan w:val="2"/>
            <w:shd w:val="clear" w:color="auto" w:fill="F2F2F2" w:themeFill="background1" w:themeFillShade="F2"/>
          </w:tcPr>
          <w:p w14:paraId="6D01B83E" w14:textId="1BD03B15" w:rsidR="007F3732" w:rsidRDefault="007F3732" w:rsidP="007F3732">
            <w:pPr>
              <w:pStyle w:val="NormalIndent"/>
              <w:ind w:left="0"/>
              <w:jc w:val="center"/>
              <w:rPr>
                <w:rFonts w:asciiTheme="majorBidi" w:hAnsiTheme="majorBidi" w:cstheme="majorBidi"/>
              </w:rPr>
            </w:pPr>
            <w:r>
              <w:rPr>
                <w:rFonts w:asciiTheme="majorBidi" w:hAnsiTheme="majorBidi" w:cstheme="majorBidi"/>
              </w:rPr>
              <w:t>NA</w:t>
            </w:r>
          </w:p>
        </w:tc>
      </w:tr>
      <w:tr w:rsidR="007F3732" w:rsidRPr="00050295" w14:paraId="755E05F6" w14:textId="77777777" w:rsidTr="004D2BE0">
        <w:trPr>
          <w:trHeight w:val="272"/>
        </w:trPr>
        <w:tc>
          <w:tcPr>
            <w:tcW w:w="1531" w:type="dxa"/>
          </w:tcPr>
          <w:p w14:paraId="5FA08ABF" w14:textId="3916806B"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_Ref46310183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3.10.1</w:t>
            </w:r>
            <w:r>
              <w:rPr>
                <w:rFonts w:asciiTheme="majorBidi" w:hAnsiTheme="majorBidi" w:cstheme="majorBidi"/>
              </w:rPr>
              <w:fldChar w:fldCharType="end"/>
            </w:r>
          </w:p>
        </w:tc>
        <w:tc>
          <w:tcPr>
            <w:tcW w:w="4977" w:type="dxa"/>
          </w:tcPr>
          <w:p w14:paraId="2CF79C0D" w14:textId="3F497E5A"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_Ref46310189 \h </w:instrText>
            </w:r>
            <w:r>
              <w:rPr>
                <w:rFonts w:asciiTheme="majorBidi" w:hAnsiTheme="majorBidi" w:cstheme="majorBidi"/>
              </w:rPr>
            </w:r>
            <w:r>
              <w:rPr>
                <w:rFonts w:asciiTheme="majorBidi" w:hAnsiTheme="majorBidi" w:cstheme="majorBidi"/>
              </w:rPr>
              <w:fldChar w:fldCharType="separate"/>
            </w:r>
            <w:r w:rsidR="00A845CC" w:rsidRPr="00DB0F0F">
              <w:t>Temperature</w:t>
            </w:r>
            <w:r w:rsidR="00A845CC">
              <w:t xml:space="preserve"> Altitude</w:t>
            </w:r>
            <w:r>
              <w:rPr>
                <w:rFonts w:asciiTheme="majorBidi" w:hAnsiTheme="majorBidi" w:cstheme="majorBidi"/>
              </w:rPr>
              <w:fldChar w:fldCharType="end"/>
            </w:r>
          </w:p>
        </w:tc>
        <w:tc>
          <w:tcPr>
            <w:tcW w:w="1446" w:type="dxa"/>
          </w:tcPr>
          <w:p w14:paraId="322A7052" w14:textId="14D3CB77" w:rsidR="007F3732" w:rsidRDefault="007F3732" w:rsidP="007F3732">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2123CC36" w14:textId="6A5F4DDB" w:rsidR="007F3732" w:rsidRDefault="007F3732" w:rsidP="007F3732">
            <w:pPr>
              <w:pStyle w:val="NormalIndent"/>
              <w:ind w:left="0"/>
              <w:jc w:val="center"/>
              <w:rPr>
                <w:rFonts w:asciiTheme="majorBidi" w:hAnsiTheme="majorBidi" w:cstheme="majorBidi"/>
              </w:rPr>
            </w:pPr>
            <w:r w:rsidRPr="004553C8">
              <w:rPr>
                <w:rFonts w:asciiTheme="majorBidi" w:hAnsiTheme="majorBidi" w:cstheme="majorBidi"/>
                <w:b/>
                <w:bCs/>
                <w:color w:val="0070C0"/>
              </w:rPr>
              <w:t>EVT</w:t>
            </w:r>
          </w:p>
        </w:tc>
      </w:tr>
      <w:tr w:rsidR="007F3732" w:rsidRPr="00050295" w14:paraId="446383A0" w14:textId="77777777" w:rsidTr="004D2BE0">
        <w:trPr>
          <w:trHeight w:val="272"/>
        </w:trPr>
        <w:tc>
          <w:tcPr>
            <w:tcW w:w="1531" w:type="dxa"/>
          </w:tcPr>
          <w:p w14:paraId="2303E25E" w14:textId="52ABF45F"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_Ref46310200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3.10.2</w:t>
            </w:r>
            <w:r>
              <w:rPr>
                <w:rFonts w:asciiTheme="majorBidi" w:hAnsiTheme="majorBidi" w:cstheme="majorBidi"/>
              </w:rPr>
              <w:fldChar w:fldCharType="end"/>
            </w:r>
          </w:p>
        </w:tc>
        <w:tc>
          <w:tcPr>
            <w:tcW w:w="4977" w:type="dxa"/>
          </w:tcPr>
          <w:p w14:paraId="670FEBB7" w14:textId="7DC5C4C1"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_Ref46310207 \h </w:instrText>
            </w:r>
            <w:r>
              <w:rPr>
                <w:rFonts w:asciiTheme="majorBidi" w:hAnsiTheme="majorBidi" w:cstheme="majorBidi"/>
              </w:rPr>
            </w:r>
            <w:r>
              <w:rPr>
                <w:rFonts w:asciiTheme="majorBidi" w:hAnsiTheme="majorBidi" w:cstheme="majorBidi"/>
              </w:rPr>
              <w:fldChar w:fldCharType="separate"/>
            </w:r>
            <w:r w:rsidR="00A845CC" w:rsidRPr="00DB0F0F">
              <w:t>Normal continuous operation</w:t>
            </w:r>
            <w:r>
              <w:rPr>
                <w:rFonts w:asciiTheme="majorBidi" w:hAnsiTheme="majorBidi" w:cstheme="majorBidi"/>
              </w:rPr>
              <w:fldChar w:fldCharType="end"/>
            </w:r>
          </w:p>
        </w:tc>
        <w:tc>
          <w:tcPr>
            <w:tcW w:w="1446" w:type="dxa"/>
          </w:tcPr>
          <w:p w14:paraId="68D2B4D4" w14:textId="6E3F49B0" w:rsidR="007F3732" w:rsidRDefault="007F3732" w:rsidP="007F3732">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767011B0" w14:textId="653AC8A9" w:rsidR="007F3732" w:rsidRDefault="007F3732" w:rsidP="007F3732">
            <w:pPr>
              <w:pStyle w:val="NormalIndent"/>
              <w:ind w:left="0"/>
              <w:jc w:val="center"/>
              <w:rPr>
                <w:rFonts w:asciiTheme="majorBidi" w:hAnsiTheme="majorBidi" w:cstheme="majorBidi"/>
              </w:rPr>
            </w:pPr>
            <w:r w:rsidRPr="004553C8">
              <w:rPr>
                <w:rFonts w:asciiTheme="majorBidi" w:hAnsiTheme="majorBidi" w:cstheme="majorBidi"/>
                <w:b/>
                <w:bCs/>
                <w:color w:val="0070C0"/>
              </w:rPr>
              <w:t>EVT</w:t>
            </w:r>
          </w:p>
        </w:tc>
      </w:tr>
      <w:tr w:rsidR="007F3732" w:rsidRPr="00050295" w14:paraId="0B40C30B" w14:textId="77777777" w:rsidTr="004D2BE0">
        <w:trPr>
          <w:trHeight w:val="272"/>
        </w:trPr>
        <w:tc>
          <w:tcPr>
            <w:tcW w:w="1531" w:type="dxa"/>
          </w:tcPr>
          <w:p w14:paraId="70657FD7" w14:textId="310BAD1A"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_Ref46310217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3.10.3</w:t>
            </w:r>
            <w:r>
              <w:rPr>
                <w:rFonts w:asciiTheme="majorBidi" w:hAnsiTheme="majorBidi" w:cstheme="majorBidi"/>
              </w:rPr>
              <w:fldChar w:fldCharType="end"/>
            </w:r>
          </w:p>
        </w:tc>
        <w:tc>
          <w:tcPr>
            <w:tcW w:w="4977" w:type="dxa"/>
          </w:tcPr>
          <w:p w14:paraId="00E64090" w14:textId="26C181D7"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_Ref46310225 \h </w:instrText>
            </w:r>
            <w:r>
              <w:rPr>
                <w:rFonts w:asciiTheme="majorBidi" w:hAnsiTheme="majorBidi" w:cstheme="majorBidi"/>
              </w:rPr>
            </w:r>
            <w:r>
              <w:rPr>
                <w:rFonts w:asciiTheme="majorBidi" w:hAnsiTheme="majorBidi" w:cstheme="majorBidi"/>
              </w:rPr>
              <w:fldChar w:fldCharType="separate"/>
            </w:r>
            <w:r w:rsidR="00A845CC">
              <w:t>Intermittent</w:t>
            </w:r>
            <w:r w:rsidR="00A845CC" w:rsidRPr="00DB0F0F">
              <w:t xml:space="preserve"> operation</w:t>
            </w:r>
            <w:r>
              <w:rPr>
                <w:rFonts w:asciiTheme="majorBidi" w:hAnsiTheme="majorBidi" w:cstheme="majorBidi"/>
              </w:rPr>
              <w:fldChar w:fldCharType="end"/>
            </w:r>
          </w:p>
        </w:tc>
        <w:tc>
          <w:tcPr>
            <w:tcW w:w="1446" w:type="dxa"/>
          </w:tcPr>
          <w:p w14:paraId="1C4785B1" w14:textId="2E16F3D8" w:rsidR="007F3732" w:rsidRDefault="007F3732" w:rsidP="007F3732">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7EE0A5AC" w14:textId="1B30F023" w:rsidR="007F3732" w:rsidRDefault="007F3732" w:rsidP="007F3732">
            <w:pPr>
              <w:pStyle w:val="NormalIndent"/>
              <w:ind w:left="0"/>
              <w:jc w:val="center"/>
              <w:rPr>
                <w:rFonts w:asciiTheme="majorBidi" w:hAnsiTheme="majorBidi" w:cstheme="majorBidi"/>
              </w:rPr>
            </w:pPr>
            <w:r w:rsidRPr="004553C8">
              <w:rPr>
                <w:rFonts w:asciiTheme="majorBidi" w:hAnsiTheme="majorBidi" w:cstheme="majorBidi"/>
                <w:b/>
                <w:bCs/>
                <w:color w:val="0070C0"/>
              </w:rPr>
              <w:t>EVT</w:t>
            </w:r>
          </w:p>
        </w:tc>
      </w:tr>
      <w:tr w:rsidR="007F3732" w:rsidRPr="00050295" w14:paraId="6AFBF028" w14:textId="77777777" w:rsidTr="004D2BE0">
        <w:trPr>
          <w:trHeight w:val="272"/>
        </w:trPr>
        <w:tc>
          <w:tcPr>
            <w:tcW w:w="1531" w:type="dxa"/>
          </w:tcPr>
          <w:p w14:paraId="6AF476D5" w14:textId="2F92F885"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_Ref46310240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3.10.4</w:t>
            </w:r>
            <w:r>
              <w:rPr>
                <w:rFonts w:asciiTheme="majorBidi" w:hAnsiTheme="majorBidi" w:cstheme="majorBidi"/>
              </w:rPr>
              <w:fldChar w:fldCharType="end"/>
            </w:r>
          </w:p>
        </w:tc>
        <w:tc>
          <w:tcPr>
            <w:tcW w:w="4977" w:type="dxa"/>
          </w:tcPr>
          <w:p w14:paraId="3F7FBB1F" w14:textId="4EC42D57"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_Ref46310246 \h </w:instrText>
            </w:r>
            <w:r>
              <w:rPr>
                <w:rFonts w:asciiTheme="majorBidi" w:hAnsiTheme="majorBidi" w:cstheme="majorBidi"/>
              </w:rPr>
            </w:r>
            <w:r>
              <w:rPr>
                <w:rFonts w:asciiTheme="majorBidi" w:hAnsiTheme="majorBidi" w:cstheme="majorBidi"/>
              </w:rPr>
              <w:fldChar w:fldCharType="separate"/>
            </w:r>
            <w:proofErr w:type="spellStart"/>
            <w:r w:rsidR="00A845CC" w:rsidRPr="00DB0F0F">
              <w:t>Non operating</w:t>
            </w:r>
            <w:proofErr w:type="spellEnd"/>
            <w:r>
              <w:rPr>
                <w:rFonts w:asciiTheme="majorBidi" w:hAnsiTheme="majorBidi" w:cstheme="majorBidi"/>
              </w:rPr>
              <w:fldChar w:fldCharType="end"/>
            </w:r>
          </w:p>
        </w:tc>
        <w:tc>
          <w:tcPr>
            <w:tcW w:w="1446" w:type="dxa"/>
          </w:tcPr>
          <w:p w14:paraId="223A63EA" w14:textId="75AF2200" w:rsidR="007F3732" w:rsidRDefault="007F3732" w:rsidP="007F3732">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3517BEB5" w14:textId="3F79220B" w:rsidR="007F3732" w:rsidRDefault="007F3732" w:rsidP="007F3732">
            <w:pPr>
              <w:pStyle w:val="NormalIndent"/>
              <w:ind w:left="0"/>
              <w:jc w:val="center"/>
              <w:rPr>
                <w:rFonts w:asciiTheme="majorBidi" w:hAnsiTheme="majorBidi" w:cstheme="majorBidi"/>
              </w:rPr>
            </w:pPr>
            <w:r w:rsidRPr="004553C8">
              <w:rPr>
                <w:rFonts w:asciiTheme="majorBidi" w:hAnsiTheme="majorBidi" w:cstheme="majorBidi"/>
                <w:b/>
                <w:bCs/>
                <w:color w:val="0070C0"/>
              </w:rPr>
              <w:t>EVT</w:t>
            </w:r>
          </w:p>
        </w:tc>
      </w:tr>
      <w:tr w:rsidR="007F3732" w:rsidRPr="00050295" w14:paraId="70AD5A77" w14:textId="77777777" w:rsidTr="004D2BE0">
        <w:trPr>
          <w:trHeight w:val="272"/>
        </w:trPr>
        <w:tc>
          <w:tcPr>
            <w:tcW w:w="1531" w:type="dxa"/>
          </w:tcPr>
          <w:p w14:paraId="2931D59A" w14:textId="0B1037BF"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_Ref224373655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3.10.5</w:t>
            </w:r>
            <w:r>
              <w:rPr>
                <w:rFonts w:asciiTheme="majorBidi" w:hAnsiTheme="majorBidi" w:cstheme="majorBidi"/>
              </w:rPr>
              <w:fldChar w:fldCharType="end"/>
            </w:r>
          </w:p>
        </w:tc>
        <w:tc>
          <w:tcPr>
            <w:tcW w:w="4977" w:type="dxa"/>
          </w:tcPr>
          <w:p w14:paraId="77DC47BD" w14:textId="492E39E9"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_Ref224373655 \h </w:instrText>
            </w:r>
            <w:r>
              <w:rPr>
                <w:rFonts w:asciiTheme="majorBidi" w:hAnsiTheme="majorBidi" w:cstheme="majorBidi"/>
              </w:rPr>
            </w:r>
            <w:r>
              <w:rPr>
                <w:rFonts w:asciiTheme="majorBidi" w:hAnsiTheme="majorBidi" w:cstheme="majorBidi"/>
              </w:rPr>
              <w:fldChar w:fldCharType="separate"/>
            </w:r>
            <w:r w:rsidR="00A845CC" w:rsidRPr="00DB0F0F">
              <w:t>Humidity</w:t>
            </w:r>
            <w:r>
              <w:rPr>
                <w:rFonts w:asciiTheme="majorBidi" w:hAnsiTheme="majorBidi" w:cstheme="majorBidi"/>
              </w:rPr>
              <w:fldChar w:fldCharType="end"/>
            </w:r>
          </w:p>
        </w:tc>
        <w:tc>
          <w:tcPr>
            <w:tcW w:w="1446" w:type="dxa"/>
          </w:tcPr>
          <w:p w14:paraId="58B912D9" w14:textId="6CAE215F" w:rsidR="007F3732" w:rsidRDefault="007F3732" w:rsidP="007F3732">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4F14EBF8" w14:textId="251BC3BC" w:rsidR="007F3732" w:rsidRDefault="007F3732" w:rsidP="007F3732">
            <w:pPr>
              <w:pStyle w:val="NormalIndent"/>
              <w:ind w:left="0"/>
              <w:jc w:val="center"/>
              <w:rPr>
                <w:rFonts w:asciiTheme="majorBidi" w:hAnsiTheme="majorBidi" w:cstheme="majorBidi"/>
              </w:rPr>
            </w:pPr>
            <w:r w:rsidRPr="004553C8">
              <w:rPr>
                <w:rFonts w:asciiTheme="majorBidi" w:hAnsiTheme="majorBidi" w:cstheme="majorBidi"/>
                <w:b/>
                <w:bCs/>
                <w:color w:val="0070C0"/>
              </w:rPr>
              <w:t>EVT</w:t>
            </w:r>
          </w:p>
        </w:tc>
      </w:tr>
      <w:tr w:rsidR="007F3732" w:rsidRPr="00050295" w14:paraId="4D7CD851" w14:textId="77777777" w:rsidTr="004D2BE0">
        <w:trPr>
          <w:trHeight w:val="272"/>
        </w:trPr>
        <w:tc>
          <w:tcPr>
            <w:tcW w:w="1531" w:type="dxa"/>
          </w:tcPr>
          <w:p w14:paraId="4844B570" w14:textId="3163FF87"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_Ref224373656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3.10.6</w:t>
            </w:r>
            <w:r>
              <w:rPr>
                <w:rFonts w:asciiTheme="majorBidi" w:hAnsiTheme="majorBidi" w:cstheme="majorBidi"/>
              </w:rPr>
              <w:fldChar w:fldCharType="end"/>
            </w:r>
          </w:p>
        </w:tc>
        <w:tc>
          <w:tcPr>
            <w:tcW w:w="4977" w:type="dxa"/>
          </w:tcPr>
          <w:p w14:paraId="0EF1707E" w14:textId="1D107668"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_Ref224373656 \h </w:instrText>
            </w:r>
            <w:r>
              <w:rPr>
                <w:rFonts w:asciiTheme="majorBidi" w:hAnsiTheme="majorBidi" w:cstheme="majorBidi"/>
              </w:rPr>
            </w:r>
            <w:r>
              <w:rPr>
                <w:rFonts w:asciiTheme="majorBidi" w:hAnsiTheme="majorBidi" w:cstheme="majorBidi"/>
              </w:rPr>
              <w:fldChar w:fldCharType="separate"/>
            </w:r>
            <w:r w:rsidR="00A845CC" w:rsidRPr="00DB0F0F">
              <w:t>Explosive atmosphere</w:t>
            </w:r>
            <w:r>
              <w:rPr>
                <w:rFonts w:asciiTheme="majorBidi" w:hAnsiTheme="majorBidi" w:cstheme="majorBidi"/>
              </w:rPr>
              <w:fldChar w:fldCharType="end"/>
            </w:r>
          </w:p>
        </w:tc>
        <w:tc>
          <w:tcPr>
            <w:tcW w:w="1446" w:type="dxa"/>
          </w:tcPr>
          <w:p w14:paraId="5F754D57" w14:textId="1D446C6B" w:rsidR="007F3732" w:rsidRDefault="007F3732" w:rsidP="007F3732">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3224EBF5" w14:textId="3530BE91" w:rsidR="007F3732" w:rsidRDefault="007F3732" w:rsidP="007F3732">
            <w:pPr>
              <w:pStyle w:val="NormalIndent"/>
              <w:ind w:left="0"/>
              <w:jc w:val="center"/>
              <w:rPr>
                <w:rFonts w:asciiTheme="majorBidi" w:hAnsiTheme="majorBidi" w:cstheme="majorBidi"/>
              </w:rPr>
            </w:pPr>
            <w:r w:rsidRPr="004553C8">
              <w:rPr>
                <w:rFonts w:asciiTheme="majorBidi" w:hAnsiTheme="majorBidi" w:cstheme="majorBidi"/>
                <w:b/>
                <w:bCs/>
                <w:color w:val="0070C0"/>
              </w:rPr>
              <w:t>EVT</w:t>
            </w:r>
          </w:p>
        </w:tc>
      </w:tr>
      <w:tr w:rsidR="007F3732" w:rsidRPr="00050295" w14:paraId="5026D6CB" w14:textId="77777777" w:rsidTr="004D2BE0">
        <w:trPr>
          <w:trHeight w:val="272"/>
        </w:trPr>
        <w:tc>
          <w:tcPr>
            <w:tcW w:w="1531" w:type="dxa"/>
          </w:tcPr>
          <w:p w14:paraId="52B1D308" w14:textId="12D483E0" w:rsidR="007F3732" w:rsidRDefault="00276E00"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_Ref224373657 \r \h </w:instrText>
            </w:r>
            <w:r>
              <w:rPr>
                <w:rFonts w:asciiTheme="majorBidi" w:hAnsiTheme="majorBidi" w:cstheme="majorBidi"/>
              </w:rPr>
            </w:r>
            <w:r>
              <w:rPr>
                <w:rFonts w:asciiTheme="majorBidi" w:hAnsiTheme="majorBidi" w:cstheme="majorBidi"/>
              </w:rPr>
              <w:fldChar w:fldCharType="separate"/>
            </w:r>
            <w:r>
              <w:rPr>
                <w:rFonts w:asciiTheme="majorBidi" w:hAnsiTheme="majorBidi" w:cstheme="majorBidi"/>
                <w:cs/>
              </w:rPr>
              <w:t>‎</w:t>
            </w:r>
            <w:r>
              <w:rPr>
                <w:rFonts w:asciiTheme="majorBidi" w:hAnsiTheme="majorBidi" w:cstheme="majorBidi"/>
              </w:rPr>
              <w:t>3.10.7</w:t>
            </w:r>
            <w:r>
              <w:rPr>
                <w:rFonts w:asciiTheme="majorBidi" w:hAnsiTheme="majorBidi" w:cstheme="majorBidi"/>
              </w:rPr>
              <w:fldChar w:fldCharType="end"/>
            </w:r>
          </w:p>
        </w:tc>
        <w:tc>
          <w:tcPr>
            <w:tcW w:w="4977" w:type="dxa"/>
          </w:tcPr>
          <w:p w14:paraId="0AF9C5A8" w14:textId="00AB65DE"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_Ref224373657 \h </w:instrText>
            </w:r>
            <w:r>
              <w:rPr>
                <w:rFonts w:asciiTheme="majorBidi" w:hAnsiTheme="majorBidi" w:cstheme="majorBidi"/>
              </w:rPr>
            </w:r>
            <w:r>
              <w:rPr>
                <w:rFonts w:asciiTheme="majorBidi" w:hAnsiTheme="majorBidi" w:cstheme="majorBidi"/>
              </w:rPr>
              <w:fldChar w:fldCharType="separate"/>
            </w:r>
            <w:r w:rsidR="00A845CC" w:rsidRPr="00DB0F0F">
              <w:t>Acoustic Noise</w:t>
            </w:r>
            <w:r>
              <w:rPr>
                <w:rFonts w:asciiTheme="majorBidi" w:hAnsiTheme="majorBidi" w:cstheme="majorBidi"/>
              </w:rPr>
              <w:fldChar w:fldCharType="end"/>
            </w:r>
          </w:p>
        </w:tc>
        <w:tc>
          <w:tcPr>
            <w:tcW w:w="1446" w:type="dxa"/>
          </w:tcPr>
          <w:p w14:paraId="2B207927" w14:textId="6D63F65F" w:rsidR="007F3732" w:rsidRDefault="007F3732" w:rsidP="007F3732">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17D48CB6" w14:textId="2A0B8E27" w:rsidR="007F3732" w:rsidRDefault="007F3732" w:rsidP="007F3732">
            <w:pPr>
              <w:pStyle w:val="NormalIndent"/>
              <w:ind w:left="0"/>
              <w:jc w:val="center"/>
              <w:rPr>
                <w:rFonts w:asciiTheme="majorBidi" w:hAnsiTheme="majorBidi" w:cstheme="majorBidi"/>
              </w:rPr>
            </w:pPr>
            <w:r w:rsidRPr="004553C8">
              <w:rPr>
                <w:rFonts w:asciiTheme="majorBidi" w:hAnsiTheme="majorBidi" w:cstheme="majorBidi"/>
                <w:b/>
                <w:bCs/>
                <w:color w:val="0070C0"/>
              </w:rPr>
              <w:t>EVT</w:t>
            </w:r>
          </w:p>
        </w:tc>
      </w:tr>
      <w:tr w:rsidR="007F3732" w:rsidRPr="00050295" w14:paraId="16F51CE1" w14:textId="77777777" w:rsidTr="004D2BE0">
        <w:trPr>
          <w:trHeight w:val="272"/>
        </w:trPr>
        <w:tc>
          <w:tcPr>
            <w:tcW w:w="1531" w:type="dxa"/>
          </w:tcPr>
          <w:p w14:paraId="69D02C7E" w14:textId="370E9570"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_Ref224373658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3.10.8</w:t>
            </w:r>
            <w:r>
              <w:rPr>
                <w:rFonts w:asciiTheme="majorBidi" w:hAnsiTheme="majorBidi" w:cstheme="majorBidi"/>
              </w:rPr>
              <w:fldChar w:fldCharType="end"/>
            </w:r>
          </w:p>
        </w:tc>
        <w:tc>
          <w:tcPr>
            <w:tcW w:w="4977" w:type="dxa"/>
          </w:tcPr>
          <w:p w14:paraId="7247D668" w14:textId="782C487F"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_Ref224373658 \h </w:instrText>
            </w:r>
            <w:r>
              <w:rPr>
                <w:rFonts w:asciiTheme="majorBidi" w:hAnsiTheme="majorBidi" w:cstheme="majorBidi"/>
              </w:rPr>
            </w:r>
            <w:r>
              <w:rPr>
                <w:rFonts w:asciiTheme="majorBidi" w:hAnsiTheme="majorBidi" w:cstheme="majorBidi"/>
              </w:rPr>
              <w:fldChar w:fldCharType="separate"/>
            </w:r>
            <w:r w:rsidR="00A845CC" w:rsidRPr="00DB0F0F">
              <w:t>Shock</w:t>
            </w:r>
            <w:r>
              <w:rPr>
                <w:rFonts w:asciiTheme="majorBidi" w:hAnsiTheme="majorBidi" w:cstheme="majorBidi"/>
              </w:rPr>
              <w:fldChar w:fldCharType="end"/>
            </w:r>
          </w:p>
        </w:tc>
        <w:tc>
          <w:tcPr>
            <w:tcW w:w="1446" w:type="dxa"/>
          </w:tcPr>
          <w:p w14:paraId="48F93E8E" w14:textId="3E61C4AC" w:rsidR="007F3732" w:rsidRDefault="007F3732" w:rsidP="007F3732">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1CE1A149" w14:textId="162E1183" w:rsidR="007F3732" w:rsidRDefault="007F3732" w:rsidP="007F3732">
            <w:pPr>
              <w:pStyle w:val="NormalIndent"/>
              <w:ind w:left="0"/>
              <w:jc w:val="center"/>
              <w:rPr>
                <w:rFonts w:asciiTheme="majorBidi" w:hAnsiTheme="majorBidi" w:cstheme="majorBidi"/>
              </w:rPr>
            </w:pPr>
            <w:r w:rsidRPr="004553C8">
              <w:rPr>
                <w:rFonts w:asciiTheme="majorBidi" w:hAnsiTheme="majorBidi" w:cstheme="majorBidi"/>
                <w:b/>
                <w:bCs/>
                <w:color w:val="0070C0"/>
              </w:rPr>
              <w:t>EVT</w:t>
            </w:r>
          </w:p>
        </w:tc>
      </w:tr>
      <w:tr w:rsidR="007F3732" w:rsidRPr="00050295" w14:paraId="3C373908" w14:textId="77777777" w:rsidTr="004D2BE0">
        <w:trPr>
          <w:trHeight w:val="272"/>
        </w:trPr>
        <w:tc>
          <w:tcPr>
            <w:tcW w:w="1531" w:type="dxa"/>
          </w:tcPr>
          <w:p w14:paraId="5E46EA1A" w14:textId="7A57F13E"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_Ref224373659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3.10.9</w:t>
            </w:r>
            <w:r>
              <w:rPr>
                <w:rFonts w:asciiTheme="majorBidi" w:hAnsiTheme="majorBidi" w:cstheme="majorBidi"/>
              </w:rPr>
              <w:fldChar w:fldCharType="end"/>
            </w:r>
          </w:p>
        </w:tc>
        <w:tc>
          <w:tcPr>
            <w:tcW w:w="4977" w:type="dxa"/>
          </w:tcPr>
          <w:p w14:paraId="618FC6D4" w14:textId="10ED5948"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_Ref224373659 \h </w:instrText>
            </w:r>
            <w:r>
              <w:rPr>
                <w:rFonts w:asciiTheme="majorBidi" w:hAnsiTheme="majorBidi" w:cstheme="majorBidi"/>
              </w:rPr>
            </w:r>
            <w:r>
              <w:rPr>
                <w:rFonts w:asciiTheme="majorBidi" w:hAnsiTheme="majorBidi" w:cstheme="majorBidi"/>
              </w:rPr>
              <w:fldChar w:fldCharType="separate"/>
            </w:r>
            <w:r w:rsidR="00A845CC" w:rsidRPr="00DB0F0F">
              <w:t>Sand and dust</w:t>
            </w:r>
            <w:r>
              <w:rPr>
                <w:rFonts w:asciiTheme="majorBidi" w:hAnsiTheme="majorBidi" w:cstheme="majorBidi"/>
              </w:rPr>
              <w:fldChar w:fldCharType="end"/>
            </w:r>
          </w:p>
        </w:tc>
        <w:tc>
          <w:tcPr>
            <w:tcW w:w="1446" w:type="dxa"/>
          </w:tcPr>
          <w:p w14:paraId="63CB959F" w14:textId="4F3B95DA" w:rsidR="007F3732" w:rsidRDefault="007F3732" w:rsidP="007F3732">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1437D01A" w14:textId="2C397470" w:rsidR="007F3732" w:rsidRDefault="007F3732" w:rsidP="007F3732">
            <w:pPr>
              <w:pStyle w:val="NormalIndent"/>
              <w:ind w:left="0"/>
              <w:jc w:val="center"/>
              <w:rPr>
                <w:rFonts w:asciiTheme="majorBidi" w:hAnsiTheme="majorBidi" w:cstheme="majorBidi"/>
              </w:rPr>
            </w:pPr>
            <w:r w:rsidRPr="004553C8">
              <w:rPr>
                <w:rFonts w:asciiTheme="majorBidi" w:hAnsiTheme="majorBidi" w:cstheme="majorBidi"/>
                <w:b/>
                <w:bCs/>
                <w:color w:val="0070C0"/>
              </w:rPr>
              <w:t>EVT</w:t>
            </w:r>
          </w:p>
        </w:tc>
      </w:tr>
      <w:tr w:rsidR="007F3732" w:rsidRPr="00050295" w14:paraId="4BB40E82" w14:textId="77777777" w:rsidTr="004D2BE0">
        <w:trPr>
          <w:trHeight w:val="272"/>
        </w:trPr>
        <w:tc>
          <w:tcPr>
            <w:tcW w:w="1531" w:type="dxa"/>
          </w:tcPr>
          <w:p w14:paraId="7E23006F" w14:textId="5AE6C70C"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_Ref224373660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3.10.10</w:t>
            </w:r>
            <w:r>
              <w:rPr>
                <w:rFonts w:asciiTheme="majorBidi" w:hAnsiTheme="majorBidi" w:cstheme="majorBidi"/>
              </w:rPr>
              <w:fldChar w:fldCharType="end"/>
            </w:r>
          </w:p>
        </w:tc>
        <w:tc>
          <w:tcPr>
            <w:tcW w:w="4977" w:type="dxa"/>
          </w:tcPr>
          <w:p w14:paraId="1FD4A9A6" w14:textId="12491776"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_Ref224373660 \h </w:instrText>
            </w:r>
            <w:r>
              <w:rPr>
                <w:rFonts w:asciiTheme="majorBidi" w:hAnsiTheme="majorBidi" w:cstheme="majorBidi"/>
              </w:rPr>
            </w:r>
            <w:r>
              <w:rPr>
                <w:rFonts w:asciiTheme="majorBidi" w:hAnsiTheme="majorBidi" w:cstheme="majorBidi"/>
              </w:rPr>
              <w:fldChar w:fldCharType="separate"/>
            </w:r>
            <w:r w:rsidR="00A845CC" w:rsidRPr="00DB0F0F">
              <w:t>Fungus</w:t>
            </w:r>
            <w:r>
              <w:rPr>
                <w:rFonts w:asciiTheme="majorBidi" w:hAnsiTheme="majorBidi" w:cstheme="majorBidi"/>
              </w:rPr>
              <w:fldChar w:fldCharType="end"/>
            </w:r>
          </w:p>
        </w:tc>
        <w:tc>
          <w:tcPr>
            <w:tcW w:w="1446" w:type="dxa"/>
          </w:tcPr>
          <w:p w14:paraId="3C7D08D1" w14:textId="2AA65ACA" w:rsidR="007F3732" w:rsidRDefault="007F3732" w:rsidP="007F3732">
            <w:pPr>
              <w:pStyle w:val="NormalIndent"/>
              <w:ind w:left="0"/>
              <w:jc w:val="center"/>
              <w:rPr>
                <w:rFonts w:asciiTheme="majorBidi" w:hAnsiTheme="majorBidi" w:cstheme="majorBidi"/>
              </w:rPr>
            </w:pPr>
            <w:r>
              <w:rPr>
                <w:rFonts w:asciiTheme="majorBidi" w:hAnsiTheme="majorBidi" w:cstheme="majorBidi"/>
              </w:rPr>
              <w:t>A</w:t>
            </w:r>
          </w:p>
        </w:tc>
        <w:tc>
          <w:tcPr>
            <w:tcW w:w="1446" w:type="dxa"/>
          </w:tcPr>
          <w:p w14:paraId="23C806A8" w14:textId="3334BA51" w:rsidR="007F3732" w:rsidRDefault="007F3732" w:rsidP="007F3732">
            <w:pPr>
              <w:pStyle w:val="NormalIndent"/>
              <w:ind w:left="0"/>
              <w:jc w:val="center"/>
              <w:rPr>
                <w:rFonts w:asciiTheme="majorBidi" w:hAnsiTheme="majorBidi" w:cstheme="majorBidi"/>
              </w:rPr>
            </w:pPr>
            <w:r w:rsidRPr="004553C8">
              <w:rPr>
                <w:rFonts w:asciiTheme="majorBidi" w:hAnsiTheme="majorBidi" w:cstheme="majorBidi"/>
                <w:b/>
                <w:bCs/>
                <w:color w:val="0070C0"/>
              </w:rPr>
              <w:t>EVT</w:t>
            </w:r>
          </w:p>
        </w:tc>
      </w:tr>
      <w:tr w:rsidR="007F3732" w:rsidRPr="00050295" w14:paraId="2FA7DA82" w14:textId="77777777" w:rsidTr="004D2BE0">
        <w:trPr>
          <w:trHeight w:val="272"/>
        </w:trPr>
        <w:tc>
          <w:tcPr>
            <w:tcW w:w="1531" w:type="dxa"/>
          </w:tcPr>
          <w:p w14:paraId="5CC684D5" w14:textId="7441114A"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_Ref224373661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3.10.11</w:t>
            </w:r>
            <w:r>
              <w:rPr>
                <w:rFonts w:asciiTheme="majorBidi" w:hAnsiTheme="majorBidi" w:cstheme="majorBidi"/>
              </w:rPr>
              <w:fldChar w:fldCharType="end"/>
            </w:r>
          </w:p>
        </w:tc>
        <w:tc>
          <w:tcPr>
            <w:tcW w:w="4977" w:type="dxa"/>
          </w:tcPr>
          <w:p w14:paraId="46E2B984" w14:textId="73ED62E5"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_Ref224373661 \h </w:instrText>
            </w:r>
            <w:r>
              <w:rPr>
                <w:rFonts w:asciiTheme="majorBidi" w:hAnsiTheme="majorBidi" w:cstheme="majorBidi"/>
              </w:rPr>
            </w:r>
            <w:r>
              <w:rPr>
                <w:rFonts w:asciiTheme="majorBidi" w:hAnsiTheme="majorBidi" w:cstheme="majorBidi"/>
              </w:rPr>
              <w:fldChar w:fldCharType="separate"/>
            </w:r>
            <w:r w:rsidR="00A845CC" w:rsidRPr="00DB0F0F">
              <w:t>Salt atmosphere</w:t>
            </w:r>
            <w:r>
              <w:rPr>
                <w:rFonts w:asciiTheme="majorBidi" w:hAnsiTheme="majorBidi" w:cstheme="majorBidi"/>
              </w:rPr>
              <w:fldChar w:fldCharType="end"/>
            </w:r>
          </w:p>
        </w:tc>
        <w:tc>
          <w:tcPr>
            <w:tcW w:w="1446" w:type="dxa"/>
          </w:tcPr>
          <w:p w14:paraId="02F3EA81" w14:textId="73F1011D" w:rsidR="007F3732" w:rsidRDefault="007F3732" w:rsidP="007F3732">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6277F967" w14:textId="08DC86CD" w:rsidR="007F3732" w:rsidRDefault="007F3732" w:rsidP="007F3732">
            <w:pPr>
              <w:pStyle w:val="NormalIndent"/>
              <w:ind w:left="0"/>
              <w:jc w:val="center"/>
              <w:rPr>
                <w:rFonts w:asciiTheme="majorBidi" w:hAnsiTheme="majorBidi" w:cstheme="majorBidi"/>
              </w:rPr>
            </w:pPr>
            <w:r w:rsidRPr="004553C8">
              <w:rPr>
                <w:rFonts w:asciiTheme="majorBidi" w:hAnsiTheme="majorBidi" w:cstheme="majorBidi"/>
                <w:b/>
                <w:bCs/>
                <w:color w:val="0070C0"/>
              </w:rPr>
              <w:t>EVT</w:t>
            </w:r>
          </w:p>
        </w:tc>
      </w:tr>
      <w:tr w:rsidR="007F3732" w:rsidRPr="00050295" w14:paraId="2E927642" w14:textId="77777777" w:rsidTr="004D2BE0">
        <w:trPr>
          <w:trHeight w:val="272"/>
        </w:trPr>
        <w:tc>
          <w:tcPr>
            <w:tcW w:w="1531" w:type="dxa"/>
          </w:tcPr>
          <w:p w14:paraId="21260321" w14:textId="64146A33"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_Ref224373662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3.10.12</w:t>
            </w:r>
            <w:r>
              <w:rPr>
                <w:rFonts w:asciiTheme="majorBidi" w:hAnsiTheme="majorBidi" w:cstheme="majorBidi"/>
              </w:rPr>
              <w:fldChar w:fldCharType="end"/>
            </w:r>
          </w:p>
        </w:tc>
        <w:tc>
          <w:tcPr>
            <w:tcW w:w="4977" w:type="dxa"/>
          </w:tcPr>
          <w:p w14:paraId="4A52D5B7" w14:textId="1F09F54A"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_Ref224373662 \h </w:instrText>
            </w:r>
            <w:r>
              <w:rPr>
                <w:rFonts w:asciiTheme="majorBidi" w:hAnsiTheme="majorBidi" w:cstheme="majorBidi"/>
              </w:rPr>
            </w:r>
            <w:r>
              <w:rPr>
                <w:rFonts w:asciiTheme="majorBidi" w:hAnsiTheme="majorBidi" w:cstheme="majorBidi"/>
              </w:rPr>
              <w:fldChar w:fldCharType="separate"/>
            </w:r>
            <w:r w:rsidR="00A845CC" w:rsidRPr="00DB0F0F">
              <w:t>Acceleration</w:t>
            </w:r>
            <w:r>
              <w:rPr>
                <w:rFonts w:asciiTheme="majorBidi" w:hAnsiTheme="majorBidi" w:cstheme="majorBidi"/>
              </w:rPr>
              <w:fldChar w:fldCharType="end"/>
            </w:r>
          </w:p>
        </w:tc>
        <w:tc>
          <w:tcPr>
            <w:tcW w:w="1446" w:type="dxa"/>
          </w:tcPr>
          <w:p w14:paraId="66DDA751" w14:textId="4BAC9A9D" w:rsidR="007F3732" w:rsidRDefault="007F3732" w:rsidP="007F3732">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6068C676" w14:textId="0F2C23FE" w:rsidR="007F3732" w:rsidRDefault="007F3732" w:rsidP="007F3732">
            <w:pPr>
              <w:pStyle w:val="NormalIndent"/>
              <w:ind w:left="0"/>
              <w:jc w:val="center"/>
              <w:rPr>
                <w:rFonts w:asciiTheme="majorBidi" w:hAnsiTheme="majorBidi" w:cstheme="majorBidi"/>
              </w:rPr>
            </w:pPr>
            <w:r w:rsidRPr="004553C8">
              <w:rPr>
                <w:rFonts w:asciiTheme="majorBidi" w:hAnsiTheme="majorBidi" w:cstheme="majorBidi"/>
                <w:b/>
                <w:bCs/>
                <w:color w:val="0070C0"/>
              </w:rPr>
              <w:t>EVT</w:t>
            </w:r>
          </w:p>
        </w:tc>
      </w:tr>
      <w:tr w:rsidR="007F3732" w:rsidRPr="00050295" w14:paraId="1C5EA5DB" w14:textId="77777777" w:rsidTr="00ED4E75">
        <w:trPr>
          <w:trHeight w:val="272"/>
        </w:trPr>
        <w:tc>
          <w:tcPr>
            <w:tcW w:w="1531" w:type="dxa"/>
            <w:shd w:val="clear" w:color="auto" w:fill="F2F2F2" w:themeFill="background1" w:themeFillShade="F2"/>
          </w:tcPr>
          <w:p w14:paraId="114CF79F" w14:textId="02B768B2"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_Ref46310430 \r \h  \* MERGEFORMAT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3.10.13</w:t>
            </w:r>
            <w:r>
              <w:rPr>
                <w:rFonts w:asciiTheme="majorBidi" w:hAnsiTheme="majorBidi" w:cstheme="majorBidi"/>
              </w:rPr>
              <w:fldChar w:fldCharType="end"/>
            </w:r>
          </w:p>
        </w:tc>
        <w:tc>
          <w:tcPr>
            <w:tcW w:w="4977" w:type="dxa"/>
            <w:shd w:val="clear" w:color="auto" w:fill="F2F2F2" w:themeFill="background1" w:themeFillShade="F2"/>
          </w:tcPr>
          <w:p w14:paraId="50C43905" w14:textId="459917BC"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_Ref46310437 \h  \* MERGEFORMAT </w:instrText>
            </w:r>
            <w:r>
              <w:rPr>
                <w:rFonts w:asciiTheme="majorBidi" w:hAnsiTheme="majorBidi" w:cstheme="majorBidi"/>
              </w:rPr>
            </w:r>
            <w:r>
              <w:rPr>
                <w:rFonts w:asciiTheme="majorBidi" w:hAnsiTheme="majorBidi" w:cstheme="majorBidi"/>
              </w:rPr>
              <w:fldChar w:fldCharType="separate"/>
            </w:r>
            <w:r w:rsidR="00A845CC" w:rsidRPr="00DB0F0F">
              <w:t>Vibration</w:t>
            </w:r>
            <w:r>
              <w:rPr>
                <w:rFonts w:asciiTheme="majorBidi" w:hAnsiTheme="majorBidi" w:cstheme="majorBidi"/>
              </w:rPr>
              <w:fldChar w:fldCharType="end"/>
            </w:r>
          </w:p>
        </w:tc>
        <w:tc>
          <w:tcPr>
            <w:tcW w:w="2892" w:type="dxa"/>
            <w:gridSpan w:val="2"/>
            <w:shd w:val="clear" w:color="auto" w:fill="F2F2F2" w:themeFill="background1" w:themeFillShade="F2"/>
          </w:tcPr>
          <w:p w14:paraId="4581B737" w14:textId="0F07CA67" w:rsidR="007F3732" w:rsidRDefault="007F3732" w:rsidP="007F3732">
            <w:pPr>
              <w:pStyle w:val="NormalIndent"/>
              <w:ind w:left="0"/>
              <w:jc w:val="center"/>
              <w:rPr>
                <w:rFonts w:asciiTheme="majorBidi" w:hAnsiTheme="majorBidi" w:cstheme="majorBidi"/>
              </w:rPr>
            </w:pPr>
            <w:r>
              <w:rPr>
                <w:rFonts w:asciiTheme="majorBidi" w:hAnsiTheme="majorBidi" w:cstheme="majorBidi"/>
              </w:rPr>
              <w:t>NA</w:t>
            </w:r>
          </w:p>
        </w:tc>
      </w:tr>
      <w:tr w:rsidR="007F3732" w:rsidRPr="00050295" w14:paraId="2D0FD6FB" w14:textId="77777777" w:rsidTr="004D2BE0">
        <w:trPr>
          <w:trHeight w:val="272"/>
        </w:trPr>
        <w:tc>
          <w:tcPr>
            <w:tcW w:w="1531" w:type="dxa"/>
          </w:tcPr>
          <w:p w14:paraId="12A7314B" w14:textId="633976D3" w:rsidR="007F3732" w:rsidRDefault="0082370D" w:rsidP="007F3732">
            <w:pPr>
              <w:pStyle w:val="NormalIndent"/>
              <w:ind w:left="0"/>
              <w:rPr>
                <w:rFonts w:asciiTheme="majorBidi" w:hAnsiTheme="majorBidi" w:cstheme="majorBidi"/>
              </w:rPr>
            </w:pPr>
            <w:r>
              <w:rPr>
                <w:rFonts w:asciiTheme="majorBidi" w:hAnsiTheme="majorBidi" w:cstheme="majorBidi"/>
              </w:rPr>
              <w:lastRenderedPageBreak/>
              <w:fldChar w:fldCharType="begin"/>
            </w:r>
            <w:r>
              <w:rPr>
                <w:rFonts w:asciiTheme="majorBidi" w:hAnsiTheme="majorBidi" w:cstheme="majorBidi"/>
              </w:rPr>
              <w:instrText xml:space="preserve"> REF _Ref99459843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3.10.13.1</w:t>
            </w:r>
            <w:r>
              <w:rPr>
                <w:rFonts w:asciiTheme="majorBidi" w:hAnsiTheme="majorBidi" w:cstheme="majorBidi"/>
              </w:rPr>
              <w:fldChar w:fldCharType="end"/>
            </w:r>
          </w:p>
        </w:tc>
        <w:tc>
          <w:tcPr>
            <w:tcW w:w="4977" w:type="dxa"/>
          </w:tcPr>
          <w:p w14:paraId="331AB75B" w14:textId="2E1C8263" w:rsidR="007F3732" w:rsidRDefault="0082370D"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_Ref99459850 \h </w:instrText>
            </w:r>
            <w:r>
              <w:rPr>
                <w:rFonts w:asciiTheme="majorBidi" w:hAnsiTheme="majorBidi" w:cstheme="majorBidi"/>
              </w:rPr>
            </w:r>
            <w:r>
              <w:rPr>
                <w:rFonts w:asciiTheme="majorBidi" w:hAnsiTheme="majorBidi" w:cstheme="majorBidi"/>
              </w:rPr>
              <w:fldChar w:fldCharType="separate"/>
            </w:r>
            <w:r w:rsidR="00A845CC" w:rsidRPr="00DB0F0F">
              <w:t>Normal continuous operation</w:t>
            </w:r>
            <w:r>
              <w:rPr>
                <w:rFonts w:asciiTheme="majorBidi" w:hAnsiTheme="majorBidi" w:cstheme="majorBidi"/>
              </w:rPr>
              <w:fldChar w:fldCharType="end"/>
            </w:r>
          </w:p>
        </w:tc>
        <w:tc>
          <w:tcPr>
            <w:tcW w:w="1446" w:type="dxa"/>
          </w:tcPr>
          <w:p w14:paraId="22F8DEE0" w14:textId="688B6457" w:rsidR="007F3732" w:rsidRDefault="007F3732" w:rsidP="007F3732">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408AEF6C" w14:textId="22C5C105" w:rsidR="007F3732" w:rsidRDefault="007F3732" w:rsidP="007F3732">
            <w:pPr>
              <w:pStyle w:val="NormalIndent"/>
              <w:ind w:left="0"/>
              <w:jc w:val="center"/>
              <w:rPr>
                <w:rFonts w:asciiTheme="majorBidi" w:hAnsiTheme="majorBidi" w:cstheme="majorBidi"/>
              </w:rPr>
            </w:pPr>
            <w:r w:rsidRPr="004553C8">
              <w:rPr>
                <w:rFonts w:asciiTheme="majorBidi" w:hAnsiTheme="majorBidi" w:cstheme="majorBidi"/>
                <w:b/>
                <w:bCs/>
                <w:color w:val="0070C0"/>
              </w:rPr>
              <w:t>EVT</w:t>
            </w:r>
          </w:p>
        </w:tc>
      </w:tr>
      <w:tr w:rsidR="007F3732" w:rsidRPr="00050295" w14:paraId="3FDC72EE" w14:textId="77777777" w:rsidTr="004D2BE0">
        <w:trPr>
          <w:trHeight w:val="272"/>
        </w:trPr>
        <w:tc>
          <w:tcPr>
            <w:tcW w:w="1531" w:type="dxa"/>
          </w:tcPr>
          <w:p w14:paraId="13C80BF7" w14:textId="4E7676AC"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_Ref46310469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3.10.13.2</w:t>
            </w:r>
            <w:r>
              <w:rPr>
                <w:rFonts w:asciiTheme="majorBidi" w:hAnsiTheme="majorBidi" w:cstheme="majorBidi"/>
              </w:rPr>
              <w:fldChar w:fldCharType="end"/>
            </w:r>
          </w:p>
        </w:tc>
        <w:tc>
          <w:tcPr>
            <w:tcW w:w="4977" w:type="dxa"/>
          </w:tcPr>
          <w:p w14:paraId="7C7FBC46" w14:textId="3FED568F"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_Ref46310488 \h </w:instrText>
            </w:r>
            <w:r>
              <w:rPr>
                <w:rFonts w:asciiTheme="majorBidi" w:hAnsiTheme="majorBidi" w:cstheme="majorBidi"/>
              </w:rPr>
            </w:r>
            <w:r>
              <w:rPr>
                <w:rFonts w:asciiTheme="majorBidi" w:hAnsiTheme="majorBidi" w:cstheme="majorBidi"/>
              </w:rPr>
              <w:fldChar w:fldCharType="separate"/>
            </w:r>
            <w:r w:rsidR="00A845CC" w:rsidRPr="00DB0F0F">
              <w:t>Endurance</w:t>
            </w:r>
            <w:r>
              <w:rPr>
                <w:rFonts w:asciiTheme="majorBidi" w:hAnsiTheme="majorBidi" w:cstheme="majorBidi"/>
              </w:rPr>
              <w:fldChar w:fldCharType="end"/>
            </w:r>
          </w:p>
        </w:tc>
        <w:tc>
          <w:tcPr>
            <w:tcW w:w="1446" w:type="dxa"/>
          </w:tcPr>
          <w:p w14:paraId="4B66B673" w14:textId="4FCA2C8B" w:rsidR="007F3732" w:rsidRDefault="007F3732" w:rsidP="007F3732">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3E723EB5" w14:textId="178A9085" w:rsidR="007F3732" w:rsidRDefault="007F3732" w:rsidP="007F3732">
            <w:pPr>
              <w:pStyle w:val="NormalIndent"/>
              <w:ind w:left="0"/>
              <w:jc w:val="center"/>
              <w:rPr>
                <w:rFonts w:asciiTheme="majorBidi" w:hAnsiTheme="majorBidi" w:cstheme="majorBidi"/>
              </w:rPr>
            </w:pPr>
            <w:r w:rsidRPr="004553C8">
              <w:rPr>
                <w:rFonts w:asciiTheme="majorBidi" w:hAnsiTheme="majorBidi" w:cstheme="majorBidi"/>
                <w:b/>
                <w:bCs/>
                <w:color w:val="0070C0"/>
              </w:rPr>
              <w:t>EVT</w:t>
            </w:r>
          </w:p>
        </w:tc>
      </w:tr>
      <w:tr w:rsidR="007F3732" w:rsidRPr="00050295" w14:paraId="3B872E5B" w14:textId="77777777" w:rsidTr="004D2BE0">
        <w:trPr>
          <w:trHeight w:val="272"/>
        </w:trPr>
        <w:tc>
          <w:tcPr>
            <w:tcW w:w="1531" w:type="dxa"/>
            <w:shd w:val="clear" w:color="auto" w:fill="F2F2F2" w:themeFill="background1" w:themeFillShade="F2"/>
          </w:tcPr>
          <w:p w14:paraId="0D66DF12" w14:textId="1F86D900"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_Ref46310499 \r \h  \* MERGEFORMAT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3.11</w:t>
            </w:r>
            <w:r>
              <w:rPr>
                <w:rFonts w:asciiTheme="majorBidi" w:hAnsiTheme="majorBidi" w:cstheme="majorBidi"/>
              </w:rPr>
              <w:fldChar w:fldCharType="end"/>
            </w:r>
          </w:p>
        </w:tc>
        <w:tc>
          <w:tcPr>
            <w:tcW w:w="4977" w:type="dxa"/>
            <w:shd w:val="clear" w:color="auto" w:fill="F2F2F2" w:themeFill="background1" w:themeFillShade="F2"/>
          </w:tcPr>
          <w:p w14:paraId="3E886B1D" w14:textId="73D5EC44"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_Ref46310506 \h  \* MERGEFORMAT </w:instrText>
            </w:r>
            <w:r>
              <w:rPr>
                <w:rFonts w:asciiTheme="majorBidi" w:hAnsiTheme="majorBidi" w:cstheme="majorBidi"/>
              </w:rPr>
            </w:r>
            <w:r>
              <w:rPr>
                <w:rFonts w:asciiTheme="majorBidi" w:hAnsiTheme="majorBidi" w:cstheme="majorBidi"/>
              </w:rPr>
              <w:fldChar w:fldCharType="separate"/>
            </w:r>
            <w:r w:rsidR="00A845CC">
              <w:t>Transportability and Storage</w:t>
            </w:r>
            <w:r>
              <w:rPr>
                <w:rFonts w:asciiTheme="majorBidi" w:hAnsiTheme="majorBidi" w:cstheme="majorBidi"/>
              </w:rPr>
              <w:fldChar w:fldCharType="end"/>
            </w:r>
          </w:p>
        </w:tc>
        <w:tc>
          <w:tcPr>
            <w:tcW w:w="2892" w:type="dxa"/>
            <w:gridSpan w:val="2"/>
            <w:shd w:val="clear" w:color="auto" w:fill="F2F2F2" w:themeFill="background1" w:themeFillShade="F2"/>
          </w:tcPr>
          <w:p w14:paraId="222689F5" w14:textId="0F76D0B6" w:rsidR="007F3732" w:rsidRDefault="007F3732" w:rsidP="007F3732">
            <w:pPr>
              <w:pStyle w:val="NormalIndent"/>
              <w:ind w:left="0"/>
              <w:jc w:val="center"/>
              <w:rPr>
                <w:rFonts w:asciiTheme="majorBidi" w:hAnsiTheme="majorBidi" w:cstheme="majorBidi"/>
              </w:rPr>
            </w:pPr>
            <w:r>
              <w:rPr>
                <w:rFonts w:asciiTheme="majorBidi" w:hAnsiTheme="majorBidi" w:cstheme="majorBidi"/>
              </w:rPr>
              <w:t>NA</w:t>
            </w:r>
          </w:p>
        </w:tc>
      </w:tr>
      <w:tr w:rsidR="007F3732" w:rsidRPr="00050295" w14:paraId="623557A6" w14:textId="77777777" w:rsidTr="004D2BE0">
        <w:trPr>
          <w:trHeight w:val="272"/>
        </w:trPr>
        <w:tc>
          <w:tcPr>
            <w:tcW w:w="1531" w:type="dxa"/>
          </w:tcPr>
          <w:p w14:paraId="57973520" w14:textId="58B50033"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_Ref46398289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3.11.1</w:t>
            </w:r>
            <w:r>
              <w:rPr>
                <w:rFonts w:asciiTheme="majorBidi" w:hAnsiTheme="majorBidi" w:cstheme="majorBidi"/>
              </w:rPr>
              <w:fldChar w:fldCharType="end"/>
            </w:r>
          </w:p>
        </w:tc>
        <w:tc>
          <w:tcPr>
            <w:tcW w:w="4977" w:type="dxa"/>
          </w:tcPr>
          <w:p w14:paraId="5EDDFF7D" w14:textId="181629ED"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_Ref46398289 \h </w:instrText>
            </w:r>
            <w:r>
              <w:rPr>
                <w:rFonts w:asciiTheme="majorBidi" w:hAnsiTheme="majorBidi" w:cstheme="majorBidi"/>
              </w:rPr>
            </w:r>
            <w:r>
              <w:rPr>
                <w:rFonts w:asciiTheme="majorBidi" w:hAnsiTheme="majorBidi" w:cstheme="majorBidi"/>
              </w:rPr>
              <w:fldChar w:fldCharType="separate"/>
            </w:r>
            <w:r w:rsidR="00A845CC">
              <w:t>Transportability</w:t>
            </w:r>
            <w:r>
              <w:rPr>
                <w:rFonts w:asciiTheme="majorBidi" w:hAnsiTheme="majorBidi" w:cstheme="majorBidi"/>
              </w:rPr>
              <w:fldChar w:fldCharType="end"/>
            </w:r>
          </w:p>
        </w:tc>
        <w:tc>
          <w:tcPr>
            <w:tcW w:w="1446" w:type="dxa"/>
          </w:tcPr>
          <w:p w14:paraId="059F49B6" w14:textId="3D275DED" w:rsidR="007F3732" w:rsidRDefault="007F3732" w:rsidP="007F3732">
            <w:pPr>
              <w:pStyle w:val="NormalIndent"/>
              <w:ind w:left="0"/>
              <w:jc w:val="center"/>
              <w:rPr>
                <w:rFonts w:asciiTheme="majorBidi" w:hAnsiTheme="majorBidi" w:cstheme="majorBidi"/>
              </w:rPr>
            </w:pPr>
            <w:r>
              <w:rPr>
                <w:rFonts w:asciiTheme="majorBidi" w:hAnsiTheme="majorBidi" w:cstheme="majorBidi"/>
              </w:rPr>
              <w:t>I</w:t>
            </w:r>
          </w:p>
        </w:tc>
        <w:tc>
          <w:tcPr>
            <w:tcW w:w="1446" w:type="dxa"/>
          </w:tcPr>
          <w:p w14:paraId="4ADB82CA" w14:textId="1AEF3C62"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2FA7778C" w14:textId="77777777" w:rsidTr="004D2BE0">
        <w:trPr>
          <w:trHeight w:val="272"/>
        </w:trPr>
        <w:tc>
          <w:tcPr>
            <w:tcW w:w="1531" w:type="dxa"/>
          </w:tcPr>
          <w:p w14:paraId="5138F288" w14:textId="047B570A"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_Ref40596408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3.11.2</w:t>
            </w:r>
            <w:r>
              <w:rPr>
                <w:rFonts w:asciiTheme="majorBidi" w:hAnsiTheme="majorBidi" w:cstheme="majorBidi"/>
              </w:rPr>
              <w:fldChar w:fldCharType="end"/>
            </w:r>
          </w:p>
        </w:tc>
        <w:tc>
          <w:tcPr>
            <w:tcW w:w="4977" w:type="dxa"/>
          </w:tcPr>
          <w:p w14:paraId="10BD22ED" w14:textId="616867C9"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_Ref40596408 \h </w:instrText>
            </w:r>
            <w:r>
              <w:rPr>
                <w:rFonts w:asciiTheme="majorBidi" w:hAnsiTheme="majorBidi" w:cstheme="majorBidi"/>
              </w:rPr>
            </w:r>
            <w:r>
              <w:rPr>
                <w:rFonts w:asciiTheme="majorBidi" w:hAnsiTheme="majorBidi" w:cstheme="majorBidi"/>
              </w:rPr>
              <w:fldChar w:fldCharType="separate"/>
            </w:r>
            <w:r w:rsidR="00A845CC">
              <w:t>Storage</w:t>
            </w:r>
            <w:r>
              <w:rPr>
                <w:rFonts w:asciiTheme="majorBidi" w:hAnsiTheme="majorBidi" w:cstheme="majorBidi"/>
              </w:rPr>
              <w:fldChar w:fldCharType="end"/>
            </w:r>
          </w:p>
        </w:tc>
        <w:tc>
          <w:tcPr>
            <w:tcW w:w="1446" w:type="dxa"/>
          </w:tcPr>
          <w:p w14:paraId="42F19791" w14:textId="47FCD63A" w:rsidR="007F3732" w:rsidRDefault="007F3732" w:rsidP="007F3732">
            <w:pPr>
              <w:pStyle w:val="NormalIndent"/>
              <w:ind w:left="0"/>
              <w:jc w:val="center"/>
              <w:rPr>
                <w:rFonts w:asciiTheme="majorBidi" w:hAnsiTheme="majorBidi" w:cstheme="majorBidi"/>
              </w:rPr>
            </w:pPr>
            <w:r>
              <w:rPr>
                <w:rFonts w:asciiTheme="majorBidi" w:hAnsiTheme="majorBidi" w:cstheme="majorBidi"/>
              </w:rPr>
              <w:t>A</w:t>
            </w:r>
          </w:p>
        </w:tc>
        <w:tc>
          <w:tcPr>
            <w:tcW w:w="1446" w:type="dxa"/>
          </w:tcPr>
          <w:p w14:paraId="49507BBA" w14:textId="475BF881" w:rsidR="007F3732" w:rsidRDefault="007F3732" w:rsidP="007F3732">
            <w:pPr>
              <w:pStyle w:val="NormalIndent"/>
              <w:ind w:left="0"/>
              <w:jc w:val="center"/>
              <w:rPr>
                <w:rFonts w:asciiTheme="majorBidi" w:hAnsiTheme="majorBidi" w:cstheme="majorBidi"/>
              </w:rPr>
            </w:pPr>
            <w:r w:rsidRPr="00B66EF9">
              <w:rPr>
                <w:rFonts w:asciiTheme="majorBidi" w:hAnsiTheme="majorBidi" w:cstheme="majorBidi"/>
                <w:b/>
                <w:bCs/>
                <w:color w:val="00B050"/>
              </w:rPr>
              <w:t>POD</w:t>
            </w:r>
          </w:p>
        </w:tc>
      </w:tr>
      <w:tr w:rsidR="007F3732" w:rsidRPr="00050295" w14:paraId="4E6F8FCF" w14:textId="77777777" w:rsidTr="004D2BE0">
        <w:trPr>
          <w:trHeight w:val="272"/>
        </w:trPr>
        <w:tc>
          <w:tcPr>
            <w:tcW w:w="1531" w:type="dxa"/>
            <w:shd w:val="clear" w:color="auto" w:fill="F2F2F2" w:themeFill="background1" w:themeFillShade="F2"/>
          </w:tcPr>
          <w:p w14:paraId="532CB883" w14:textId="45DF5B17"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_Ref46310540 \r \h  \* MERGEFORMAT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3.12</w:t>
            </w:r>
            <w:r>
              <w:rPr>
                <w:rFonts w:asciiTheme="majorBidi" w:hAnsiTheme="majorBidi" w:cstheme="majorBidi"/>
              </w:rPr>
              <w:fldChar w:fldCharType="end"/>
            </w:r>
          </w:p>
        </w:tc>
        <w:tc>
          <w:tcPr>
            <w:tcW w:w="4977" w:type="dxa"/>
            <w:shd w:val="clear" w:color="auto" w:fill="F2F2F2" w:themeFill="background1" w:themeFillShade="F2"/>
          </w:tcPr>
          <w:p w14:paraId="75AF6C4D" w14:textId="7227C28B"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_Ref46310548 \h  \* MERGEFORMAT </w:instrText>
            </w:r>
            <w:r>
              <w:rPr>
                <w:rFonts w:asciiTheme="majorBidi" w:hAnsiTheme="majorBidi" w:cstheme="majorBidi"/>
              </w:rPr>
            </w:r>
            <w:r>
              <w:rPr>
                <w:rFonts w:asciiTheme="majorBidi" w:hAnsiTheme="majorBidi" w:cstheme="majorBidi"/>
              </w:rPr>
              <w:fldChar w:fldCharType="separate"/>
            </w:r>
            <w:r w:rsidR="00A845CC">
              <w:t>Design and Construction</w:t>
            </w:r>
            <w:r>
              <w:rPr>
                <w:rFonts w:asciiTheme="majorBidi" w:hAnsiTheme="majorBidi" w:cstheme="majorBidi"/>
              </w:rPr>
              <w:fldChar w:fldCharType="end"/>
            </w:r>
          </w:p>
        </w:tc>
        <w:tc>
          <w:tcPr>
            <w:tcW w:w="2892" w:type="dxa"/>
            <w:gridSpan w:val="2"/>
            <w:shd w:val="clear" w:color="auto" w:fill="F2F2F2" w:themeFill="background1" w:themeFillShade="F2"/>
          </w:tcPr>
          <w:p w14:paraId="15789818" w14:textId="003CC4A7" w:rsidR="007F3732" w:rsidRDefault="007F3732" w:rsidP="007F3732">
            <w:pPr>
              <w:pStyle w:val="NormalIndent"/>
              <w:ind w:left="0"/>
              <w:jc w:val="center"/>
              <w:rPr>
                <w:rFonts w:asciiTheme="majorBidi" w:hAnsiTheme="majorBidi" w:cstheme="majorBidi"/>
              </w:rPr>
            </w:pPr>
            <w:r>
              <w:rPr>
                <w:rFonts w:asciiTheme="majorBidi" w:hAnsiTheme="majorBidi" w:cstheme="majorBidi"/>
              </w:rPr>
              <w:t>NA</w:t>
            </w:r>
          </w:p>
        </w:tc>
      </w:tr>
      <w:tr w:rsidR="007F3732" w:rsidRPr="00050295" w14:paraId="182A9FB3" w14:textId="77777777" w:rsidTr="004D2BE0">
        <w:trPr>
          <w:trHeight w:val="272"/>
        </w:trPr>
        <w:tc>
          <w:tcPr>
            <w:tcW w:w="1531" w:type="dxa"/>
          </w:tcPr>
          <w:p w14:paraId="4D6B9CFC" w14:textId="35079E9A"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_Ref224373667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3.12.1</w:t>
            </w:r>
            <w:r>
              <w:rPr>
                <w:rFonts w:asciiTheme="majorBidi" w:hAnsiTheme="majorBidi" w:cstheme="majorBidi"/>
              </w:rPr>
              <w:fldChar w:fldCharType="end"/>
            </w:r>
          </w:p>
        </w:tc>
        <w:tc>
          <w:tcPr>
            <w:tcW w:w="4977" w:type="dxa"/>
          </w:tcPr>
          <w:p w14:paraId="34724857" w14:textId="7305BDD5"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_Ref224373667 \h </w:instrText>
            </w:r>
            <w:r>
              <w:rPr>
                <w:rFonts w:asciiTheme="majorBidi" w:hAnsiTheme="majorBidi" w:cstheme="majorBidi"/>
              </w:rPr>
            </w:r>
            <w:r>
              <w:rPr>
                <w:rFonts w:asciiTheme="majorBidi" w:hAnsiTheme="majorBidi" w:cstheme="majorBidi"/>
              </w:rPr>
              <w:fldChar w:fldCharType="separate"/>
            </w:r>
            <w:r w:rsidR="00A845CC" w:rsidRPr="00DB0F0F">
              <w:t xml:space="preserve">Selection of materials, </w:t>
            </w:r>
            <w:proofErr w:type="gramStart"/>
            <w:r w:rsidR="00A845CC" w:rsidRPr="00DB0F0F">
              <w:t>processes</w:t>
            </w:r>
            <w:proofErr w:type="gramEnd"/>
            <w:r w:rsidR="00A845CC" w:rsidRPr="00DB0F0F">
              <w:t xml:space="preserve"> and parts</w:t>
            </w:r>
            <w:r>
              <w:rPr>
                <w:rFonts w:asciiTheme="majorBidi" w:hAnsiTheme="majorBidi" w:cstheme="majorBidi"/>
              </w:rPr>
              <w:fldChar w:fldCharType="end"/>
            </w:r>
          </w:p>
        </w:tc>
        <w:tc>
          <w:tcPr>
            <w:tcW w:w="1446" w:type="dxa"/>
          </w:tcPr>
          <w:p w14:paraId="1F4DEE73" w14:textId="251E16FD" w:rsidR="007F3732" w:rsidRDefault="007F3732" w:rsidP="007F3732">
            <w:pPr>
              <w:pStyle w:val="NormalIndent"/>
              <w:ind w:left="0"/>
              <w:jc w:val="center"/>
              <w:rPr>
                <w:rFonts w:asciiTheme="majorBidi" w:hAnsiTheme="majorBidi" w:cstheme="majorBidi"/>
              </w:rPr>
            </w:pPr>
            <w:r>
              <w:rPr>
                <w:rFonts w:asciiTheme="majorBidi" w:hAnsiTheme="majorBidi" w:cstheme="majorBidi"/>
              </w:rPr>
              <w:t>I &amp; T</w:t>
            </w:r>
          </w:p>
        </w:tc>
        <w:tc>
          <w:tcPr>
            <w:tcW w:w="1446" w:type="dxa"/>
          </w:tcPr>
          <w:p w14:paraId="0BC17823" w14:textId="4E77D0A7" w:rsidR="007F3732" w:rsidRDefault="007F3732" w:rsidP="007F3732">
            <w:pPr>
              <w:pStyle w:val="NormalIndent"/>
              <w:ind w:left="0"/>
              <w:jc w:val="center"/>
              <w:rPr>
                <w:rFonts w:asciiTheme="majorBidi" w:hAnsiTheme="majorBidi" w:cstheme="majorBidi"/>
              </w:rPr>
            </w:pPr>
            <w:r w:rsidRPr="00B15C69">
              <w:rPr>
                <w:rFonts w:asciiTheme="majorBidi" w:hAnsiTheme="majorBidi" w:cstheme="majorBidi"/>
                <w:b/>
                <w:bCs/>
                <w:color w:val="00B050"/>
              </w:rPr>
              <w:t>POD</w:t>
            </w:r>
          </w:p>
        </w:tc>
      </w:tr>
      <w:tr w:rsidR="007F3732" w:rsidRPr="00050295" w14:paraId="5C157E5F" w14:textId="77777777" w:rsidTr="004D2BE0">
        <w:trPr>
          <w:trHeight w:val="272"/>
        </w:trPr>
        <w:tc>
          <w:tcPr>
            <w:tcW w:w="1531" w:type="dxa"/>
          </w:tcPr>
          <w:p w14:paraId="5CB7394C" w14:textId="3269E06F"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_Ref224373668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3.12.2</w:t>
            </w:r>
            <w:r>
              <w:rPr>
                <w:rFonts w:asciiTheme="majorBidi" w:hAnsiTheme="majorBidi" w:cstheme="majorBidi"/>
              </w:rPr>
              <w:fldChar w:fldCharType="end"/>
            </w:r>
          </w:p>
        </w:tc>
        <w:tc>
          <w:tcPr>
            <w:tcW w:w="4977" w:type="dxa"/>
          </w:tcPr>
          <w:p w14:paraId="7C1E0999" w14:textId="0F713252"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_Ref224373668 \h </w:instrText>
            </w:r>
            <w:r>
              <w:rPr>
                <w:rFonts w:asciiTheme="majorBidi" w:hAnsiTheme="majorBidi" w:cstheme="majorBidi"/>
              </w:rPr>
            </w:r>
            <w:r>
              <w:rPr>
                <w:rFonts w:asciiTheme="majorBidi" w:hAnsiTheme="majorBidi" w:cstheme="majorBidi"/>
              </w:rPr>
              <w:fldChar w:fldCharType="separate"/>
            </w:r>
            <w:r w:rsidR="00A845CC" w:rsidRPr="00DB0F0F">
              <w:t>Passive devices</w:t>
            </w:r>
            <w:r>
              <w:rPr>
                <w:rFonts w:asciiTheme="majorBidi" w:hAnsiTheme="majorBidi" w:cstheme="majorBidi"/>
              </w:rPr>
              <w:fldChar w:fldCharType="end"/>
            </w:r>
          </w:p>
        </w:tc>
        <w:tc>
          <w:tcPr>
            <w:tcW w:w="1446" w:type="dxa"/>
          </w:tcPr>
          <w:p w14:paraId="27632F7D" w14:textId="2F04FC13" w:rsidR="007F3732" w:rsidRDefault="007F3732" w:rsidP="007F3732">
            <w:pPr>
              <w:pStyle w:val="NormalIndent"/>
              <w:ind w:left="0"/>
              <w:jc w:val="center"/>
              <w:rPr>
                <w:rFonts w:asciiTheme="majorBidi" w:hAnsiTheme="majorBidi" w:cstheme="majorBidi"/>
              </w:rPr>
            </w:pPr>
            <w:r>
              <w:rPr>
                <w:rFonts w:asciiTheme="majorBidi" w:hAnsiTheme="majorBidi" w:cstheme="majorBidi"/>
              </w:rPr>
              <w:t>I</w:t>
            </w:r>
          </w:p>
        </w:tc>
        <w:tc>
          <w:tcPr>
            <w:tcW w:w="1446" w:type="dxa"/>
          </w:tcPr>
          <w:p w14:paraId="2321A075" w14:textId="658C7719" w:rsidR="007F3732" w:rsidRDefault="007F3732" w:rsidP="007F3732">
            <w:pPr>
              <w:pStyle w:val="NormalIndent"/>
              <w:ind w:left="0"/>
              <w:jc w:val="center"/>
              <w:rPr>
                <w:rFonts w:asciiTheme="majorBidi" w:hAnsiTheme="majorBidi" w:cstheme="majorBidi"/>
              </w:rPr>
            </w:pPr>
            <w:r w:rsidRPr="00B15C69">
              <w:rPr>
                <w:rFonts w:asciiTheme="majorBidi" w:hAnsiTheme="majorBidi" w:cstheme="majorBidi"/>
                <w:b/>
                <w:bCs/>
                <w:color w:val="00B050"/>
              </w:rPr>
              <w:t>POD</w:t>
            </w:r>
          </w:p>
        </w:tc>
      </w:tr>
      <w:tr w:rsidR="007F3732" w:rsidRPr="00050295" w14:paraId="070D7591" w14:textId="77777777" w:rsidTr="004D2BE0">
        <w:trPr>
          <w:trHeight w:val="272"/>
        </w:trPr>
        <w:tc>
          <w:tcPr>
            <w:tcW w:w="1531" w:type="dxa"/>
          </w:tcPr>
          <w:p w14:paraId="3128F59A" w14:textId="2C2F2316"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_Ref224373669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3.12.3</w:t>
            </w:r>
            <w:r>
              <w:rPr>
                <w:rFonts w:asciiTheme="majorBidi" w:hAnsiTheme="majorBidi" w:cstheme="majorBidi"/>
              </w:rPr>
              <w:fldChar w:fldCharType="end"/>
            </w:r>
          </w:p>
        </w:tc>
        <w:tc>
          <w:tcPr>
            <w:tcW w:w="4977" w:type="dxa"/>
          </w:tcPr>
          <w:p w14:paraId="0B62DA1C" w14:textId="2501B584"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_Ref224373669 \h </w:instrText>
            </w:r>
            <w:r>
              <w:rPr>
                <w:rFonts w:asciiTheme="majorBidi" w:hAnsiTheme="majorBidi" w:cstheme="majorBidi"/>
              </w:rPr>
            </w:r>
            <w:r>
              <w:rPr>
                <w:rFonts w:asciiTheme="majorBidi" w:hAnsiTheme="majorBidi" w:cstheme="majorBidi"/>
              </w:rPr>
              <w:fldChar w:fldCharType="separate"/>
            </w:r>
            <w:r w:rsidR="00A845CC" w:rsidRPr="00DB0F0F">
              <w:t>Sealing and insulation materials</w:t>
            </w:r>
            <w:r>
              <w:rPr>
                <w:rFonts w:asciiTheme="majorBidi" w:hAnsiTheme="majorBidi" w:cstheme="majorBidi"/>
              </w:rPr>
              <w:fldChar w:fldCharType="end"/>
            </w:r>
          </w:p>
        </w:tc>
        <w:tc>
          <w:tcPr>
            <w:tcW w:w="1446" w:type="dxa"/>
          </w:tcPr>
          <w:p w14:paraId="6A560A62" w14:textId="6FD143AA" w:rsidR="007F3732" w:rsidRDefault="007F3732" w:rsidP="007F3732">
            <w:pPr>
              <w:pStyle w:val="NormalIndent"/>
              <w:ind w:left="0"/>
              <w:jc w:val="center"/>
              <w:rPr>
                <w:rFonts w:asciiTheme="majorBidi" w:hAnsiTheme="majorBidi" w:cstheme="majorBidi"/>
              </w:rPr>
            </w:pPr>
            <w:r>
              <w:rPr>
                <w:rFonts w:asciiTheme="majorBidi" w:hAnsiTheme="majorBidi" w:cstheme="majorBidi"/>
              </w:rPr>
              <w:t>I &amp; A</w:t>
            </w:r>
          </w:p>
        </w:tc>
        <w:tc>
          <w:tcPr>
            <w:tcW w:w="1446" w:type="dxa"/>
          </w:tcPr>
          <w:p w14:paraId="01D943DF" w14:textId="58C1F184" w:rsidR="007F3732" w:rsidRDefault="007F3732" w:rsidP="007F3732">
            <w:pPr>
              <w:pStyle w:val="NormalIndent"/>
              <w:ind w:left="0"/>
              <w:jc w:val="center"/>
              <w:rPr>
                <w:rFonts w:asciiTheme="majorBidi" w:hAnsiTheme="majorBidi" w:cstheme="majorBidi"/>
              </w:rPr>
            </w:pPr>
            <w:r w:rsidRPr="00B15C69">
              <w:rPr>
                <w:rFonts w:asciiTheme="majorBidi" w:hAnsiTheme="majorBidi" w:cstheme="majorBidi"/>
                <w:b/>
                <w:bCs/>
                <w:color w:val="00B050"/>
              </w:rPr>
              <w:t>POD</w:t>
            </w:r>
          </w:p>
        </w:tc>
      </w:tr>
      <w:tr w:rsidR="007F3732" w:rsidRPr="00050295" w14:paraId="157B1A2B" w14:textId="77777777" w:rsidTr="004D2BE0">
        <w:trPr>
          <w:trHeight w:val="272"/>
        </w:trPr>
        <w:tc>
          <w:tcPr>
            <w:tcW w:w="1531" w:type="dxa"/>
          </w:tcPr>
          <w:p w14:paraId="22BA5547" w14:textId="2718179F"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_Ref224373670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3.12.4</w:t>
            </w:r>
            <w:r>
              <w:rPr>
                <w:rFonts w:asciiTheme="majorBidi" w:hAnsiTheme="majorBidi" w:cstheme="majorBidi"/>
              </w:rPr>
              <w:fldChar w:fldCharType="end"/>
            </w:r>
          </w:p>
        </w:tc>
        <w:tc>
          <w:tcPr>
            <w:tcW w:w="4977" w:type="dxa"/>
          </w:tcPr>
          <w:p w14:paraId="616648FA" w14:textId="12206B3D"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_Ref224373670 \h </w:instrText>
            </w:r>
            <w:r>
              <w:rPr>
                <w:rFonts w:asciiTheme="majorBidi" w:hAnsiTheme="majorBidi" w:cstheme="majorBidi"/>
              </w:rPr>
            </w:r>
            <w:r>
              <w:rPr>
                <w:rFonts w:asciiTheme="majorBidi" w:hAnsiTheme="majorBidi" w:cstheme="majorBidi"/>
              </w:rPr>
              <w:fldChar w:fldCharType="separate"/>
            </w:r>
            <w:r w:rsidR="00A845CC" w:rsidRPr="00DB0F0F">
              <w:t>Treatment and finishing</w:t>
            </w:r>
            <w:r>
              <w:rPr>
                <w:rFonts w:asciiTheme="majorBidi" w:hAnsiTheme="majorBidi" w:cstheme="majorBidi"/>
              </w:rPr>
              <w:fldChar w:fldCharType="end"/>
            </w:r>
          </w:p>
        </w:tc>
        <w:tc>
          <w:tcPr>
            <w:tcW w:w="1446" w:type="dxa"/>
          </w:tcPr>
          <w:p w14:paraId="2C0A83E6" w14:textId="3810DBCB" w:rsidR="007F3732" w:rsidRDefault="007F3732" w:rsidP="007F3732">
            <w:pPr>
              <w:pStyle w:val="NormalIndent"/>
              <w:ind w:left="0"/>
              <w:jc w:val="center"/>
              <w:rPr>
                <w:rFonts w:asciiTheme="majorBidi" w:hAnsiTheme="majorBidi" w:cstheme="majorBidi"/>
              </w:rPr>
            </w:pPr>
            <w:r>
              <w:rPr>
                <w:rFonts w:asciiTheme="majorBidi" w:hAnsiTheme="majorBidi" w:cstheme="majorBidi"/>
              </w:rPr>
              <w:t>I</w:t>
            </w:r>
          </w:p>
        </w:tc>
        <w:tc>
          <w:tcPr>
            <w:tcW w:w="1446" w:type="dxa"/>
          </w:tcPr>
          <w:p w14:paraId="2A72E9AB" w14:textId="235B4353" w:rsidR="007F3732" w:rsidRDefault="007F3732" w:rsidP="007F3732">
            <w:pPr>
              <w:pStyle w:val="NormalIndent"/>
              <w:ind w:left="0"/>
              <w:jc w:val="center"/>
              <w:rPr>
                <w:rFonts w:asciiTheme="majorBidi" w:hAnsiTheme="majorBidi" w:cstheme="majorBidi"/>
              </w:rPr>
            </w:pPr>
            <w:r w:rsidRPr="00B15C69">
              <w:rPr>
                <w:rFonts w:asciiTheme="majorBidi" w:hAnsiTheme="majorBidi" w:cstheme="majorBidi"/>
                <w:b/>
                <w:bCs/>
                <w:color w:val="00B050"/>
              </w:rPr>
              <w:t>POD</w:t>
            </w:r>
          </w:p>
        </w:tc>
      </w:tr>
      <w:tr w:rsidR="007F3732" w:rsidRPr="00050295" w14:paraId="76A88B01" w14:textId="77777777" w:rsidTr="004D2BE0">
        <w:trPr>
          <w:trHeight w:val="272"/>
        </w:trPr>
        <w:tc>
          <w:tcPr>
            <w:tcW w:w="1531" w:type="dxa"/>
          </w:tcPr>
          <w:p w14:paraId="0D2ACB99" w14:textId="2F96BB35"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_Ref224373671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3.12.5</w:t>
            </w:r>
            <w:r>
              <w:rPr>
                <w:rFonts w:asciiTheme="majorBidi" w:hAnsiTheme="majorBidi" w:cstheme="majorBidi"/>
              </w:rPr>
              <w:fldChar w:fldCharType="end"/>
            </w:r>
          </w:p>
        </w:tc>
        <w:tc>
          <w:tcPr>
            <w:tcW w:w="4977" w:type="dxa"/>
          </w:tcPr>
          <w:p w14:paraId="3DD1689A" w14:textId="6E4011D7"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_Ref224373671 \h </w:instrText>
            </w:r>
            <w:r>
              <w:rPr>
                <w:rFonts w:asciiTheme="majorBidi" w:hAnsiTheme="majorBidi" w:cstheme="majorBidi"/>
              </w:rPr>
            </w:r>
            <w:r>
              <w:rPr>
                <w:rFonts w:asciiTheme="majorBidi" w:hAnsiTheme="majorBidi" w:cstheme="majorBidi"/>
              </w:rPr>
              <w:fldChar w:fldCharType="separate"/>
            </w:r>
            <w:r w:rsidR="00A845CC" w:rsidRPr="00DB0F0F">
              <w:t>Junction temperature</w:t>
            </w:r>
            <w:r>
              <w:rPr>
                <w:rFonts w:asciiTheme="majorBidi" w:hAnsiTheme="majorBidi" w:cstheme="majorBidi"/>
              </w:rPr>
              <w:fldChar w:fldCharType="end"/>
            </w:r>
          </w:p>
        </w:tc>
        <w:tc>
          <w:tcPr>
            <w:tcW w:w="1446" w:type="dxa"/>
          </w:tcPr>
          <w:p w14:paraId="25A6A261" w14:textId="13A51376" w:rsidR="007F3732" w:rsidRDefault="007F3732" w:rsidP="007F3732">
            <w:pPr>
              <w:pStyle w:val="NormalIndent"/>
              <w:ind w:left="0"/>
              <w:jc w:val="center"/>
              <w:rPr>
                <w:rFonts w:asciiTheme="majorBidi" w:hAnsiTheme="majorBidi" w:cstheme="majorBidi"/>
              </w:rPr>
            </w:pPr>
            <w:r>
              <w:rPr>
                <w:rFonts w:asciiTheme="majorBidi" w:hAnsiTheme="majorBidi" w:cstheme="majorBidi"/>
              </w:rPr>
              <w:t>A</w:t>
            </w:r>
          </w:p>
        </w:tc>
        <w:tc>
          <w:tcPr>
            <w:tcW w:w="1446" w:type="dxa"/>
          </w:tcPr>
          <w:p w14:paraId="04B03331" w14:textId="7F328FFB" w:rsidR="007F3732" w:rsidRDefault="007F3732" w:rsidP="007F3732">
            <w:pPr>
              <w:pStyle w:val="NormalIndent"/>
              <w:ind w:left="0"/>
              <w:jc w:val="center"/>
              <w:rPr>
                <w:rFonts w:asciiTheme="majorBidi" w:hAnsiTheme="majorBidi" w:cstheme="majorBidi"/>
              </w:rPr>
            </w:pPr>
            <w:r w:rsidRPr="00B15C69">
              <w:rPr>
                <w:rFonts w:asciiTheme="majorBidi" w:hAnsiTheme="majorBidi" w:cstheme="majorBidi"/>
                <w:b/>
                <w:bCs/>
                <w:color w:val="00B050"/>
              </w:rPr>
              <w:t>POD</w:t>
            </w:r>
          </w:p>
        </w:tc>
      </w:tr>
      <w:tr w:rsidR="007F3732" w:rsidRPr="00050295" w14:paraId="26CDF91B" w14:textId="77777777" w:rsidTr="004D2BE0">
        <w:trPr>
          <w:trHeight w:val="272"/>
        </w:trPr>
        <w:tc>
          <w:tcPr>
            <w:tcW w:w="1531" w:type="dxa"/>
          </w:tcPr>
          <w:p w14:paraId="219B1E7F" w14:textId="3B54892C"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_Ref5221427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3.12.6</w:t>
            </w:r>
            <w:r>
              <w:rPr>
                <w:rFonts w:asciiTheme="majorBidi" w:hAnsiTheme="majorBidi" w:cstheme="majorBidi"/>
              </w:rPr>
              <w:fldChar w:fldCharType="end"/>
            </w:r>
          </w:p>
        </w:tc>
        <w:tc>
          <w:tcPr>
            <w:tcW w:w="4977" w:type="dxa"/>
          </w:tcPr>
          <w:p w14:paraId="56EDB851" w14:textId="0C42D234"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_Ref5221427 \h </w:instrText>
            </w:r>
            <w:r>
              <w:rPr>
                <w:rFonts w:asciiTheme="majorBidi" w:hAnsiTheme="majorBidi" w:cstheme="majorBidi"/>
              </w:rPr>
            </w:r>
            <w:r>
              <w:rPr>
                <w:rFonts w:asciiTheme="majorBidi" w:hAnsiTheme="majorBidi" w:cstheme="majorBidi"/>
              </w:rPr>
              <w:fldChar w:fldCharType="separate"/>
            </w:r>
            <w:r w:rsidR="00A845CC" w:rsidRPr="004D10A5">
              <w:t>Printed Circuit Boards (PCBs)</w:t>
            </w:r>
            <w:r>
              <w:rPr>
                <w:rFonts w:asciiTheme="majorBidi" w:hAnsiTheme="majorBidi" w:cstheme="majorBidi"/>
              </w:rPr>
              <w:fldChar w:fldCharType="end"/>
            </w:r>
          </w:p>
        </w:tc>
        <w:tc>
          <w:tcPr>
            <w:tcW w:w="1446" w:type="dxa"/>
          </w:tcPr>
          <w:p w14:paraId="78C4CE85" w14:textId="2900D3E5" w:rsidR="007F3732" w:rsidRDefault="007F3732" w:rsidP="007F3732">
            <w:pPr>
              <w:pStyle w:val="NormalIndent"/>
              <w:ind w:left="0"/>
              <w:jc w:val="center"/>
              <w:rPr>
                <w:rFonts w:asciiTheme="majorBidi" w:hAnsiTheme="majorBidi" w:cstheme="majorBidi"/>
              </w:rPr>
            </w:pPr>
            <w:r>
              <w:rPr>
                <w:rFonts w:asciiTheme="majorBidi" w:hAnsiTheme="majorBidi" w:cstheme="majorBidi"/>
              </w:rPr>
              <w:t>I</w:t>
            </w:r>
          </w:p>
        </w:tc>
        <w:tc>
          <w:tcPr>
            <w:tcW w:w="1446" w:type="dxa"/>
          </w:tcPr>
          <w:p w14:paraId="3133AF04" w14:textId="51CA7F4D" w:rsidR="007F3732" w:rsidRDefault="007F3732" w:rsidP="007F3732">
            <w:pPr>
              <w:pStyle w:val="NormalIndent"/>
              <w:ind w:left="0"/>
              <w:jc w:val="center"/>
              <w:rPr>
                <w:rFonts w:asciiTheme="majorBidi" w:hAnsiTheme="majorBidi" w:cstheme="majorBidi"/>
              </w:rPr>
            </w:pPr>
            <w:r w:rsidRPr="00B15C69">
              <w:rPr>
                <w:rFonts w:asciiTheme="majorBidi" w:hAnsiTheme="majorBidi" w:cstheme="majorBidi"/>
                <w:b/>
                <w:bCs/>
                <w:color w:val="00B050"/>
              </w:rPr>
              <w:t>POD</w:t>
            </w:r>
          </w:p>
        </w:tc>
      </w:tr>
      <w:tr w:rsidR="007F3732" w:rsidRPr="00050295" w14:paraId="434A7BB9" w14:textId="77777777" w:rsidTr="004D2BE0">
        <w:trPr>
          <w:trHeight w:val="272"/>
        </w:trPr>
        <w:tc>
          <w:tcPr>
            <w:tcW w:w="1531" w:type="dxa"/>
            <w:shd w:val="clear" w:color="auto" w:fill="F2F2F2" w:themeFill="background1" w:themeFillShade="F2"/>
          </w:tcPr>
          <w:p w14:paraId="50CEBBF6" w14:textId="19D0597E" w:rsidR="007F3732" w:rsidRDefault="007F3732" w:rsidP="007F3732">
            <w:pPr>
              <w:pStyle w:val="NormalIndent"/>
              <w:ind w:left="0"/>
              <w:rPr>
                <w:rFonts w:asciiTheme="majorBidi" w:hAnsiTheme="majorBidi" w:cstheme="majorBidi"/>
              </w:rPr>
            </w:pPr>
          </w:p>
        </w:tc>
        <w:tc>
          <w:tcPr>
            <w:tcW w:w="4977" w:type="dxa"/>
            <w:shd w:val="clear" w:color="auto" w:fill="F2F2F2" w:themeFill="background1" w:themeFillShade="F2"/>
          </w:tcPr>
          <w:p w14:paraId="260D9DBE" w14:textId="7ED153EB"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_Ref46310713 \h  \* MERGEFORMAT </w:instrText>
            </w:r>
            <w:r>
              <w:rPr>
                <w:rFonts w:asciiTheme="majorBidi" w:hAnsiTheme="majorBidi" w:cstheme="majorBidi"/>
              </w:rPr>
            </w:r>
            <w:r>
              <w:rPr>
                <w:rFonts w:asciiTheme="majorBidi" w:hAnsiTheme="majorBidi" w:cstheme="majorBidi"/>
              </w:rPr>
              <w:fldChar w:fldCharType="separate"/>
            </w:r>
            <w:r w:rsidR="00A845CC" w:rsidRPr="00DB0F0F">
              <w:t>Electromagnetic compatibility</w:t>
            </w:r>
            <w:r>
              <w:rPr>
                <w:rFonts w:asciiTheme="majorBidi" w:hAnsiTheme="majorBidi" w:cstheme="majorBidi"/>
              </w:rPr>
              <w:fldChar w:fldCharType="end"/>
            </w:r>
          </w:p>
        </w:tc>
        <w:tc>
          <w:tcPr>
            <w:tcW w:w="2892" w:type="dxa"/>
            <w:gridSpan w:val="2"/>
            <w:shd w:val="clear" w:color="auto" w:fill="F2F2F2" w:themeFill="background1" w:themeFillShade="F2"/>
          </w:tcPr>
          <w:p w14:paraId="27B76FD8" w14:textId="372C3C09" w:rsidR="007F3732" w:rsidRDefault="007F3732" w:rsidP="007F3732">
            <w:pPr>
              <w:pStyle w:val="NormalIndent"/>
              <w:ind w:left="0"/>
              <w:jc w:val="center"/>
              <w:rPr>
                <w:rFonts w:asciiTheme="majorBidi" w:hAnsiTheme="majorBidi" w:cstheme="majorBidi"/>
              </w:rPr>
            </w:pPr>
            <w:r>
              <w:rPr>
                <w:rFonts w:asciiTheme="majorBidi" w:hAnsiTheme="majorBidi" w:cstheme="majorBidi"/>
              </w:rPr>
              <w:t>NA</w:t>
            </w:r>
          </w:p>
        </w:tc>
      </w:tr>
      <w:tr w:rsidR="007F3732" w:rsidRPr="00050295" w14:paraId="04F0EB64" w14:textId="77777777" w:rsidTr="004D2BE0">
        <w:trPr>
          <w:trHeight w:val="272"/>
        </w:trPr>
        <w:tc>
          <w:tcPr>
            <w:tcW w:w="1531" w:type="dxa"/>
            <w:shd w:val="clear" w:color="auto" w:fill="F2F2F2" w:themeFill="background1" w:themeFillShade="F2"/>
          </w:tcPr>
          <w:p w14:paraId="202C5DCA" w14:textId="0F889BF6" w:rsidR="007F3732" w:rsidRDefault="007F3732" w:rsidP="007F3732">
            <w:pPr>
              <w:pStyle w:val="NormalIndent"/>
              <w:ind w:left="0"/>
              <w:rPr>
                <w:rFonts w:asciiTheme="majorBidi" w:hAnsiTheme="majorBidi" w:cstheme="majorBidi"/>
              </w:rPr>
            </w:pPr>
          </w:p>
        </w:tc>
        <w:tc>
          <w:tcPr>
            <w:tcW w:w="4977" w:type="dxa"/>
            <w:shd w:val="clear" w:color="auto" w:fill="F2F2F2" w:themeFill="background1" w:themeFillShade="F2"/>
          </w:tcPr>
          <w:p w14:paraId="6116C441" w14:textId="44453A67"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_Ref46310730 \h  \* MERGEFORMAT </w:instrText>
            </w:r>
            <w:r>
              <w:rPr>
                <w:rFonts w:asciiTheme="majorBidi" w:hAnsiTheme="majorBidi" w:cstheme="majorBidi"/>
              </w:rPr>
            </w:r>
            <w:r>
              <w:rPr>
                <w:rFonts w:asciiTheme="majorBidi" w:hAnsiTheme="majorBidi" w:cstheme="majorBidi"/>
              </w:rPr>
              <w:fldChar w:fldCharType="separate"/>
            </w:r>
            <w:r w:rsidR="00A845CC" w:rsidRPr="00DB0F0F">
              <w:t>EMC Requirements</w:t>
            </w:r>
            <w:r>
              <w:rPr>
                <w:rFonts w:asciiTheme="majorBidi" w:hAnsiTheme="majorBidi" w:cstheme="majorBidi"/>
              </w:rPr>
              <w:fldChar w:fldCharType="end"/>
            </w:r>
          </w:p>
        </w:tc>
        <w:tc>
          <w:tcPr>
            <w:tcW w:w="2892" w:type="dxa"/>
            <w:gridSpan w:val="2"/>
            <w:shd w:val="clear" w:color="auto" w:fill="F2F2F2" w:themeFill="background1" w:themeFillShade="F2"/>
          </w:tcPr>
          <w:p w14:paraId="15C36B1D" w14:textId="6DD95216" w:rsidR="007F3732" w:rsidRDefault="007F3732" w:rsidP="007F3732">
            <w:pPr>
              <w:pStyle w:val="NormalIndent"/>
              <w:ind w:left="0"/>
              <w:jc w:val="center"/>
              <w:rPr>
                <w:rFonts w:asciiTheme="majorBidi" w:hAnsiTheme="majorBidi" w:cstheme="majorBidi"/>
              </w:rPr>
            </w:pPr>
            <w:r>
              <w:rPr>
                <w:rFonts w:asciiTheme="majorBidi" w:hAnsiTheme="majorBidi" w:cstheme="majorBidi"/>
              </w:rPr>
              <w:t>NA</w:t>
            </w:r>
          </w:p>
        </w:tc>
      </w:tr>
      <w:tr w:rsidR="007F3732" w:rsidRPr="00050295" w14:paraId="6A3BDB8F" w14:textId="77777777" w:rsidTr="004D2BE0">
        <w:trPr>
          <w:trHeight w:val="272"/>
        </w:trPr>
        <w:tc>
          <w:tcPr>
            <w:tcW w:w="1531" w:type="dxa"/>
          </w:tcPr>
          <w:p w14:paraId="0CD5D82E" w14:textId="59AFEC39"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_Ref224373675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3.12.9</w:t>
            </w:r>
            <w:r>
              <w:rPr>
                <w:rFonts w:asciiTheme="majorBidi" w:hAnsiTheme="majorBidi" w:cstheme="majorBidi"/>
              </w:rPr>
              <w:fldChar w:fldCharType="end"/>
            </w:r>
          </w:p>
        </w:tc>
        <w:tc>
          <w:tcPr>
            <w:tcW w:w="4977" w:type="dxa"/>
          </w:tcPr>
          <w:p w14:paraId="02D31EF4" w14:textId="57A64A8F"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_Ref224373675 \h </w:instrText>
            </w:r>
            <w:r>
              <w:rPr>
                <w:rFonts w:asciiTheme="majorBidi" w:hAnsiTheme="majorBidi" w:cstheme="majorBidi"/>
              </w:rPr>
            </w:r>
            <w:r>
              <w:rPr>
                <w:rFonts w:asciiTheme="majorBidi" w:hAnsiTheme="majorBidi" w:cstheme="majorBidi"/>
              </w:rPr>
              <w:fldChar w:fldCharType="separate"/>
            </w:r>
            <w:r w:rsidR="00A845CC" w:rsidRPr="00DB0F0F">
              <w:t>Description of Requirements</w:t>
            </w:r>
            <w:r>
              <w:rPr>
                <w:rFonts w:asciiTheme="majorBidi" w:hAnsiTheme="majorBidi" w:cstheme="majorBidi"/>
              </w:rPr>
              <w:fldChar w:fldCharType="end"/>
            </w:r>
          </w:p>
        </w:tc>
        <w:tc>
          <w:tcPr>
            <w:tcW w:w="1446" w:type="dxa"/>
          </w:tcPr>
          <w:p w14:paraId="785719A1" w14:textId="3E43E72A" w:rsidR="007F3732" w:rsidRDefault="007F3732" w:rsidP="007F3732">
            <w:pPr>
              <w:pStyle w:val="NormalIndent"/>
              <w:ind w:left="0"/>
              <w:jc w:val="center"/>
              <w:rPr>
                <w:rFonts w:asciiTheme="majorBidi" w:hAnsiTheme="majorBidi" w:cstheme="majorBidi"/>
              </w:rPr>
            </w:pPr>
            <w:r>
              <w:rPr>
                <w:rFonts w:asciiTheme="majorBidi" w:hAnsiTheme="majorBidi" w:cstheme="majorBidi"/>
              </w:rPr>
              <w:t>T</w:t>
            </w:r>
          </w:p>
        </w:tc>
        <w:tc>
          <w:tcPr>
            <w:tcW w:w="1446" w:type="dxa"/>
          </w:tcPr>
          <w:p w14:paraId="407F2F06" w14:textId="3686299A" w:rsidR="007F3732" w:rsidRDefault="007F3732" w:rsidP="007F3732">
            <w:pPr>
              <w:pStyle w:val="NormalIndent"/>
              <w:ind w:left="0"/>
              <w:jc w:val="center"/>
              <w:rPr>
                <w:rFonts w:asciiTheme="majorBidi" w:hAnsiTheme="majorBidi" w:cstheme="majorBidi"/>
              </w:rPr>
            </w:pPr>
            <w:r w:rsidRPr="00B15C69">
              <w:rPr>
                <w:rFonts w:asciiTheme="majorBidi" w:hAnsiTheme="majorBidi" w:cstheme="majorBidi"/>
                <w:b/>
                <w:bCs/>
                <w:color w:val="00B050"/>
              </w:rPr>
              <w:t>POD</w:t>
            </w:r>
          </w:p>
        </w:tc>
      </w:tr>
      <w:tr w:rsidR="007F3732" w:rsidRPr="00050295" w14:paraId="5F0636BB" w14:textId="77777777" w:rsidTr="004D2BE0">
        <w:trPr>
          <w:trHeight w:val="272"/>
        </w:trPr>
        <w:tc>
          <w:tcPr>
            <w:tcW w:w="1531" w:type="dxa"/>
          </w:tcPr>
          <w:p w14:paraId="5D00855A" w14:textId="592CFE1F"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_Ref224373676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3.12.10</w:t>
            </w:r>
            <w:r>
              <w:rPr>
                <w:rFonts w:asciiTheme="majorBidi" w:hAnsiTheme="majorBidi" w:cstheme="majorBidi"/>
              </w:rPr>
              <w:fldChar w:fldCharType="end"/>
            </w:r>
          </w:p>
        </w:tc>
        <w:tc>
          <w:tcPr>
            <w:tcW w:w="4977" w:type="dxa"/>
          </w:tcPr>
          <w:p w14:paraId="7808C427" w14:textId="5515CE82"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_Ref224373676 \h </w:instrText>
            </w:r>
            <w:r>
              <w:rPr>
                <w:rFonts w:asciiTheme="majorBidi" w:hAnsiTheme="majorBidi" w:cstheme="majorBidi"/>
              </w:rPr>
            </w:r>
            <w:r>
              <w:rPr>
                <w:rFonts w:asciiTheme="majorBidi" w:hAnsiTheme="majorBidi" w:cstheme="majorBidi"/>
              </w:rPr>
              <w:fldChar w:fldCharType="separate"/>
            </w:r>
            <w:r w:rsidR="00A845CC" w:rsidRPr="00DB0F0F">
              <w:t>Bonding</w:t>
            </w:r>
            <w:r>
              <w:rPr>
                <w:rFonts w:asciiTheme="majorBidi" w:hAnsiTheme="majorBidi" w:cstheme="majorBidi"/>
              </w:rPr>
              <w:fldChar w:fldCharType="end"/>
            </w:r>
          </w:p>
        </w:tc>
        <w:tc>
          <w:tcPr>
            <w:tcW w:w="1446" w:type="dxa"/>
          </w:tcPr>
          <w:p w14:paraId="035A130B" w14:textId="751BA584" w:rsidR="007F3732" w:rsidRDefault="007F3732" w:rsidP="007F3732">
            <w:pPr>
              <w:pStyle w:val="NormalIndent"/>
              <w:ind w:left="0"/>
              <w:jc w:val="center"/>
              <w:rPr>
                <w:rFonts w:asciiTheme="majorBidi" w:hAnsiTheme="majorBidi" w:cstheme="majorBidi"/>
              </w:rPr>
            </w:pPr>
            <w:r>
              <w:rPr>
                <w:rFonts w:asciiTheme="majorBidi" w:hAnsiTheme="majorBidi" w:cstheme="majorBidi"/>
              </w:rPr>
              <w:t>I</w:t>
            </w:r>
          </w:p>
        </w:tc>
        <w:tc>
          <w:tcPr>
            <w:tcW w:w="1446" w:type="dxa"/>
          </w:tcPr>
          <w:p w14:paraId="31993EAD" w14:textId="5D2483A6"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2D6AE9FF" w14:textId="77777777" w:rsidTr="004D2BE0">
        <w:trPr>
          <w:trHeight w:val="272"/>
        </w:trPr>
        <w:tc>
          <w:tcPr>
            <w:tcW w:w="1531" w:type="dxa"/>
          </w:tcPr>
          <w:p w14:paraId="48ADD58D" w14:textId="5DF12234"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_Ref46310768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3.12.11</w:t>
            </w:r>
            <w:r>
              <w:rPr>
                <w:rFonts w:asciiTheme="majorBidi" w:hAnsiTheme="majorBidi" w:cstheme="majorBidi"/>
              </w:rPr>
              <w:fldChar w:fldCharType="end"/>
            </w:r>
          </w:p>
        </w:tc>
        <w:tc>
          <w:tcPr>
            <w:tcW w:w="4977" w:type="dxa"/>
          </w:tcPr>
          <w:p w14:paraId="4FE66E91" w14:textId="2A1C2679"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_Ref46310774 \h </w:instrText>
            </w:r>
            <w:r>
              <w:rPr>
                <w:rFonts w:asciiTheme="majorBidi" w:hAnsiTheme="majorBidi" w:cstheme="majorBidi"/>
              </w:rPr>
            </w:r>
            <w:r>
              <w:rPr>
                <w:rFonts w:asciiTheme="majorBidi" w:hAnsiTheme="majorBidi" w:cstheme="majorBidi"/>
              </w:rPr>
              <w:fldChar w:fldCharType="separate"/>
            </w:r>
            <w:r w:rsidR="00A845CC" w:rsidRPr="00DB0F0F">
              <w:t>Grounding</w:t>
            </w:r>
            <w:r>
              <w:rPr>
                <w:rFonts w:asciiTheme="majorBidi" w:hAnsiTheme="majorBidi" w:cstheme="majorBidi"/>
              </w:rPr>
              <w:fldChar w:fldCharType="end"/>
            </w:r>
          </w:p>
        </w:tc>
        <w:tc>
          <w:tcPr>
            <w:tcW w:w="1446" w:type="dxa"/>
          </w:tcPr>
          <w:p w14:paraId="562CA38A" w14:textId="12ADE17D" w:rsidR="007F3732" w:rsidRDefault="007F3732" w:rsidP="007F3732">
            <w:pPr>
              <w:pStyle w:val="NormalIndent"/>
              <w:ind w:left="0"/>
              <w:jc w:val="center"/>
              <w:rPr>
                <w:rFonts w:asciiTheme="majorBidi" w:hAnsiTheme="majorBidi" w:cstheme="majorBidi"/>
              </w:rPr>
            </w:pPr>
            <w:r>
              <w:rPr>
                <w:rFonts w:asciiTheme="majorBidi" w:hAnsiTheme="majorBidi" w:cstheme="majorBidi"/>
              </w:rPr>
              <w:t>I</w:t>
            </w:r>
          </w:p>
        </w:tc>
        <w:tc>
          <w:tcPr>
            <w:tcW w:w="1446" w:type="dxa"/>
          </w:tcPr>
          <w:p w14:paraId="098AD06F" w14:textId="45772C17"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3E73B546" w14:textId="77777777" w:rsidTr="004D2BE0">
        <w:trPr>
          <w:trHeight w:val="272"/>
        </w:trPr>
        <w:tc>
          <w:tcPr>
            <w:tcW w:w="1531" w:type="dxa"/>
          </w:tcPr>
          <w:p w14:paraId="3954C02D" w14:textId="3C7B1AF6"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_Ref224373679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3.12.12</w:t>
            </w:r>
            <w:r>
              <w:rPr>
                <w:rFonts w:asciiTheme="majorBidi" w:hAnsiTheme="majorBidi" w:cstheme="majorBidi"/>
              </w:rPr>
              <w:fldChar w:fldCharType="end"/>
            </w:r>
          </w:p>
        </w:tc>
        <w:tc>
          <w:tcPr>
            <w:tcW w:w="4977" w:type="dxa"/>
          </w:tcPr>
          <w:p w14:paraId="035D40D0" w14:textId="293F2F2B"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_Ref224373679 \h </w:instrText>
            </w:r>
            <w:r>
              <w:rPr>
                <w:rFonts w:asciiTheme="majorBidi" w:hAnsiTheme="majorBidi" w:cstheme="majorBidi"/>
              </w:rPr>
            </w:r>
            <w:r>
              <w:rPr>
                <w:rFonts w:asciiTheme="majorBidi" w:hAnsiTheme="majorBidi" w:cstheme="majorBidi"/>
              </w:rPr>
              <w:fldChar w:fldCharType="separate"/>
            </w:r>
            <w:r w:rsidR="00A845CC" w:rsidRPr="00DB0F0F">
              <w:t>Shielding</w:t>
            </w:r>
            <w:r>
              <w:rPr>
                <w:rFonts w:asciiTheme="majorBidi" w:hAnsiTheme="majorBidi" w:cstheme="majorBidi"/>
              </w:rPr>
              <w:fldChar w:fldCharType="end"/>
            </w:r>
          </w:p>
        </w:tc>
        <w:tc>
          <w:tcPr>
            <w:tcW w:w="1446" w:type="dxa"/>
          </w:tcPr>
          <w:p w14:paraId="2B8C2376" w14:textId="5C86DB18" w:rsidR="007F3732" w:rsidRDefault="007F3732" w:rsidP="007F3732">
            <w:pPr>
              <w:pStyle w:val="NormalIndent"/>
              <w:ind w:left="0"/>
              <w:jc w:val="center"/>
              <w:rPr>
                <w:rFonts w:asciiTheme="majorBidi" w:hAnsiTheme="majorBidi" w:cstheme="majorBidi"/>
              </w:rPr>
            </w:pPr>
            <w:r>
              <w:rPr>
                <w:rFonts w:asciiTheme="majorBidi" w:hAnsiTheme="majorBidi" w:cstheme="majorBidi"/>
              </w:rPr>
              <w:t>I</w:t>
            </w:r>
          </w:p>
        </w:tc>
        <w:tc>
          <w:tcPr>
            <w:tcW w:w="1446" w:type="dxa"/>
          </w:tcPr>
          <w:p w14:paraId="3A392CAD" w14:textId="07E356A9"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0E38879F" w14:textId="77777777" w:rsidTr="004D2BE0">
        <w:trPr>
          <w:trHeight w:val="272"/>
        </w:trPr>
        <w:tc>
          <w:tcPr>
            <w:tcW w:w="1531" w:type="dxa"/>
          </w:tcPr>
          <w:p w14:paraId="3AC95D41" w14:textId="3C57193E"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_Ref46310793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3.12.13</w:t>
            </w:r>
            <w:r>
              <w:rPr>
                <w:rFonts w:asciiTheme="majorBidi" w:hAnsiTheme="majorBidi" w:cstheme="majorBidi"/>
              </w:rPr>
              <w:fldChar w:fldCharType="end"/>
            </w:r>
          </w:p>
        </w:tc>
        <w:tc>
          <w:tcPr>
            <w:tcW w:w="4977" w:type="dxa"/>
          </w:tcPr>
          <w:p w14:paraId="5A0B69F8" w14:textId="3067A0CB"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_Ref46310801 \h </w:instrText>
            </w:r>
            <w:r>
              <w:rPr>
                <w:rFonts w:asciiTheme="majorBidi" w:hAnsiTheme="majorBidi" w:cstheme="majorBidi"/>
              </w:rPr>
            </w:r>
            <w:r>
              <w:rPr>
                <w:rFonts w:asciiTheme="majorBidi" w:hAnsiTheme="majorBidi" w:cstheme="majorBidi"/>
              </w:rPr>
              <w:fldChar w:fldCharType="separate"/>
            </w:r>
            <w:r w:rsidR="00A845CC">
              <w:t>External Cables</w:t>
            </w:r>
            <w:r>
              <w:rPr>
                <w:rFonts w:asciiTheme="majorBidi" w:hAnsiTheme="majorBidi" w:cstheme="majorBidi"/>
              </w:rPr>
              <w:fldChar w:fldCharType="end"/>
            </w:r>
            <w:r w:rsidR="000F2BCC">
              <w:rPr>
                <w:rFonts w:asciiTheme="majorBidi" w:hAnsiTheme="majorBidi" w:cstheme="majorBidi"/>
              </w:rPr>
              <w:t xml:space="preserve"> – requirement deleted</w:t>
            </w:r>
          </w:p>
        </w:tc>
        <w:tc>
          <w:tcPr>
            <w:tcW w:w="1446" w:type="dxa"/>
          </w:tcPr>
          <w:p w14:paraId="02ED2364" w14:textId="638B870B" w:rsidR="007F3732" w:rsidRDefault="007F3732" w:rsidP="007F3732">
            <w:pPr>
              <w:pStyle w:val="NormalIndent"/>
              <w:ind w:left="0"/>
              <w:jc w:val="center"/>
              <w:rPr>
                <w:rFonts w:asciiTheme="majorBidi" w:hAnsiTheme="majorBidi" w:cstheme="majorBidi"/>
              </w:rPr>
            </w:pPr>
          </w:p>
        </w:tc>
        <w:tc>
          <w:tcPr>
            <w:tcW w:w="1446" w:type="dxa"/>
          </w:tcPr>
          <w:p w14:paraId="5E737411" w14:textId="7AC88D28" w:rsidR="007F3732" w:rsidRDefault="007F3732" w:rsidP="007F3732">
            <w:pPr>
              <w:pStyle w:val="NormalIndent"/>
              <w:ind w:left="0"/>
              <w:jc w:val="center"/>
              <w:rPr>
                <w:rFonts w:asciiTheme="majorBidi" w:hAnsiTheme="majorBidi" w:cstheme="majorBidi"/>
              </w:rPr>
            </w:pPr>
          </w:p>
        </w:tc>
      </w:tr>
      <w:tr w:rsidR="007F3732" w:rsidRPr="00050295" w14:paraId="6CA7C876" w14:textId="77777777" w:rsidTr="004D2BE0">
        <w:trPr>
          <w:trHeight w:val="272"/>
        </w:trPr>
        <w:tc>
          <w:tcPr>
            <w:tcW w:w="1531" w:type="dxa"/>
          </w:tcPr>
          <w:p w14:paraId="184ACA3A" w14:textId="6551E713"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_Ref224373680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3.12.14</w:t>
            </w:r>
            <w:r>
              <w:rPr>
                <w:rFonts w:asciiTheme="majorBidi" w:hAnsiTheme="majorBidi" w:cstheme="majorBidi"/>
              </w:rPr>
              <w:fldChar w:fldCharType="end"/>
            </w:r>
          </w:p>
        </w:tc>
        <w:tc>
          <w:tcPr>
            <w:tcW w:w="4977" w:type="dxa"/>
          </w:tcPr>
          <w:p w14:paraId="083CBF35" w14:textId="14497AAC" w:rsidR="007F3732" w:rsidRDefault="007F3732" w:rsidP="007F3732">
            <w:pPr>
              <w:pStyle w:val="NormalIndent"/>
              <w:tabs>
                <w:tab w:val="center" w:pos="2380"/>
              </w:tabs>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_Ref224373680 \h </w:instrText>
            </w:r>
            <w:r>
              <w:rPr>
                <w:rFonts w:asciiTheme="majorBidi" w:hAnsiTheme="majorBidi" w:cstheme="majorBidi"/>
              </w:rPr>
            </w:r>
            <w:r>
              <w:rPr>
                <w:rFonts w:asciiTheme="majorBidi" w:hAnsiTheme="majorBidi" w:cstheme="majorBidi"/>
              </w:rPr>
              <w:fldChar w:fldCharType="separate"/>
            </w:r>
            <w:r w:rsidR="00A845CC" w:rsidRPr="00DB0F0F">
              <w:t xml:space="preserve">Other EMC </w:t>
            </w:r>
            <w:r w:rsidR="00A845CC">
              <w:t>recommended i</w:t>
            </w:r>
            <w:r w:rsidR="00A845CC" w:rsidRPr="00DB0F0F">
              <w:t>nstructions:</w:t>
            </w:r>
            <w:r>
              <w:rPr>
                <w:rFonts w:asciiTheme="majorBidi" w:hAnsiTheme="majorBidi" w:cstheme="majorBidi"/>
              </w:rPr>
              <w:fldChar w:fldCharType="end"/>
            </w:r>
          </w:p>
        </w:tc>
        <w:tc>
          <w:tcPr>
            <w:tcW w:w="1446" w:type="dxa"/>
          </w:tcPr>
          <w:p w14:paraId="1D800735" w14:textId="69D1AA31" w:rsidR="007F3732" w:rsidRDefault="007F3732" w:rsidP="007F3732">
            <w:pPr>
              <w:pStyle w:val="NormalIndent"/>
              <w:ind w:left="0"/>
              <w:jc w:val="center"/>
              <w:rPr>
                <w:rFonts w:asciiTheme="majorBidi" w:hAnsiTheme="majorBidi" w:cstheme="majorBidi"/>
              </w:rPr>
            </w:pPr>
            <w:r>
              <w:rPr>
                <w:rFonts w:asciiTheme="majorBidi" w:hAnsiTheme="majorBidi" w:cstheme="majorBidi"/>
              </w:rPr>
              <w:t>I</w:t>
            </w:r>
          </w:p>
        </w:tc>
        <w:tc>
          <w:tcPr>
            <w:tcW w:w="1446" w:type="dxa"/>
          </w:tcPr>
          <w:p w14:paraId="53A14383" w14:textId="1B8D9D17" w:rsidR="007F3732" w:rsidRDefault="007F3732" w:rsidP="007F3732">
            <w:pPr>
              <w:pStyle w:val="NormalIndent"/>
              <w:ind w:left="0"/>
              <w:jc w:val="center"/>
              <w:rPr>
                <w:rFonts w:asciiTheme="majorBidi" w:hAnsiTheme="majorBidi" w:cstheme="majorBidi"/>
              </w:rPr>
            </w:pPr>
            <w:r w:rsidRPr="00B15C69">
              <w:rPr>
                <w:rFonts w:asciiTheme="majorBidi" w:hAnsiTheme="majorBidi" w:cstheme="majorBidi"/>
                <w:b/>
                <w:bCs/>
                <w:color w:val="00B050"/>
              </w:rPr>
              <w:t>POD</w:t>
            </w:r>
          </w:p>
        </w:tc>
      </w:tr>
      <w:tr w:rsidR="007F3732" w:rsidRPr="00050295" w14:paraId="34821324" w14:textId="77777777" w:rsidTr="004D2BE0">
        <w:trPr>
          <w:trHeight w:val="272"/>
        </w:trPr>
        <w:tc>
          <w:tcPr>
            <w:tcW w:w="1531" w:type="dxa"/>
          </w:tcPr>
          <w:p w14:paraId="18C3F031" w14:textId="64E97FBD"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_Ref46310844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3.12.15</w:t>
            </w:r>
            <w:r>
              <w:rPr>
                <w:rFonts w:asciiTheme="majorBidi" w:hAnsiTheme="majorBidi" w:cstheme="majorBidi"/>
              </w:rPr>
              <w:fldChar w:fldCharType="end"/>
            </w:r>
          </w:p>
        </w:tc>
        <w:tc>
          <w:tcPr>
            <w:tcW w:w="4977" w:type="dxa"/>
          </w:tcPr>
          <w:p w14:paraId="2FE24FA9" w14:textId="6C13C011" w:rsidR="007F3732" w:rsidRDefault="007F3732" w:rsidP="007F3732">
            <w:pPr>
              <w:pStyle w:val="NormalIndent"/>
              <w:tabs>
                <w:tab w:val="center" w:pos="2380"/>
              </w:tabs>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_Ref46310850 \h </w:instrText>
            </w:r>
            <w:r>
              <w:rPr>
                <w:rFonts w:asciiTheme="majorBidi" w:hAnsiTheme="majorBidi" w:cstheme="majorBidi"/>
              </w:rPr>
            </w:r>
            <w:r>
              <w:rPr>
                <w:rFonts w:asciiTheme="majorBidi" w:hAnsiTheme="majorBidi" w:cstheme="majorBidi"/>
              </w:rPr>
              <w:fldChar w:fldCharType="separate"/>
            </w:r>
            <w:r w:rsidR="00A845CC">
              <w:t>Nameplate and Product Marking</w:t>
            </w:r>
            <w:r>
              <w:rPr>
                <w:rFonts w:asciiTheme="majorBidi" w:hAnsiTheme="majorBidi" w:cstheme="majorBidi"/>
              </w:rPr>
              <w:fldChar w:fldCharType="end"/>
            </w:r>
          </w:p>
        </w:tc>
        <w:tc>
          <w:tcPr>
            <w:tcW w:w="1446" w:type="dxa"/>
          </w:tcPr>
          <w:p w14:paraId="1816C14A" w14:textId="4D90A3AD" w:rsidR="007F3732" w:rsidRDefault="007F3732" w:rsidP="007F3732">
            <w:pPr>
              <w:pStyle w:val="NormalIndent"/>
              <w:ind w:left="0"/>
              <w:jc w:val="center"/>
              <w:rPr>
                <w:rFonts w:asciiTheme="majorBidi" w:hAnsiTheme="majorBidi" w:cstheme="majorBidi"/>
              </w:rPr>
            </w:pPr>
            <w:r>
              <w:rPr>
                <w:rFonts w:asciiTheme="majorBidi" w:hAnsiTheme="majorBidi" w:cstheme="majorBidi"/>
              </w:rPr>
              <w:t>I</w:t>
            </w:r>
          </w:p>
        </w:tc>
        <w:tc>
          <w:tcPr>
            <w:tcW w:w="1446" w:type="dxa"/>
          </w:tcPr>
          <w:p w14:paraId="3C0204E2" w14:textId="2CCF8681"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20B94E26" w14:textId="77777777" w:rsidTr="004D2BE0">
        <w:trPr>
          <w:trHeight w:val="272"/>
        </w:trPr>
        <w:tc>
          <w:tcPr>
            <w:tcW w:w="1531" w:type="dxa"/>
          </w:tcPr>
          <w:p w14:paraId="20E74FCE" w14:textId="6CAE8F4C"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_Ref46310857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3.12.16</w:t>
            </w:r>
            <w:r>
              <w:rPr>
                <w:rFonts w:asciiTheme="majorBidi" w:hAnsiTheme="majorBidi" w:cstheme="majorBidi"/>
              </w:rPr>
              <w:fldChar w:fldCharType="end"/>
            </w:r>
          </w:p>
        </w:tc>
        <w:tc>
          <w:tcPr>
            <w:tcW w:w="4977" w:type="dxa"/>
          </w:tcPr>
          <w:p w14:paraId="64ED5FE9" w14:textId="72CB4F7D" w:rsidR="007F3732" w:rsidRDefault="007F3732" w:rsidP="007F3732">
            <w:pPr>
              <w:pStyle w:val="NormalIndent"/>
              <w:tabs>
                <w:tab w:val="center" w:pos="2380"/>
              </w:tabs>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_Ref46310865 \h </w:instrText>
            </w:r>
            <w:r>
              <w:rPr>
                <w:rFonts w:asciiTheme="majorBidi" w:hAnsiTheme="majorBidi" w:cstheme="majorBidi"/>
              </w:rPr>
            </w:r>
            <w:r>
              <w:rPr>
                <w:rFonts w:asciiTheme="majorBidi" w:hAnsiTheme="majorBidi" w:cstheme="majorBidi"/>
              </w:rPr>
              <w:fldChar w:fldCharType="separate"/>
            </w:r>
            <w:r w:rsidR="00A845CC">
              <w:t>Workmanship</w:t>
            </w:r>
            <w:r>
              <w:rPr>
                <w:rFonts w:asciiTheme="majorBidi" w:hAnsiTheme="majorBidi" w:cstheme="majorBidi"/>
              </w:rPr>
              <w:fldChar w:fldCharType="end"/>
            </w:r>
          </w:p>
        </w:tc>
        <w:tc>
          <w:tcPr>
            <w:tcW w:w="1446" w:type="dxa"/>
          </w:tcPr>
          <w:p w14:paraId="018551D4" w14:textId="285E9274" w:rsidR="007F3732" w:rsidRDefault="007F3732" w:rsidP="007F3732">
            <w:pPr>
              <w:pStyle w:val="NormalIndent"/>
              <w:ind w:left="0"/>
              <w:jc w:val="center"/>
              <w:rPr>
                <w:rFonts w:asciiTheme="majorBidi" w:hAnsiTheme="majorBidi" w:cstheme="majorBidi"/>
              </w:rPr>
            </w:pPr>
            <w:r>
              <w:rPr>
                <w:rFonts w:asciiTheme="majorBidi" w:hAnsiTheme="majorBidi" w:cstheme="majorBidi"/>
              </w:rPr>
              <w:t>I</w:t>
            </w:r>
          </w:p>
        </w:tc>
        <w:tc>
          <w:tcPr>
            <w:tcW w:w="1446" w:type="dxa"/>
          </w:tcPr>
          <w:p w14:paraId="72A0DFDE" w14:textId="3067D835" w:rsidR="007F3732" w:rsidRDefault="007F3732" w:rsidP="007F3732">
            <w:pPr>
              <w:pStyle w:val="NormalIndent"/>
              <w:ind w:left="0"/>
              <w:jc w:val="center"/>
              <w:rPr>
                <w:rFonts w:asciiTheme="majorBidi" w:hAnsiTheme="majorBidi" w:cstheme="majorBidi"/>
              </w:rPr>
            </w:pPr>
            <w:r>
              <w:rPr>
                <w:rFonts w:asciiTheme="majorBidi" w:hAnsiTheme="majorBidi" w:cstheme="majorBidi"/>
              </w:rPr>
              <w:t>ATP</w:t>
            </w:r>
          </w:p>
        </w:tc>
      </w:tr>
      <w:tr w:rsidR="007F3732" w:rsidRPr="00050295" w14:paraId="2DD2F94A" w14:textId="77777777" w:rsidTr="004D2BE0">
        <w:trPr>
          <w:trHeight w:val="272"/>
        </w:trPr>
        <w:tc>
          <w:tcPr>
            <w:tcW w:w="1531" w:type="dxa"/>
          </w:tcPr>
          <w:p w14:paraId="6613B6E0" w14:textId="54DAA2E2"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_Ref46310870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3.12.17</w:t>
            </w:r>
            <w:r>
              <w:rPr>
                <w:rFonts w:asciiTheme="majorBidi" w:hAnsiTheme="majorBidi" w:cstheme="majorBidi"/>
              </w:rPr>
              <w:fldChar w:fldCharType="end"/>
            </w:r>
          </w:p>
        </w:tc>
        <w:tc>
          <w:tcPr>
            <w:tcW w:w="4977" w:type="dxa"/>
          </w:tcPr>
          <w:p w14:paraId="1D5BAF81" w14:textId="75334841" w:rsidR="007F3732" w:rsidRDefault="007F3732" w:rsidP="007F3732">
            <w:pPr>
              <w:pStyle w:val="NormalIndent"/>
              <w:tabs>
                <w:tab w:val="center" w:pos="2380"/>
              </w:tabs>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_Ref46310877 \h </w:instrText>
            </w:r>
            <w:r>
              <w:rPr>
                <w:rFonts w:asciiTheme="majorBidi" w:hAnsiTheme="majorBidi" w:cstheme="majorBidi"/>
              </w:rPr>
            </w:r>
            <w:r>
              <w:rPr>
                <w:rFonts w:asciiTheme="majorBidi" w:hAnsiTheme="majorBidi" w:cstheme="majorBidi"/>
              </w:rPr>
              <w:fldChar w:fldCharType="separate"/>
            </w:r>
            <w:r w:rsidR="00A845CC">
              <w:t>Interchangeability</w:t>
            </w:r>
            <w:r>
              <w:rPr>
                <w:rFonts w:asciiTheme="majorBidi" w:hAnsiTheme="majorBidi" w:cstheme="majorBidi"/>
              </w:rPr>
              <w:fldChar w:fldCharType="end"/>
            </w:r>
          </w:p>
        </w:tc>
        <w:tc>
          <w:tcPr>
            <w:tcW w:w="1446" w:type="dxa"/>
          </w:tcPr>
          <w:p w14:paraId="6168B291" w14:textId="3A15F404" w:rsidR="007F3732" w:rsidRDefault="007F3732" w:rsidP="007F3732">
            <w:pPr>
              <w:pStyle w:val="NormalIndent"/>
              <w:ind w:left="0"/>
              <w:jc w:val="center"/>
              <w:rPr>
                <w:rFonts w:asciiTheme="majorBidi" w:hAnsiTheme="majorBidi" w:cstheme="majorBidi"/>
              </w:rPr>
            </w:pPr>
            <w:r>
              <w:rPr>
                <w:rFonts w:asciiTheme="majorBidi" w:hAnsiTheme="majorBidi" w:cstheme="majorBidi"/>
              </w:rPr>
              <w:t>D</w:t>
            </w:r>
          </w:p>
        </w:tc>
        <w:tc>
          <w:tcPr>
            <w:tcW w:w="1446" w:type="dxa"/>
          </w:tcPr>
          <w:p w14:paraId="08974231" w14:textId="7B816826" w:rsidR="007F3732" w:rsidRDefault="007F3732" w:rsidP="007F3732">
            <w:pPr>
              <w:pStyle w:val="NormalIndent"/>
              <w:ind w:left="0"/>
              <w:jc w:val="center"/>
              <w:rPr>
                <w:rFonts w:asciiTheme="majorBidi" w:hAnsiTheme="majorBidi" w:cstheme="majorBidi"/>
              </w:rPr>
            </w:pPr>
            <w:r w:rsidRPr="00B15C69">
              <w:rPr>
                <w:rFonts w:asciiTheme="majorBidi" w:hAnsiTheme="majorBidi" w:cstheme="majorBidi"/>
                <w:b/>
                <w:bCs/>
                <w:color w:val="00B050"/>
              </w:rPr>
              <w:t>POD</w:t>
            </w:r>
          </w:p>
        </w:tc>
      </w:tr>
      <w:tr w:rsidR="007F3732" w:rsidRPr="00050295" w14:paraId="4FC82562" w14:textId="77777777" w:rsidTr="004D2BE0">
        <w:trPr>
          <w:trHeight w:val="272"/>
        </w:trPr>
        <w:tc>
          <w:tcPr>
            <w:tcW w:w="1531" w:type="dxa"/>
          </w:tcPr>
          <w:p w14:paraId="0D41F3AF" w14:textId="6A0B2A23" w:rsidR="007F3732" w:rsidRDefault="007F3732" w:rsidP="007F3732">
            <w:pPr>
              <w:pStyle w:val="NormalIndent"/>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_Ref46310883 \r \h </w:instrText>
            </w:r>
            <w:r>
              <w:rPr>
                <w:rFonts w:asciiTheme="majorBidi" w:hAnsiTheme="majorBidi" w:cstheme="majorBidi"/>
              </w:rPr>
            </w:r>
            <w:r>
              <w:rPr>
                <w:rFonts w:asciiTheme="majorBidi" w:hAnsiTheme="majorBidi" w:cstheme="majorBidi"/>
              </w:rPr>
              <w:fldChar w:fldCharType="separate"/>
            </w:r>
            <w:r w:rsidR="00A845CC">
              <w:rPr>
                <w:rFonts w:asciiTheme="majorBidi" w:hAnsiTheme="majorBidi" w:cstheme="majorBidi"/>
                <w:cs/>
              </w:rPr>
              <w:t>‎</w:t>
            </w:r>
            <w:r w:rsidR="00A845CC">
              <w:rPr>
                <w:rFonts w:asciiTheme="majorBidi" w:hAnsiTheme="majorBidi" w:cstheme="majorBidi"/>
              </w:rPr>
              <w:t>3.13</w:t>
            </w:r>
            <w:r>
              <w:rPr>
                <w:rFonts w:asciiTheme="majorBidi" w:hAnsiTheme="majorBidi" w:cstheme="majorBidi"/>
              </w:rPr>
              <w:fldChar w:fldCharType="end"/>
            </w:r>
          </w:p>
        </w:tc>
        <w:tc>
          <w:tcPr>
            <w:tcW w:w="4977" w:type="dxa"/>
          </w:tcPr>
          <w:p w14:paraId="362E2750" w14:textId="52B0A88B" w:rsidR="007F3732" w:rsidRDefault="007F3732" w:rsidP="007F3732">
            <w:pPr>
              <w:pStyle w:val="NormalIndent"/>
              <w:tabs>
                <w:tab w:val="center" w:pos="2380"/>
              </w:tabs>
              <w:ind w:left="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_Ref46310889 \h </w:instrText>
            </w:r>
            <w:r>
              <w:rPr>
                <w:rFonts w:asciiTheme="majorBidi" w:hAnsiTheme="majorBidi" w:cstheme="majorBidi"/>
              </w:rPr>
            </w:r>
            <w:r>
              <w:rPr>
                <w:rFonts w:asciiTheme="majorBidi" w:hAnsiTheme="majorBidi" w:cstheme="majorBidi"/>
              </w:rPr>
              <w:fldChar w:fldCharType="separate"/>
            </w:r>
            <w:r w:rsidR="00A845CC">
              <w:t>Human Performance / Human Engineering</w:t>
            </w:r>
            <w:r>
              <w:rPr>
                <w:rFonts w:asciiTheme="majorBidi" w:hAnsiTheme="majorBidi" w:cstheme="majorBidi"/>
              </w:rPr>
              <w:fldChar w:fldCharType="end"/>
            </w:r>
          </w:p>
        </w:tc>
        <w:tc>
          <w:tcPr>
            <w:tcW w:w="1446" w:type="dxa"/>
          </w:tcPr>
          <w:p w14:paraId="23A6FE62" w14:textId="544DA509" w:rsidR="007F3732" w:rsidRDefault="007F3732" w:rsidP="007F3732">
            <w:pPr>
              <w:pStyle w:val="NormalIndent"/>
              <w:ind w:left="0"/>
              <w:jc w:val="center"/>
              <w:rPr>
                <w:rFonts w:asciiTheme="majorBidi" w:hAnsiTheme="majorBidi" w:cstheme="majorBidi"/>
              </w:rPr>
            </w:pPr>
            <w:r>
              <w:rPr>
                <w:rFonts w:asciiTheme="majorBidi" w:hAnsiTheme="majorBidi" w:cstheme="majorBidi"/>
              </w:rPr>
              <w:t>A</w:t>
            </w:r>
          </w:p>
        </w:tc>
        <w:tc>
          <w:tcPr>
            <w:tcW w:w="1446" w:type="dxa"/>
          </w:tcPr>
          <w:p w14:paraId="5879B2AB" w14:textId="2E856208" w:rsidR="007F3732" w:rsidRDefault="007F3732" w:rsidP="007F3732">
            <w:pPr>
              <w:pStyle w:val="NormalIndent"/>
              <w:ind w:left="0"/>
              <w:jc w:val="center"/>
              <w:rPr>
                <w:rFonts w:asciiTheme="majorBidi" w:hAnsiTheme="majorBidi" w:cstheme="majorBidi"/>
              </w:rPr>
            </w:pPr>
            <w:r w:rsidRPr="00B15C69">
              <w:rPr>
                <w:rFonts w:asciiTheme="majorBidi" w:hAnsiTheme="majorBidi" w:cstheme="majorBidi"/>
                <w:b/>
                <w:bCs/>
                <w:color w:val="00B050"/>
              </w:rPr>
              <w:t>POD</w:t>
            </w:r>
          </w:p>
        </w:tc>
      </w:tr>
    </w:tbl>
    <w:p w14:paraId="38A10F03" w14:textId="5722E993" w:rsidR="009A0AA6" w:rsidRDefault="009A0AA6">
      <w:pPr>
        <w:spacing w:line="240" w:lineRule="auto"/>
        <w:jc w:val="left"/>
        <w:rPr>
          <w:rFonts w:ascii="Arial Bold" w:hAnsi="Arial Bold" w:cs="Arial"/>
          <w:b/>
          <w:bCs/>
          <w:kern w:val="28"/>
          <w:sz w:val="36"/>
          <w:szCs w:val="36"/>
        </w:rPr>
      </w:pPr>
    </w:p>
    <w:p w14:paraId="0BBA91DD" w14:textId="427CD1D6" w:rsidR="0082370D" w:rsidRPr="001B1DB5" w:rsidRDefault="0082370D" w:rsidP="00257D3A">
      <w:pPr>
        <w:spacing w:line="240" w:lineRule="auto"/>
        <w:ind w:left="360"/>
        <w:jc w:val="left"/>
        <w:rPr>
          <w:rFonts w:ascii="Arial Bold" w:hAnsi="Arial Bold" w:cs="Arial"/>
          <w:b/>
          <w:bCs/>
          <w:kern w:val="28"/>
          <w:sz w:val="36"/>
          <w:szCs w:val="36"/>
        </w:rPr>
      </w:pPr>
    </w:p>
    <w:p w14:paraId="76B7A9FB" w14:textId="77777777" w:rsidR="00D8324D" w:rsidRDefault="00D8324D">
      <w:pPr>
        <w:spacing w:line="240" w:lineRule="auto"/>
        <w:jc w:val="left"/>
        <w:rPr>
          <w:rFonts w:ascii="Arial Bold" w:hAnsi="Arial Bold" w:cs="Arial"/>
          <w:b/>
          <w:bCs/>
          <w:kern w:val="28"/>
          <w:sz w:val="36"/>
          <w:szCs w:val="36"/>
        </w:rPr>
      </w:pPr>
      <w:bookmarkStart w:id="642" w:name="_Toc130405638"/>
      <w:r>
        <w:br w:type="page"/>
      </w:r>
    </w:p>
    <w:p w14:paraId="5A49D414" w14:textId="2ACC3270" w:rsidR="002E6C7A" w:rsidRDefault="002E6C7A" w:rsidP="002E6C7A">
      <w:pPr>
        <w:pStyle w:val="Heading2"/>
      </w:pPr>
      <w:r>
        <w:lastRenderedPageBreak/>
        <w:t>Quality Conformance Inspection/Verification</w:t>
      </w:r>
      <w:bookmarkEnd w:id="642"/>
    </w:p>
    <w:p w14:paraId="5A49D419" w14:textId="77777777" w:rsidR="002E6C7A" w:rsidRDefault="002E6C7A" w:rsidP="003142F0">
      <w:pPr>
        <w:pStyle w:val="Heading3"/>
      </w:pPr>
      <w:bookmarkStart w:id="643" w:name="_Toc130405639"/>
      <w:r>
        <w:t>Acceptance Tests</w:t>
      </w:r>
      <w:bookmarkEnd w:id="643"/>
    </w:p>
    <w:p w14:paraId="06263145" w14:textId="77777777" w:rsidR="00E50D52" w:rsidRPr="009E5DD2" w:rsidRDefault="00E50D52" w:rsidP="003142F0">
      <w:pPr>
        <w:pStyle w:val="Heading3"/>
      </w:pPr>
      <w:bookmarkStart w:id="644" w:name="_Toc157737192"/>
      <w:bookmarkStart w:id="645" w:name="_Toc40623177"/>
      <w:bookmarkStart w:id="646" w:name="_Toc130405640"/>
      <w:bookmarkStart w:id="647" w:name="_Toc65235118"/>
      <w:bookmarkStart w:id="648" w:name="_Toc77053464"/>
      <w:r w:rsidRPr="009E5DD2">
        <w:t>General</w:t>
      </w:r>
      <w:bookmarkEnd w:id="644"/>
      <w:bookmarkEnd w:id="645"/>
      <w:bookmarkEnd w:id="646"/>
    </w:p>
    <w:p w14:paraId="023CC7BD" w14:textId="77777777" w:rsidR="00E50D52" w:rsidRPr="004D2BA9" w:rsidRDefault="00E50D52" w:rsidP="00E50D52">
      <w:pPr>
        <w:rPr>
          <w:rFonts w:asciiTheme="majorBidi" w:hAnsiTheme="majorBidi" w:cstheme="majorBidi"/>
        </w:rPr>
      </w:pPr>
      <w:r w:rsidRPr="004D2BA9">
        <w:rPr>
          <w:rFonts w:asciiTheme="majorBidi" w:hAnsiTheme="majorBidi" w:cstheme="majorBidi"/>
        </w:rPr>
        <w:t xml:space="preserve">Acceptance tests shall be performed on each unit submitted for acceptance as per procurement order. Acceptance testing shall comply with the requirements of this specification. They shall include verification of requirements as detailed in verification matrix. </w:t>
      </w:r>
    </w:p>
    <w:p w14:paraId="70C73C74" w14:textId="77777777" w:rsidR="00E50D52" w:rsidRPr="009E5DD2" w:rsidRDefault="00E50D52" w:rsidP="003142F0">
      <w:pPr>
        <w:pStyle w:val="Heading3"/>
      </w:pPr>
      <w:r>
        <w:t xml:space="preserve"> </w:t>
      </w:r>
      <w:bookmarkStart w:id="649" w:name="_Toc40623178"/>
      <w:bookmarkStart w:id="650" w:name="_Toc130405641"/>
      <w:r w:rsidRPr="009E5DD2">
        <w:t>Examination of Product</w:t>
      </w:r>
      <w:bookmarkEnd w:id="649"/>
      <w:bookmarkEnd w:id="650"/>
    </w:p>
    <w:p w14:paraId="26672116" w14:textId="77777777" w:rsidR="00E50D52" w:rsidRPr="004D2BA9" w:rsidRDefault="00E50D52" w:rsidP="00E50D52">
      <w:pPr>
        <w:rPr>
          <w:rFonts w:asciiTheme="majorBidi" w:hAnsiTheme="majorBidi" w:cstheme="majorBidi"/>
        </w:rPr>
      </w:pPr>
      <w:r w:rsidRPr="004D2BA9">
        <w:rPr>
          <w:rFonts w:asciiTheme="majorBidi" w:hAnsiTheme="majorBidi" w:cstheme="majorBidi"/>
        </w:rPr>
        <w:t>The equipment shall be examined to determine conformance with the application for which there are no specific tests.</w:t>
      </w:r>
    </w:p>
    <w:p w14:paraId="5D6D059C" w14:textId="77777777" w:rsidR="00E50D52" w:rsidRPr="009E5DD2" w:rsidRDefault="00E50D52" w:rsidP="003142F0">
      <w:pPr>
        <w:pStyle w:val="Heading3"/>
      </w:pPr>
      <w:r>
        <w:t xml:space="preserve"> </w:t>
      </w:r>
      <w:bookmarkStart w:id="651" w:name="_Toc40623179"/>
      <w:bookmarkStart w:id="652" w:name="_Toc130405642"/>
      <w:r w:rsidRPr="009E5DD2">
        <w:t>Functional Tests</w:t>
      </w:r>
      <w:bookmarkEnd w:id="651"/>
      <w:bookmarkEnd w:id="652"/>
    </w:p>
    <w:p w14:paraId="3A7D097D" w14:textId="77777777" w:rsidR="00E50D52" w:rsidRPr="004D2BA9" w:rsidRDefault="00E50D52" w:rsidP="00E50D52">
      <w:pPr>
        <w:rPr>
          <w:rFonts w:asciiTheme="majorBidi" w:hAnsiTheme="majorBidi" w:cstheme="majorBidi"/>
        </w:rPr>
      </w:pPr>
      <w:r w:rsidRPr="004D2BA9">
        <w:rPr>
          <w:rFonts w:asciiTheme="majorBidi" w:hAnsiTheme="majorBidi" w:cstheme="majorBidi"/>
        </w:rPr>
        <w:t>Each unit shall be operated for the period of time sufficient to establish stability of performance. The performance/functional characteristics of the equipment shall then be measured in accordance with the acceptance test specification, and the data recorded. All calibration and adjustment shall be checked. Any equipment which is found out of tolerance shall be rejected.</w:t>
      </w:r>
    </w:p>
    <w:p w14:paraId="69E1D5C0" w14:textId="77777777" w:rsidR="00E50D52" w:rsidRPr="009E5DD2" w:rsidRDefault="00E50D52" w:rsidP="003142F0">
      <w:pPr>
        <w:pStyle w:val="Heading3"/>
      </w:pPr>
      <w:r>
        <w:t xml:space="preserve"> </w:t>
      </w:r>
      <w:bookmarkStart w:id="653" w:name="_Toc40623180"/>
      <w:bookmarkStart w:id="654" w:name="_Toc130405643"/>
      <w:r w:rsidRPr="009E5DD2">
        <w:t>Rejection and Retest,</w:t>
      </w:r>
      <w:bookmarkEnd w:id="653"/>
      <w:bookmarkEnd w:id="654"/>
    </w:p>
    <w:p w14:paraId="17D222AF" w14:textId="77777777" w:rsidR="00E50D52" w:rsidRPr="004D2BA9" w:rsidRDefault="00E50D52" w:rsidP="00E50D52">
      <w:pPr>
        <w:rPr>
          <w:rFonts w:asciiTheme="majorBidi" w:hAnsiTheme="majorBidi" w:cstheme="majorBidi"/>
        </w:rPr>
      </w:pPr>
      <w:r w:rsidRPr="004D2BA9">
        <w:rPr>
          <w:rFonts w:asciiTheme="majorBidi" w:hAnsiTheme="majorBidi" w:cstheme="majorBidi"/>
        </w:rPr>
        <w:t>Equipment which has failed to meet the acceptance tests of this specification shall be rejected. The equipment may be reworked or have parts replaced to correct the cause of rejection.</w:t>
      </w:r>
    </w:p>
    <w:p w14:paraId="738957AE" w14:textId="77777777" w:rsidR="00E50D52" w:rsidRDefault="00E50D52" w:rsidP="003142F0">
      <w:pPr>
        <w:pStyle w:val="Heading3"/>
      </w:pPr>
      <w:bookmarkStart w:id="655" w:name="_Toc40623181"/>
      <w:bookmarkStart w:id="656" w:name="_Toc130405644"/>
      <w:r>
        <w:t>Environmental Verification Tests (EVT)</w:t>
      </w:r>
      <w:bookmarkEnd w:id="655"/>
      <w:bookmarkEnd w:id="656"/>
    </w:p>
    <w:p w14:paraId="76F5B2AE" w14:textId="77777777" w:rsidR="00E50D52" w:rsidRPr="004D2BA9" w:rsidRDefault="00E50D52" w:rsidP="00E50D52">
      <w:pPr>
        <w:rPr>
          <w:rFonts w:asciiTheme="majorBidi" w:hAnsiTheme="majorBidi" w:cstheme="majorBidi"/>
        </w:rPr>
      </w:pPr>
      <w:r w:rsidRPr="004D2BA9">
        <w:rPr>
          <w:rFonts w:asciiTheme="majorBidi" w:hAnsiTheme="majorBidi" w:cstheme="majorBidi"/>
        </w:rPr>
        <w:t>The purpose of the environmental tests is to assure that the unit has been designed and tested for all pertinent environmental condition to which it will be subjected. The units will be tested or analyzed to verify compliance to environmental requirements. Performance during and/or after these tests can be compared and evaluated with the original baseline criteria. The tests and results will be used to verify compliance to requirements.</w:t>
      </w:r>
    </w:p>
    <w:p w14:paraId="4AD4C2CF" w14:textId="77777777" w:rsidR="00E50D52" w:rsidRPr="004D2BA9" w:rsidRDefault="00E50D52" w:rsidP="00E50D52">
      <w:pPr>
        <w:rPr>
          <w:rFonts w:asciiTheme="majorBidi" w:hAnsiTheme="majorBidi" w:cstheme="majorBidi"/>
        </w:rPr>
      </w:pPr>
      <w:r w:rsidRPr="004D2BA9">
        <w:rPr>
          <w:rFonts w:asciiTheme="majorBidi" w:hAnsiTheme="majorBidi" w:cstheme="majorBidi"/>
        </w:rPr>
        <w:t xml:space="preserve">The test procedures shall be in accordance with MIL-STD-810G. Demonstrating compliance may satisfy some tests by analysis or similarity. </w:t>
      </w:r>
    </w:p>
    <w:p w14:paraId="5F4253F1" w14:textId="77777777" w:rsidR="00E50D52" w:rsidRDefault="00E50D52" w:rsidP="00E50D52">
      <w:pPr>
        <w:pStyle w:val="ExplanationCharChar"/>
      </w:pPr>
    </w:p>
    <w:p w14:paraId="0E9B2F1A" w14:textId="77777777" w:rsidR="00E50D52" w:rsidRDefault="00E50D52" w:rsidP="003142F0">
      <w:pPr>
        <w:pStyle w:val="Heading3"/>
      </w:pPr>
      <w:bookmarkStart w:id="657" w:name="_Toc40623182"/>
      <w:bookmarkStart w:id="658" w:name="_Toc130405645"/>
      <w:r>
        <w:lastRenderedPageBreak/>
        <w:t>Environmental Stress Screening (ESS)</w:t>
      </w:r>
      <w:bookmarkEnd w:id="657"/>
      <w:bookmarkEnd w:id="658"/>
    </w:p>
    <w:p w14:paraId="726AB728" w14:textId="5CDCEBBB" w:rsidR="00E50D52" w:rsidRPr="004D2BA9" w:rsidRDefault="00E50D52" w:rsidP="00A91222">
      <w:pPr>
        <w:rPr>
          <w:rFonts w:asciiTheme="majorBidi" w:hAnsiTheme="majorBidi" w:cstheme="majorBidi"/>
        </w:rPr>
      </w:pPr>
      <w:r w:rsidRPr="004D2BA9">
        <w:rPr>
          <w:rFonts w:asciiTheme="majorBidi" w:hAnsiTheme="majorBidi" w:cstheme="majorBidi"/>
        </w:rPr>
        <w:t xml:space="preserve">Environmental Stress Screening (ESS) shall be conducted on production items of the </w:t>
      </w:r>
      <w:r w:rsidR="00A91222">
        <w:rPr>
          <w:rFonts w:asciiTheme="majorBidi" w:hAnsiTheme="majorBidi" w:cstheme="majorBidi"/>
        </w:rPr>
        <w:t>PSU</w:t>
      </w:r>
      <w:r w:rsidRPr="004D2BA9">
        <w:rPr>
          <w:rFonts w:asciiTheme="majorBidi" w:hAnsiTheme="majorBidi" w:cstheme="majorBidi"/>
        </w:rPr>
        <w:t xml:space="preserve"> in order to identify and remove early failures due to weak parts, workmanship defects and other non-conformance anomalies-of the equipment. ESS shall be conducted on production items at LRU level and shall include the following:</w:t>
      </w:r>
    </w:p>
    <w:p w14:paraId="03017B03" w14:textId="77777777" w:rsidR="00E50D52" w:rsidRPr="004D2BA9" w:rsidRDefault="00E50D52" w:rsidP="007D32FA">
      <w:pPr>
        <w:pStyle w:val="ListParagraph"/>
        <w:numPr>
          <w:ilvl w:val="0"/>
          <w:numId w:val="17"/>
        </w:numPr>
        <w:rPr>
          <w:rFonts w:asciiTheme="majorBidi" w:hAnsiTheme="majorBidi" w:cstheme="majorBidi"/>
        </w:rPr>
      </w:pPr>
      <w:r w:rsidRPr="004D2BA9">
        <w:rPr>
          <w:rFonts w:asciiTheme="majorBidi" w:hAnsiTheme="majorBidi" w:cstheme="majorBidi"/>
        </w:rPr>
        <w:t>Random vibration</w:t>
      </w:r>
    </w:p>
    <w:p w14:paraId="6AD8D0C5" w14:textId="77777777" w:rsidR="00E50D52" w:rsidRPr="004D2BA9" w:rsidRDefault="00E50D52" w:rsidP="007D32FA">
      <w:pPr>
        <w:pStyle w:val="ListParagraph"/>
        <w:numPr>
          <w:ilvl w:val="0"/>
          <w:numId w:val="17"/>
        </w:numPr>
        <w:rPr>
          <w:rFonts w:asciiTheme="majorBidi" w:hAnsiTheme="majorBidi" w:cstheme="majorBidi"/>
        </w:rPr>
      </w:pPr>
      <w:r w:rsidRPr="004D2BA9">
        <w:rPr>
          <w:rFonts w:asciiTheme="majorBidi" w:hAnsiTheme="majorBidi" w:cstheme="majorBidi"/>
        </w:rPr>
        <w:t>Temperature cycling</w:t>
      </w:r>
    </w:p>
    <w:p w14:paraId="1ACDF5A1" w14:textId="77777777" w:rsidR="00E50D52" w:rsidRPr="004D2BA9" w:rsidRDefault="00E50D52" w:rsidP="00E50D52">
      <w:pPr>
        <w:rPr>
          <w:rFonts w:asciiTheme="majorBidi" w:hAnsiTheme="majorBidi" w:cstheme="majorBidi"/>
        </w:rPr>
      </w:pPr>
      <w:r w:rsidRPr="004D2BA9">
        <w:rPr>
          <w:rFonts w:asciiTheme="majorBidi" w:hAnsiTheme="majorBidi" w:cstheme="majorBidi"/>
        </w:rPr>
        <w:t>The production hardware will be subjected to environmental stress screening prior to final acceptance test and shipment.</w:t>
      </w:r>
    </w:p>
    <w:p w14:paraId="6A54E6CB" w14:textId="77777777" w:rsidR="00E50D52" w:rsidRPr="004D2BA9" w:rsidRDefault="00E50D52" w:rsidP="00E50D52">
      <w:pPr>
        <w:rPr>
          <w:rFonts w:asciiTheme="majorBidi" w:hAnsiTheme="majorBidi" w:cstheme="majorBidi"/>
        </w:rPr>
      </w:pPr>
      <w:r w:rsidRPr="004D2BA9">
        <w:rPr>
          <w:rFonts w:asciiTheme="majorBidi" w:hAnsiTheme="majorBidi" w:cstheme="majorBidi"/>
        </w:rPr>
        <w:t>The manufacturer shall perform ESS according to his procedures but not less than the following.</w:t>
      </w:r>
    </w:p>
    <w:p w14:paraId="2D9060E3" w14:textId="77777777" w:rsidR="0070637A" w:rsidRDefault="0070637A">
      <w:pPr>
        <w:spacing w:line="240" w:lineRule="auto"/>
        <w:jc w:val="left"/>
        <w:rPr>
          <w:rFonts w:ascii="Arial Bold" w:hAnsi="Arial Bold" w:cs="Arial"/>
          <w:b/>
          <w:bCs/>
          <w:kern w:val="28"/>
          <w:sz w:val="32"/>
          <w:szCs w:val="32"/>
        </w:rPr>
      </w:pPr>
      <w:bookmarkStart w:id="659" w:name="_Ref437084482"/>
      <w:bookmarkStart w:id="660" w:name="_Toc40623183"/>
      <w:r>
        <w:br w:type="page"/>
      </w:r>
    </w:p>
    <w:p w14:paraId="5626FA9F" w14:textId="23DB426F" w:rsidR="00E50D52" w:rsidRPr="00EB130E" w:rsidRDefault="00E50D52" w:rsidP="003142F0">
      <w:pPr>
        <w:pStyle w:val="Heading3"/>
      </w:pPr>
      <w:bookmarkStart w:id="661" w:name="_Toc130405646"/>
      <w:r w:rsidRPr="00EB130E">
        <w:lastRenderedPageBreak/>
        <w:t>Random Vibration Test</w:t>
      </w:r>
      <w:bookmarkEnd w:id="659"/>
      <w:bookmarkEnd w:id="660"/>
      <w:bookmarkEnd w:id="661"/>
    </w:p>
    <w:p w14:paraId="30698FC9" w14:textId="5118C8E1" w:rsidR="00E50D52" w:rsidRPr="00836300" w:rsidRDefault="00E50D52" w:rsidP="00E50D52">
      <w:pPr>
        <w:rPr>
          <w:rFonts w:asciiTheme="majorBidi" w:hAnsiTheme="majorBidi" w:cstheme="majorBidi"/>
        </w:rPr>
      </w:pPr>
      <w:r w:rsidRPr="00836300">
        <w:rPr>
          <w:rFonts w:asciiTheme="majorBidi" w:hAnsiTheme="majorBidi" w:cstheme="majorBidi"/>
        </w:rPr>
        <w:t>The screened unit shall be installed in a holding fixture</w:t>
      </w:r>
      <w:r w:rsidR="0070637A">
        <w:rPr>
          <w:rFonts w:asciiTheme="majorBidi" w:hAnsiTheme="majorBidi" w:cstheme="majorBidi"/>
        </w:rPr>
        <w:t xml:space="preserve"> (without dampers)</w:t>
      </w:r>
      <w:r w:rsidRPr="00836300">
        <w:rPr>
          <w:rFonts w:asciiTheme="majorBidi" w:hAnsiTheme="majorBidi" w:cstheme="majorBidi"/>
        </w:rPr>
        <w:t>, mounted to the vibration table and subjected while operating to random vibration for 10 minutes in one axis, which is perpendicular to the plane of the majority of electronic circuits’ boards.</w:t>
      </w:r>
    </w:p>
    <w:p w14:paraId="5CBDECAE" w14:textId="77777777" w:rsidR="00E50D52" w:rsidRPr="00836300" w:rsidRDefault="00E50D52" w:rsidP="00E50D52">
      <w:pPr>
        <w:rPr>
          <w:rFonts w:asciiTheme="majorBidi" w:hAnsiTheme="majorBidi" w:cstheme="majorBidi"/>
        </w:rPr>
      </w:pPr>
      <w:r w:rsidRPr="00836300">
        <w:rPr>
          <w:rFonts w:asciiTheme="majorBidi" w:hAnsiTheme="majorBidi" w:cstheme="majorBidi"/>
        </w:rPr>
        <w:t>The following graph presents the random vibration stress profile.</w:t>
      </w:r>
    </w:p>
    <w:p w14:paraId="7D2DC72B" w14:textId="43E1C1D7" w:rsidR="00E50D52" w:rsidRDefault="00E50D52" w:rsidP="00E50D52">
      <w:pPr>
        <w:rPr>
          <w:rFonts w:asciiTheme="majorBidi" w:hAnsiTheme="majorBidi" w:cstheme="majorBidi"/>
        </w:rPr>
      </w:pPr>
      <w:r w:rsidRPr="00836300">
        <w:rPr>
          <w:rFonts w:asciiTheme="majorBidi" w:hAnsiTheme="majorBidi" w:cstheme="majorBidi"/>
        </w:rPr>
        <w:t>During the vibration the LRU shall be monitored and tested for proper operation.</w:t>
      </w:r>
    </w:p>
    <w:tbl>
      <w:tblPr>
        <w:tblStyle w:val="TableGrid"/>
        <w:tblpPr w:leftFromText="180" w:rightFromText="180" w:vertAnchor="text" w:horzAnchor="page" w:tblpX="2040" w:tblpY="145"/>
        <w:tblW w:w="2048" w:type="dxa"/>
        <w:tblLook w:val="04A0" w:firstRow="1" w:lastRow="0" w:firstColumn="1" w:lastColumn="0" w:noHBand="0" w:noVBand="1"/>
      </w:tblPr>
      <w:tblGrid>
        <w:gridCol w:w="1201"/>
        <w:gridCol w:w="865"/>
      </w:tblGrid>
      <w:tr w:rsidR="0070637A" w:rsidRPr="00AC5895" w14:paraId="704D8B54" w14:textId="77777777" w:rsidTr="0070637A">
        <w:tc>
          <w:tcPr>
            <w:tcW w:w="1243" w:type="dxa"/>
            <w:shd w:val="clear" w:color="auto" w:fill="FFFFCC"/>
          </w:tcPr>
          <w:p w14:paraId="44907E46" w14:textId="77777777" w:rsidR="0070637A" w:rsidRPr="00AC5895" w:rsidRDefault="0070637A" w:rsidP="0070637A">
            <w:pPr>
              <w:bidi w:val="0"/>
              <w:spacing w:line="240" w:lineRule="auto"/>
              <w:ind w:left="-109" w:right="-87"/>
              <w:jc w:val="center"/>
              <w:rPr>
                <w:rFonts w:asciiTheme="majorBidi" w:hAnsiTheme="majorBidi" w:cstheme="majorBidi"/>
                <w:b/>
                <w:bCs/>
              </w:rPr>
            </w:pPr>
            <w:r w:rsidRPr="00AC5895">
              <w:rPr>
                <w:rFonts w:asciiTheme="majorBidi" w:hAnsiTheme="majorBidi" w:cstheme="majorBidi"/>
                <w:b/>
                <w:bCs/>
              </w:rPr>
              <w:t>Frequency</w:t>
            </w:r>
          </w:p>
          <w:p w14:paraId="76491373" w14:textId="77777777" w:rsidR="0070637A" w:rsidRPr="00AC5895" w:rsidRDefault="0070637A" w:rsidP="0070637A">
            <w:pPr>
              <w:bidi w:val="0"/>
              <w:spacing w:line="240" w:lineRule="auto"/>
              <w:ind w:left="-109" w:right="-87"/>
              <w:jc w:val="center"/>
              <w:rPr>
                <w:rFonts w:asciiTheme="majorBidi" w:hAnsiTheme="majorBidi" w:cstheme="majorBidi"/>
                <w:b/>
                <w:bCs/>
              </w:rPr>
            </w:pPr>
            <w:r w:rsidRPr="00AC5895">
              <w:rPr>
                <w:rFonts w:asciiTheme="majorBidi" w:hAnsiTheme="majorBidi" w:cstheme="majorBidi"/>
                <w:b/>
                <w:bCs/>
              </w:rPr>
              <w:t>[Hz]</w:t>
            </w:r>
          </w:p>
        </w:tc>
        <w:tc>
          <w:tcPr>
            <w:tcW w:w="805" w:type="dxa"/>
            <w:shd w:val="clear" w:color="auto" w:fill="FFFFCC"/>
          </w:tcPr>
          <w:p w14:paraId="6C7C22AD" w14:textId="77777777" w:rsidR="0070637A" w:rsidRPr="00AC5895" w:rsidRDefault="0070637A" w:rsidP="0070637A">
            <w:pPr>
              <w:bidi w:val="0"/>
              <w:spacing w:line="240" w:lineRule="auto"/>
              <w:ind w:left="-131" w:right="-161"/>
              <w:jc w:val="center"/>
              <w:rPr>
                <w:rFonts w:asciiTheme="majorBidi" w:hAnsiTheme="majorBidi" w:cstheme="majorBidi"/>
                <w:b/>
                <w:bCs/>
              </w:rPr>
            </w:pPr>
            <w:r w:rsidRPr="00AC5895">
              <w:rPr>
                <w:rFonts w:asciiTheme="majorBidi" w:hAnsiTheme="majorBidi" w:cstheme="majorBidi"/>
                <w:b/>
                <w:bCs/>
              </w:rPr>
              <w:t>PSD</w:t>
            </w:r>
          </w:p>
          <w:p w14:paraId="714B4972" w14:textId="77777777" w:rsidR="0070637A" w:rsidRPr="00AC5895" w:rsidRDefault="0070637A" w:rsidP="0070637A">
            <w:pPr>
              <w:bidi w:val="0"/>
              <w:spacing w:line="240" w:lineRule="auto"/>
              <w:ind w:left="-131" w:right="-161"/>
              <w:jc w:val="center"/>
              <w:rPr>
                <w:rFonts w:asciiTheme="majorBidi" w:hAnsiTheme="majorBidi" w:cstheme="majorBidi"/>
                <w:b/>
                <w:bCs/>
              </w:rPr>
            </w:pPr>
            <w:r w:rsidRPr="00AC5895">
              <w:rPr>
                <w:rFonts w:asciiTheme="majorBidi" w:hAnsiTheme="majorBidi" w:cstheme="majorBidi"/>
                <w:b/>
                <w:bCs/>
              </w:rPr>
              <w:t>[g</w:t>
            </w:r>
            <w:r w:rsidRPr="00AC5895">
              <w:rPr>
                <w:rFonts w:asciiTheme="majorBidi" w:hAnsiTheme="majorBidi" w:cstheme="majorBidi"/>
                <w:b/>
                <w:bCs/>
                <w:vertAlign w:val="superscript"/>
              </w:rPr>
              <w:t>2</w:t>
            </w:r>
            <w:r w:rsidRPr="00AC5895">
              <w:rPr>
                <w:rFonts w:asciiTheme="majorBidi" w:hAnsiTheme="majorBidi" w:cstheme="majorBidi"/>
                <w:b/>
                <w:bCs/>
              </w:rPr>
              <w:t>/Hz]</w:t>
            </w:r>
          </w:p>
        </w:tc>
      </w:tr>
      <w:tr w:rsidR="0070637A" w14:paraId="4E301115" w14:textId="77777777" w:rsidTr="0070637A">
        <w:tc>
          <w:tcPr>
            <w:tcW w:w="1243" w:type="dxa"/>
          </w:tcPr>
          <w:p w14:paraId="69E70B87" w14:textId="77777777" w:rsidR="0070637A" w:rsidRDefault="0070637A" w:rsidP="0070637A">
            <w:pPr>
              <w:bidi w:val="0"/>
              <w:spacing w:line="240" w:lineRule="auto"/>
              <w:ind w:left="-109" w:right="-87"/>
              <w:jc w:val="center"/>
              <w:rPr>
                <w:rFonts w:asciiTheme="majorBidi" w:hAnsiTheme="majorBidi" w:cstheme="majorBidi"/>
              </w:rPr>
            </w:pPr>
            <w:r w:rsidRPr="007B174A">
              <w:t>20</w:t>
            </w:r>
          </w:p>
        </w:tc>
        <w:tc>
          <w:tcPr>
            <w:tcW w:w="805" w:type="dxa"/>
          </w:tcPr>
          <w:p w14:paraId="5FB2172D" w14:textId="3DA75721" w:rsidR="0070637A" w:rsidRDefault="0070637A" w:rsidP="0070637A">
            <w:pPr>
              <w:bidi w:val="0"/>
              <w:spacing w:line="240" w:lineRule="auto"/>
              <w:ind w:left="-131" w:right="-161"/>
              <w:jc w:val="center"/>
              <w:rPr>
                <w:rFonts w:asciiTheme="majorBidi" w:hAnsiTheme="majorBidi" w:cstheme="majorBidi"/>
              </w:rPr>
            </w:pPr>
            <w:r w:rsidRPr="007F7AC8">
              <w:t>0.0</w:t>
            </w:r>
            <w:r>
              <w:t>025</w:t>
            </w:r>
          </w:p>
        </w:tc>
      </w:tr>
      <w:tr w:rsidR="0070637A" w14:paraId="279B7C71" w14:textId="77777777" w:rsidTr="0070637A">
        <w:tc>
          <w:tcPr>
            <w:tcW w:w="1243" w:type="dxa"/>
          </w:tcPr>
          <w:p w14:paraId="250C3683" w14:textId="77777777" w:rsidR="0070637A" w:rsidRDefault="0070637A" w:rsidP="0070637A">
            <w:pPr>
              <w:bidi w:val="0"/>
              <w:spacing w:line="240" w:lineRule="auto"/>
              <w:ind w:left="-109" w:right="-87"/>
              <w:jc w:val="center"/>
              <w:rPr>
                <w:rFonts w:asciiTheme="majorBidi" w:hAnsiTheme="majorBidi" w:cstheme="majorBidi"/>
              </w:rPr>
            </w:pPr>
            <w:r w:rsidRPr="007B174A">
              <w:t>80</w:t>
            </w:r>
          </w:p>
        </w:tc>
        <w:tc>
          <w:tcPr>
            <w:tcW w:w="805" w:type="dxa"/>
          </w:tcPr>
          <w:p w14:paraId="6093F7EF" w14:textId="38AA6999" w:rsidR="0070637A" w:rsidRDefault="0070637A" w:rsidP="0070637A">
            <w:pPr>
              <w:bidi w:val="0"/>
              <w:spacing w:line="240" w:lineRule="auto"/>
              <w:ind w:left="-131" w:right="-161"/>
              <w:jc w:val="center"/>
              <w:rPr>
                <w:rFonts w:asciiTheme="majorBidi" w:hAnsiTheme="majorBidi" w:cstheme="majorBidi"/>
              </w:rPr>
            </w:pPr>
            <w:r w:rsidRPr="007F7AC8">
              <w:t>0.0</w:t>
            </w:r>
            <w:r>
              <w:t>1</w:t>
            </w:r>
          </w:p>
        </w:tc>
      </w:tr>
      <w:tr w:rsidR="0070637A" w14:paraId="31604590" w14:textId="77777777" w:rsidTr="0070637A">
        <w:tc>
          <w:tcPr>
            <w:tcW w:w="1243" w:type="dxa"/>
          </w:tcPr>
          <w:p w14:paraId="1301D51E" w14:textId="77777777" w:rsidR="0070637A" w:rsidRDefault="0070637A" w:rsidP="0070637A">
            <w:pPr>
              <w:bidi w:val="0"/>
              <w:spacing w:line="240" w:lineRule="auto"/>
              <w:ind w:left="-109" w:right="-87"/>
              <w:jc w:val="center"/>
              <w:rPr>
                <w:rFonts w:asciiTheme="majorBidi" w:hAnsiTheme="majorBidi" w:cstheme="majorBidi"/>
              </w:rPr>
            </w:pPr>
            <w:r>
              <w:t>350</w:t>
            </w:r>
          </w:p>
        </w:tc>
        <w:tc>
          <w:tcPr>
            <w:tcW w:w="805" w:type="dxa"/>
          </w:tcPr>
          <w:p w14:paraId="4859A01D" w14:textId="31E329C6" w:rsidR="0070637A" w:rsidRDefault="0070637A" w:rsidP="0070637A">
            <w:pPr>
              <w:bidi w:val="0"/>
              <w:spacing w:line="240" w:lineRule="auto"/>
              <w:ind w:left="-131" w:right="-161"/>
              <w:jc w:val="center"/>
              <w:rPr>
                <w:rFonts w:asciiTheme="majorBidi" w:hAnsiTheme="majorBidi" w:cstheme="majorBidi"/>
              </w:rPr>
            </w:pPr>
            <w:r w:rsidRPr="007F7AC8">
              <w:t>0.0</w:t>
            </w:r>
            <w:r>
              <w:t>1</w:t>
            </w:r>
          </w:p>
        </w:tc>
      </w:tr>
      <w:tr w:rsidR="0070637A" w14:paraId="3E9044CD" w14:textId="77777777" w:rsidTr="0070637A">
        <w:tc>
          <w:tcPr>
            <w:tcW w:w="1243" w:type="dxa"/>
          </w:tcPr>
          <w:p w14:paraId="555974A9" w14:textId="77777777" w:rsidR="0070637A" w:rsidRDefault="0070637A" w:rsidP="0070637A">
            <w:pPr>
              <w:bidi w:val="0"/>
              <w:spacing w:line="240" w:lineRule="auto"/>
              <w:ind w:left="-109" w:right="-87"/>
              <w:jc w:val="center"/>
              <w:rPr>
                <w:rFonts w:asciiTheme="majorBidi" w:hAnsiTheme="majorBidi" w:cstheme="majorBidi"/>
              </w:rPr>
            </w:pPr>
            <w:r w:rsidRPr="007B174A">
              <w:t>2000</w:t>
            </w:r>
          </w:p>
        </w:tc>
        <w:tc>
          <w:tcPr>
            <w:tcW w:w="805" w:type="dxa"/>
          </w:tcPr>
          <w:p w14:paraId="63DD5EF2" w14:textId="3B192ED5" w:rsidR="0070637A" w:rsidRDefault="0070637A" w:rsidP="0070637A">
            <w:pPr>
              <w:bidi w:val="0"/>
              <w:spacing w:line="240" w:lineRule="auto"/>
              <w:ind w:left="-131" w:right="-161"/>
              <w:jc w:val="center"/>
              <w:rPr>
                <w:rFonts w:asciiTheme="majorBidi" w:hAnsiTheme="majorBidi" w:cstheme="majorBidi"/>
              </w:rPr>
            </w:pPr>
            <w:r w:rsidRPr="007F7AC8">
              <w:t>0.00</w:t>
            </w:r>
            <w:r>
              <w:t>175</w:t>
            </w:r>
          </w:p>
        </w:tc>
      </w:tr>
      <w:tr w:rsidR="0070637A" w:rsidRPr="00AC5895" w14:paraId="562CB935" w14:textId="77777777" w:rsidTr="0070637A">
        <w:tc>
          <w:tcPr>
            <w:tcW w:w="1243" w:type="dxa"/>
            <w:shd w:val="clear" w:color="auto" w:fill="DBE5F1" w:themeFill="accent1" w:themeFillTint="33"/>
          </w:tcPr>
          <w:p w14:paraId="3FAC52FA" w14:textId="77777777" w:rsidR="0070637A" w:rsidRPr="00AC5895" w:rsidRDefault="0070637A" w:rsidP="0070637A">
            <w:pPr>
              <w:bidi w:val="0"/>
              <w:spacing w:line="240" w:lineRule="auto"/>
              <w:ind w:left="-109" w:right="-87"/>
              <w:jc w:val="center"/>
              <w:rPr>
                <w:rFonts w:asciiTheme="majorBidi" w:hAnsiTheme="majorBidi" w:cstheme="majorBidi"/>
                <w:b/>
                <w:bCs/>
              </w:rPr>
            </w:pPr>
            <w:proofErr w:type="spellStart"/>
            <w:r w:rsidRPr="00AC5895">
              <w:rPr>
                <w:b/>
                <w:bCs/>
              </w:rPr>
              <w:t>gRMS</w:t>
            </w:r>
            <w:proofErr w:type="spellEnd"/>
          </w:p>
        </w:tc>
        <w:tc>
          <w:tcPr>
            <w:tcW w:w="805" w:type="dxa"/>
            <w:shd w:val="clear" w:color="auto" w:fill="DBE5F1" w:themeFill="accent1" w:themeFillTint="33"/>
          </w:tcPr>
          <w:p w14:paraId="50F806E1" w14:textId="5B1DA9D7" w:rsidR="0070637A" w:rsidRPr="00AC5895" w:rsidRDefault="00473E95" w:rsidP="0070637A">
            <w:pPr>
              <w:bidi w:val="0"/>
              <w:spacing w:line="240" w:lineRule="auto"/>
              <w:ind w:left="-131" w:right="-161"/>
              <w:jc w:val="center"/>
              <w:rPr>
                <w:rFonts w:asciiTheme="majorBidi" w:hAnsiTheme="majorBidi" w:cstheme="majorBidi"/>
                <w:b/>
                <w:bCs/>
              </w:rPr>
            </w:pPr>
            <w:ins w:id="662" w:author="Eyal Yossi [2]" w:date="2024-01-04T11:38:00Z">
              <w:r>
                <w:rPr>
                  <w:rFonts w:asciiTheme="majorBidi" w:hAnsiTheme="majorBidi" w:cstheme="majorBidi"/>
                  <w:b/>
                  <w:bCs/>
                </w:rPr>
                <w:t>3.03</w:t>
              </w:r>
            </w:ins>
          </w:p>
        </w:tc>
      </w:tr>
    </w:tbl>
    <w:p w14:paraId="46D61BC3" w14:textId="57EB0927" w:rsidR="0070637A" w:rsidRDefault="0070637A" w:rsidP="00E50D52">
      <w:pPr>
        <w:rPr>
          <w:rFonts w:asciiTheme="majorBidi" w:hAnsiTheme="majorBidi" w:cstheme="majorBidi"/>
        </w:rPr>
      </w:pPr>
    </w:p>
    <w:p w14:paraId="6ECAFCD9" w14:textId="77777777" w:rsidR="0070637A" w:rsidRPr="00836300" w:rsidRDefault="0070637A" w:rsidP="00E50D52">
      <w:pPr>
        <w:rPr>
          <w:rFonts w:asciiTheme="majorBidi" w:hAnsiTheme="majorBidi" w:cstheme="majorBidi"/>
        </w:rPr>
      </w:pPr>
    </w:p>
    <w:p w14:paraId="55A502BB" w14:textId="77777777" w:rsidR="0070637A" w:rsidRDefault="0070637A" w:rsidP="00E50D52">
      <w:pPr>
        <w:tabs>
          <w:tab w:val="left" w:pos="1905"/>
        </w:tabs>
        <w:jc w:val="center"/>
      </w:pPr>
      <w:bookmarkStart w:id="663" w:name="_Toc157741170"/>
    </w:p>
    <w:p w14:paraId="1B72FC14" w14:textId="77777777" w:rsidR="0070637A" w:rsidRDefault="0070637A" w:rsidP="00E50D52">
      <w:pPr>
        <w:tabs>
          <w:tab w:val="left" w:pos="1905"/>
        </w:tabs>
        <w:jc w:val="center"/>
      </w:pPr>
    </w:p>
    <w:p w14:paraId="6191DFC7" w14:textId="77777777" w:rsidR="0070637A" w:rsidRDefault="0070637A" w:rsidP="00E50D52">
      <w:pPr>
        <w:tabs>
          <w:tab w:val="left" w:pos="1905"/>
        </w:tabs>
        <w:jc w:val="center"/>
      </w:pPr>
    </w:p>
    <w:p w14:paraId="65DF7794" w14:textId="6B2B5F66" w:rsidR="0070637A" w:rsidRDefault="0070637A" w:rsidP="00E50D52">
      <w:pPr>
        <w:tabs>
          <w:tab w:val="left" w:pos="1905"/>
        </w:tabs>
        <w:jc w:val="center"/>
      </w:pPr>
      <w:r>
        <w:rPr>
          <w:noProof/>
          <w:lang w:eastAsia="ko-KR"/>
        </w:rPr>
        <w:drawing>
          <wp:anchor distT="0" distB="0" distL="114300" distR="114300" simplePos="0" relativeHeight="251692032" behindDoc="0" locked="0" layoutInCell="1" allowOverlap="1" wp14:anchorId="0E90D559" wp14:editId="7E48AD80">
            <wp:simplePos x="0" y="0"/>
            <wp:positionH relativeFrom="column">
              <wp:posOffset>-80467</wp:posOffset>
            </wp:positionH>
            <wp:positionV relativeFrom="paragraph">
              <wp:posOffset>220980</wp:posOffset>
            </wp:positionV>
            <wp:extent cx="6670603" cy="312674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670603" cy="3126740"/>
                    </a:xfrm>
                    <a:prstGeom prst="rect">
                      <a:avLst/>
                    </a:prstGeom>
                    <a:noFill/>
                  </pic:spPr>
                </pic:pic>
              </a:graphicData>
            </a:graphic>
          </wp:anchor>
        </w:drawing>
      </w:r>
    </w:p>
    <w:p w14:paraId="60C22920" w14:textId="5C995F1C" w:rsidR="00E50D52" w:rsidRPr="00424136" w:rsidRDefault="00E50D52" w:rsidP="00E50D52">
      <w:pPr>
        <w:jc w:val="center"/>
      </w:pPr>
      <w:bookmarkStart w:id="664" w:name="_Toc437956038"/>
      <w:bookmarkStart w:id="665" w:name="_Toc130405659"/>
      <w:bookmarkEnd w:id="663"/>
      <w:r w:rsidRPr="00836300">
        <w:t xml:space="preserve">Figure </w:t>
      </w:r>
      <w:r w:rsidR="004264AB">
        <w:fldChar w:fldCharType="begin"/>
      </w:r>
      <w:r w:rsidR="004264AB">
        <w:instrText xml:space="preserve"> STYLEREF 1 \s </w:instrText>
      </w:r>
      <w:r w:rsidR="004264AB">
        <w:fldChar w:fldCharType="separate"/>
      </w:r>
      <w:r w:rsidR="00A845CC">
        <w:rPr>
          <w:noProof/>
          <w:cs/>
        </w:rPr>
        <w:t>‎</w:t>
      </w:r>
      <w:r w:rsidR="00A845CC">
        <w:rPr>
          <w:noProof/>
        </w:rPr>
        <w:t>4</w:t>
      </w:r>
      <w:r w:rsidR="004264AB">
        <w:rPr>
          <w:noProof/>
        </w:rPr>
        <w:fldChar w:fldCharType="end"/>
      </w:r>
      <w:r w:rsidRPr="00836300">
        <w:noBreakHyphen/>
      </w:r>
      <w:r w:rsidR="004264AB">
        <w:fldChar w:fldCharType="begin"/>
      </w:r>
      <w:r w:rsidR="004264AB">
        <w:instrText xml:space="preserve"> SEQ Figure \* ARABIC \s 1 </w:instrText>
      </w:r>
      <w:r w:rsidR="004264AB">
        <w:fldChar w:fldCharType="separate"/>
      </w:r>
      <w:r w:rsidR="00A845CC">
        <w:rPr>
          <w:noProof/>
        </w:rPr>
        <w:t>1</w:t>
      </w:r>
      <w:r w:rsidR="004264AB">
        <w:rPr>
          <w:noProof/>
        </w:rPr>
        <w:fldChar w:fldCharType="end"/>
      </w:r>
      <w:r w:rsidRPr="00836300">
        <w:t>: Random Vibration Stress Profile (ESS)</w:t>
      </w:r>
      <w:bookmarkEnd w:id="664"/>
      <w:bookmarkEnd w:id="665"/>
    </w:p>
    <w:p w14:paraId="13B0A25F" w14:textId="77777777" w:rsidR="00E50D52" w:rsidRDefault="00E50D52" w:rsidP="00E50D52">
      <w:pPr>
        <w:rPr>
          <w:i/>
          <w:iCs/>
          <w:u w:val="single"/>
        </w:rPr>
      </w:pPr>
      <w:r>
        <w:rPr>
          <w:i/>
          <w:iCs/>
          <w:u w:val="single"/>
        </w:rPr>
        <w:br w:type="page"/>
      </w:r>
    </w:p>
    <w:p w14:paraId="7A51BFA5" w14:textId="77777777" w:rsidR="00E50D52" w:rsidRPr="00836300" w:rsidRDefault="00E50D52" w:rsidP="003142F0">
      <w:pPr>
        <w:pStyle w:val="Heading3"/>
      </w:pPr>
      <w:bookmarkStart w:id="666" w:name="_Ref437084486"/>
      <w:bookmarkStart w:id="667" w:name="_Toc40623184"/>
      <w:bookmarkStart w:id="668" w:name="_Toc130405647"/>
      <w:r w:rsidRPr="000D3400">
        <w:lastRenderedPageBreak/>
        <w:t>Thermal Cycling Test</w:t>
      </w:r>
      <w:bookmarkEnd w:id="666"/>
      <w:bookmarkEnd w:id="667"/>
      <w:bookmarkEnd w:id="668"/>
    </w:p>
    <w:p w14:paraId="2D32126E" w14:textId="77777777" w:rsidR="00E50D52" w:rsidRPr="00836300" w:rsidRDefault="00E50D52" w:rsidP="00E50D52">
      <w:pPr>
        <w:rPr>
          <w:rFonts w:asciiTheme="majorBidi" w:hAnsiTheme="majorBidi" w:cstheme="majorBidi"/>
        </w:rPr>
      </w:pPr>
      <w:r w:rsidRPr="00836300">
        <w:rPr>
          <w:rFonts w:asciiTheme="majorBidi" w:hAnsiTheme="majorBidi" w:cstheme="majorBidi"/>
        </w:rPr>
        <w:t>8 Temperature cycles between -40°C and 60°C shall be performed.</w:t>
      </w:r>
    </w:p>
    <w:p w14:paraId="74F9D89B" w14:textId="77777777" w:rsidR="00E50D52" w:rsidRPr="00836300" w:rsidRDefault="00E50D52" w:rsidP="00E50D52">
      <w:pPr>
        <w:rPr>
          <w:rFonts w:asciiTheme="majorBidi" w:hAnsiTheme="majorBidi" w:cstheme="majorBidi"/>
        </w:rPr>
      </w:pPr>
      <w:r w:rsidRPr="00836300">
        <w:rPr>
          <w:rFonts w:asciiTheme="majorBidi" w:hAnsiTheme="majorBidi" w:cstheme="majorBidi"/>
        </w:rPr>
        <w:t>The first cycle shall be performed to verify non-operating conditions from -54°C to +95°C.</w:t>
      </w:r>
    </w:p>
    <w:p w14:paraId="2FF79990" w14:textId="77777777" w:rsidR="00E50D52" w:rsidRPr="00836300" w:rsidRDefault="00E50D52" w:rsidP="00E50D52">
      <w:pPr>
        <w:rPr>
          <w:rFonts w:asciiTheme="majorBidi" w:hAnsiTheme="majorBidi" w:cstheme="majorBidi"/>
        </w:rPr>
      </w:pPr>
      <w:r w:rsidRPr="00836300">
        <w:rPr>
          <w:rFonts w:asciiTheme="majorBidi" w:hAnsiTheme="majorBidi" w:cstheme="majorBidi"/>
        </w:rPr>
        <w:t>Power shall be off during the high to low temperature excursion until stabilized at the low temperature.</w:t>
      </w:r>
    </w:p>
    <w:p w14:paraId="2508976F" w14:textId="77777777" w:rsidR="008F2A5F" w:rsidRDefault="008F2A5F" w:rsidP="00E50D52">
      <w:pPr>
        <w:rPr>
          <w:rFonts w:asciiTheme="majorBidi" w:hAnsiTheme="majorBidi" w:cstheme="majorBidi"/>
        </w:rPr>
      </w:pPr>
      <w:r>
        <w:rPr>
          <w:rFonts w:asciiTheme="majorBidi" w:hAnsiTheme="majorBidi" w:cstheme="majorBidi"/>
        </w:rPr>
        <w:t>For each of the operational temperature cycles the following shall be performed:</w:t>
      </w:r>
    </w:p>
    <w:p w14:paraId="48CAE87A" w14:textId="257F706C" w:rsidR="00E50D52" w:rsidRPr="008F2A5F" w:rsidRDefault="00E50D52" w:rsidP="008F2A5F">
      <w:pPr>
        <w:pStyle w:val="ListParagraph"/>
        <w:numPr>
          <w:ilvl w:val="0"/>
          <w:numId w:val="81"/>
        </w:numPr>
        <w:rPr>
          <w:rFonts w:asciiTheme="majorBidi" w:hAnsiTheme="majorBidi" w:cstheme="majorBidi"/>
        </w:rPr>
      </w:pPr>
      <w:r w:rsidRPr="008F2A5F">
        <w:rPr>
          <w:rFonts w:asciiTheme="majorBidi" w:hAnsiTheme="majorBidi" w:cstheme="majorBidi"/>
        </w:rPr>
        <w:t>After stabilizing in the low temperature the unit shall be powered ON and a functional test performed, and then the unit shall be left on.</w:t>
      </w:r>
    </w:p>
    <w:p w14:paraId="2B456EE2" w14:textId="77777777" w:rsidR="00E50D52" w:rsidRPr="008F2A5F" w:rsidRDefault="00E50D52" w:rsidP="008F2A5F">
      <w:pPr>
        <w:pStyle w:val="ListParagraph"/>
        <w:numPr>
          <w:ilvl w:val="0"/>
          <w:numId w:val="81"/>
        </w:numPr>
        <w:rPr>
          <w:rFonts w:asciiTheme="majorBidi" w:hAnsiTheme="majorBidi" w:cstheme="majorBidi"/>
        </w:rPr>
      </w:pPr>
      <w:r w:rsidRPr="008F2A5F">
        <w:rPr>
          <w:rFonts w:asciiTheme="majorBidi" w:hAnsiTheme="majorBidi" w:cstheme="majorBidi"/>
        </w:rPr>
        <w:t>After stabilizing in the high temperature a functional test shall be performed and then the unit shall be powered off.</w:t>
      </w:r>
    </w:p>
    <w:p w14:paraId="21BB906C" w14:textId="77777777" w:rsidR="00E50D52" w:rsidRPr="00836300" w:rsidRDefault="00E50D52" w:rsidP="00E50D52">
      <w:pPr>
        <w:rPr>
          <w:rFonts w:asciiTheme="majorBidi" w:hAnsiTheme="majorBidi" w:cstheme="majorBidi"/>
        </w:rPr>
      </w:pPr>
    </w:p>
    <w:p w14:paraId="33A03B2E" w14:textId="77777777" w:rsidR="00E50D52" w:rsidRPr="00836300" w:rsidRDefault="00E50D52" w:rsidP="00E50D52">
      <w:pPr>
        <w:rPr>
          <w:rFonts w:asciiTheme="majorBidi" w:hAnsiTheme="majorBidi" w:cstheme="majorBidi"/>
        </w:rPr>
      </w:pPr>
      <w:r w:rsidRPr="00836300">
        <w:rPr>
          <w:rFonts w:asciiTheme="majorBidi" w:hAnsiTheme="majorBidi" w:cstheme="majorBidi"/>
        </w:rPr>
        <w:t>The chamber air temperature rate of change shall not be less than 5°C/minute.</w:t>
      </w:r>
    </w:p>
    <w:p w14:paraId="250B132D" w14:textId="77777777" w:rsidR="00E50D52" w:rsidRPr="00836300" w:rsidRDefault="00E50D52" w:rsidP="00E50D52">
      <w:pPr>
        <w:rPr>
          <w:rFonts w:asciiTheme="majorBidi" w:hAnsiTheme="majorBidi" w:cstheme="majorBidi"/>
        </w:rPr>
      </w:pPr>
      <w:r w:rsidRPr="00836300">
        <w:rPr>
          <w:rFonts w:asciiTheme="majorBidi" w:hAnsiTheme="majorBidi" w:cstheme="majorBidi"/>
        </w:rPr>
        <w:t>The following graph presents one temperature cycle.</w:t>
      </w:r>
    </w:p>
    <w:p w14:paraId="34EB796B" w14:textId="77777777" w:rsidR="00E50D52" w:rsidRPr="00836300" w:rsidRDefault="00E50D52" w:rsidP="00E50D52">
      <w:pPr>
        <w:rPr>
          <w:rFonts w:asciiTheme="majorBidi" w:hAnsiTheme="majorBidi" w:cstheme="majorBidi"/>
        </w:rPr>
      </w:pPr>
      <w:r w:rsidRPr="00836300">
        <w:rPr>
          <w:rFonts w:asciiTheme="majorBidi" w:hAnsiTheme="majorBidi" w:cstheme="majorBidi"/>
        </w:rPr>
        <w:t>t1= Time required to thermal stabilization at low temperature and functional test.</w:t>
      </w:r>
    </w:p>
    <w:p w14:paraId="489DD011" w14:textId="77777777" w:rsidR="00E50D52" w:rsidRPr="00836300" w:rsidRDefault="00E50D52" w:rsidP="00E50D52">
      <w:pPr>
        <w:rPr>
          <w:rFonts w:asciiTheme="majorBidi" w:hAnsiTheme="majorBidi" w:cstheme="majorBidi"/>
        </w:rPr>
      </w:pPr>
      <w:r w:rsidRPr="00836300">
        <w:rPr>
          <w:rFonts w:asciiTheme="majorBidi" w:hAnsiTheme="majorBidi" w:cstheme="majorBidi"/>
        </w:rPr>
        <w:t>t2= Time required to thermal stabilization at high temperature and functional test.</w:t>
      </w:r>
    </w:p>
    <w:p w14:paraId="6943FFFA" w14:textId="77777777" w:rsidR="00E50D52" w:rsidRPr="00F93F9B" w:rsidRDefault="00E50D52" w:rsidP="00E50D52">
      <w:pPr>
        <w:rPr>
          <w:rFonts w:ascii="Arial" w:hAnsi="Arial" w:cs="Arial"/>
        </w:rPr>
      </w:pPr>
      <w:r>
        <w:rPr>
          <w:rFonts w:ascii="Arial" w:hAnsi="Arial" w:cs="Arial"/>
          <w:noProof/>
          <w:lang w:eastAsia="ko-KR"/>
        </w:rPr>
        <w:drawing>
          <wp:inline distT="0" distB="0" distL="0" distR="0" wp14:anchorId="7CE167C7" wp14:editId="6E573D0B">
            <wp:extent cx="5394154" cy="2400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05438" cy="2405321"/>
                    </a:xfrm>
                    <a:prstGeom prst="rect">
                      <a:avLst/>
                    </a:prstGeom>
                    <a:noFill/>
                  </pic:spPr>
                </pic:pic>
              </a:graphicData>
            </a:graphic>
          </wp:inline>
        </w:drawing>
      </w:r>
    </w:p>
    <w:p w14:paraId="70C017EC" w14:textId="3B5FECFC" w:rsidR="00E50D52" w:rsidRDefault="00E50D52" w:rsidP="00E50D52">
      <w:pPr>
        <w:jc w:val="center"/>
      </w:pPr>
      <w:bookmarkStart w:id="669" w:name="_Toc437956039"/>
      <w:bookmarkStart w:id="670" w:name="_Toc130405660"/>
      <w:r w:rsidRPr="00836300">
        <w:t xml:space="preserve">Figure </w:t>
      </w:r>
      <w:r w:rsidR="004264AB">
        <w:fldChar w:fldCharType="begin"/>
      </w:r>
      <w:r w:rsidR="004264AB">
        <w:instrText xml:space="preserve"> STYLEREF 1 \s </w:instrText>
      </w:r>
      <w:r w:rsidR="004264AB">
        <w:fldChar w:fldCharType="separate"/>
      </w:r>
      <w:r w:rsidR="00A845CC">
        <w:rPr>
          <w:noProof/>
          <w:cs/>
        </w:rPr>
        <w:t>‎</w:t>
      </w:r>
      <w:r w:rsidR="00A845CC">
        <w:rPr>
          <w:noProof/>
        </w:rPr>
        <w:t>4</w:t>
      </w:r>
      <w:r w:rsidR="004264AB">
        <w:rPr>
          <w:noProof/>
        </w:rPr>
        <w:fldChar w:fldCharType="end"/>
      </w:r>
      <w:r w:rsidRPr="00836300">
        <w:noBreakHyphen/>
      </w:r>
      <w:r w:rsidR="004264AB">
        <w:fldChar w:fldCharType="begin"/>
      </w:r>
      <w:r w:rsidR="004264AB">
        <w:instrText xml:space="preserve"> SEQ Figure \* ARABIC \s 1 </w:instrText>
      </w:r>
      <w:r w:rsidR="004264AB">
        <w:fldChar w:fldCharType="separate"/>
      </w:r>
      <w:r w:rsidR="00A845CC">
        <w:rPr>
          <w:noProof/>
        </w:rPr>
        <w:t>2</w:t>
      </w:r>
      <w:r w:rsidR="004264AB">
        <w:rPr>
          <w:noProof/>
        </w:rPr>
        <w:fldChar w:fldCharType="end"/>
      </w:r>
      <w:r w:rsidRPr="00836300">
        <w:t xml:space="preserve">: </w:t>
      </w:r>
      <w:r w:rsidR="008F2A5F">
        <w:t>One Operational T</w:t>
      </w:r>
      <w:r w:rsidRPr="00836300">
        <w:t>emperature Cycle (ESS)</w:t>
      </w:r>
      <w:bookmarkEnd w:id="669"/>
      <w:bookmarkEnd w:id="670"/>
    </w:p>
    <w:p w14:paraId="442E60E3" w14:textId="1E1A19EE" w:rsidR="000D0750" w:rsidRDefault="000D0750" w:rsidP="00E50D52">
      <w:pPr>
        <w:jc w:val="center"/>
      </w:pPr>
    </w:p>
    <w:p w14:paraId="6A618A63" w14:textId="5A356D5A" w:rsidR="000D0750" w:rsidRDefault="000D0750" w:rsidP="00E50D52">
      <w:pPr>
        <w:jc w:val="center"/>
      </w:pPr>
    </w:p>
    <w:p w14:paraId="4EB0FC7F" w14:textId="62E52FCF" w:rsidR="000D0750" w:rsidRDefault="000D0750">
      <w:pPr>
        <w:spacing w:line="240" w:lineRule="auto"/>
        <w:jc w:val="left"/>
      </w:pPr>
      <w:r>
        <w:br w:type="page"/>
      </w:r>
    </w:p>
    <w:p w14:paraId="377CE45A" w14:textId="2FF4750D" w:rsidR="000D0750" w:rsidRDefault="000D0750" w:rsidP="000D0750">
      <w:pPr>
        <w:jc w:val="center"/>
      </w:pPr>
      <w:bookmarkStart w:id="671" w:name="_Toc130405661"/>
      <w:r>
        <w:rPr>
          <w:noProof/>
          <w:lang w:eastAsia="ko-KR"/>
        </w:rPr>
        <w:lastRenderedPageBreak/>
        <w:drawing>
          <wp:anchor distT="0" distB="0" distL="114300" distR="114300" simplePos="0" relativeHeight="251689984" behindDoc="0" locked="0" layoutInCell="1" allowOverlap="1" wp14:anchorId="58DE2D1C" wp14:editId="74E19595">
            <wp:simplePos x="0" y="0"/>
            <wp:positionH relativeFrom="column">
              <wp:posOffset>-659130</wp:posOffset>
            </wp:positionH>
            <wp:positionV relativeFrom="paragraph">
              <wp:posOffset>0</wp:posOffset>
            </wp:positionV>
            <wp:extent cx="7259320" cy="347662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7259320" cy="3476625"/>
                    </a:xfrm>
                    <a:prstGeom prst="rect">
                      <a:avLst/>
                    </a:prstGeom>
                    <a:noFill/>
                  </pic:spPr>
                </pic:pic>
              </a:graphicData>
            </a:graphic>
            <wp14:sizeRelH relativeFrom="margin">
              <wp14:pctWidth>0</wp14:pctWidth>
            </wp14:sizeRelH>
            <wp14:sizeRelV relativeFrom="margin">
              <wp14:pctHeight>0</wp14:pctHeight>
            </wp14:sizeRelV>
          </wp:anchor>
        </w:drawing>
      </w:r>
      <w:r w:rsidRPr="00836300">
        <w:t xml:space="preserve">Figure </w:t>
      </w:r>
      <w:r w:rsidR="004264AB">
        <w:fldChar w:fldCharType="begin"/>
      </w:r>
      <w:r w:rsidR="004264AB">
        <w:instrText xml:space="preserve"> STYLEREF 1 \s </w:instrText>
      </w:r>
      <w:r w:rsidR="004264AB">
        <w:fldChar w:fldCharType="separate"/>
      </w:r>
      <w:r w:rsidR="00A845CC">
        <w:rPr>
          <w:noProof/>
          <w:cs/>
        </w:rPr>
        <w:t>‎</w:t>
      </w:r>
      <w:r w:rsidR="00A845CC">
        <w:rPr>
          <w:noProof/>
        </w:rPr>
        <w:t>4</w:t>
      </w:r>
      <w:r w:rsidR="004264AB">
        <w:rPr>
          <w:noProof/>
        </w:rPr>
        <w:fldChar w:fldCharType="end"/>
      </w:r>
      <w:r w:rsidRPr="00836300">
        <w:noBreakHyphen/>
      </w:r>
      <w:r w:rsidR="004264AB">
        <w:fldChar w:fldCharType="begin"/>
      </w:r>
      <w:r w:rsidR="004264AB">
        <w:instrText xml:space="preserve"> SEQ Figure \* ARABIC \s 1 </w:instrText>
      </w:r>
      <w:r w:rsidR="004264AB">
        <w:fldChar w:fldCharType="separate"/>
      </w:r>
      <w:r w:rsidR="00A845CC">
        <w:rPr>
          <w:noProof/>
        </w:rPr>
        <w:t>3</w:t>
      </w:r>
      <w:r w:rsidR="004264AB">
        <w:rPr>
          <w:noProof/>
        </w:rPr>
        <w:fldChar w:fldCharType="end"/>
      </w:r>
      <w:r w:rsidRPr="00836300">
        <w:t xml:space="preserve">: </w:t>
      </w:r>
      <w:r>
        <w:t>1</w:t>
      </w:r>
      <w:r w:rsidRPr="000D0750">
        <w:rPr>
          <w:vertAlign w:val="superscript"/>
        </w:rPr>
        <w:t>st</w:t>
      </w:r>
      <w:r>
        <w:t xml:space="preserve"> non-op cycle + 8 operational cycles</w:t>
      </w:r>
      <w:r w:rsidRPr="00836300">
        <w:t xml:space="preserve"> (ESS)</w:t>
      </w:r>
      <w:bookmarkEnd w:id="671"/>
    </w:p>
    <w:p w14:paraId="45F31D47" w14:textId="2B208794" w:rsidR="000D0750" w:rsidRDefault="000D0750" w:rsidP="00E50D52">
      <w:pPr>
        <w:jc w:val="center"/>
      </w:pPr>
    </w:p>
    <w:p w14:paraId="19FE0319" w14:textId="77777777" w:rsidR="000D0750" w:rsidRPr="00836300" w:rsidRDefault="000D0750" w:rsidP="00E50D52">
      <w:pPr>
        <w:jc w:val="center"/>
      </w:pPr>
    </w:p>
    <w:p w14:paraId="5A49D453" w14:textId="77777777" w:rsidR="002E6C7A" w:rsidRDefault="002E6C7A" w:rsidP="002E6C7A">
      <w:pPr>
        <w:pStyle w:val="Heading1"/>
      </w:pPr>
      <w:bookmarkStart w:id="672" w:name="_Toc130405648"/>
      <w:r>
        <w:lastRenderedPageBreak/>
        <w:t>Requirements Traceability</w:t>
      </w:r>
      <w:bookmarkEnd w:id="647"/>
      <w:bookmarkEnd w:id="648"/>
      <w:bookmarkEnd w:id="672"/>
    </w:p>
    <w:p w14:paraId="292B2D97" w14:textId="5AACE433" w:rsidR="004778CE" w:rsidRPr="008E3C9F" w:rsidRDefault="004778CE" w:rsidP="004C0139">
      <w:pPr>
        <w:rPr>
          <w:rFonts w:asciiTheme="majorBidi" w:hAnsiTheme="majorBidi" w:cstheme="majorBidi"/>
        </w:rPr>
      </w:pPr>
      <w:r w:rsidRPr="008E3C9F">
        <w:rPr>
          <w:rFonts w:asciiTheme="majorBidi" w:hAnsiTheme="majorBidi" w:cstheme="majorBidi"/>
        </w:rPr>
        <w:t>This paragraph shall be</w:t>
      </w:r>
      <w:r>
        <w:rPr>
          <w:rFonts w:asciiTheme="majorBidi" w:hAnsiTheme="majorBidi" w:cstheme="majorBidi"/>
        </w:rPr>
        <w:t xml:space="preserve"> generated separately using </w:t>
      </w:r>
      <w:r w:rsidR="004C0139">
        <w:rPr>
          <w:rFonts w:asciiTheme="majorBidi" w:hAnsiTheme="majorBidi" w:cstheme="majorBidi"/>
        </w:rPr>
        <w:t>Confluence &amp; Jira</w:t>
      </w:r>
      <w:r>
        <w:rPr>
          <w:rFonts w:asciiTheme="majorBidi" w:hAnsiTheme="majorBidi" w:cstheme="majorBidi"/>
        </w:rPr>
        <w:t>.</w:t>
      </w:r>
    </w:p>
    <w:p w14:paraId="5A49D479" w14:textId="77777777" w:rsidR="002E6C7A" w:rsidRDefault="002E6C7A" w:rsidP="002E6C7A"/>
    <w:p w14:paraId="5A49D47A" w14:textId="77777777" w:rsidR="002E6C7A" w:rsidRPr="008559EA" w:rsidRDefault="002E6C7A" w:rsidP="002E6C7A">
      <w:pPr>
        <w:pStyle w:val="Heading1"/>
      </w:pPr>
      <w:bookmarkStart w:id="673" w:name="_Toc130405649"/>
      <w:r w:rsidRPr="008559EA">
        <w:lastRenderedPageBreak/>
        <w:t>Preparation for Delivery</w:t>
      </w:r>
      <w:bookmarkEnd w:id="673"/>
    </w:p>
    <w:p w14:paraId="5A49D47D" w14:textId="4F0F9EF4" w:rsidR="002E6C7A" w:rsidRDefault="008559EA" w:rsidP="008559EA">
      <w:r>
        <w:t>This paragraph has been tailored out.</w:t>
      </w:r>
    </w:p>
    <w:sectPr w:rsidR="002E6C7A" w:rsidSect="00D011CD">
      <w:pgSz w:w="12240" w:h="15840" w:code="1"/>
      <w:pgMar w:top="1418" w:right="1474" w:bottom="1134" w:left="1474" w:header="454" w:footer="45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33" w:author="Eyal Yossi" w:date="2023-03-21T09:42:00Z" w:initials="EY">
    <w:p w14:paraId="2AA91330" w14:textId="75BC0B47" w:rsidR="00953053" w:rsidRDefault="00953053" w:rsidP="00777752">
      <w:pPr>
        <w:pStyle w:val="CommentText"/>
      </w:pPr>
      <w:r>
        <w:rPr>
          <w:rStyle w:val="CommentReference"/>
        </w:rPr>
        <w:annotationRef/>
      </w:r>
      <w:r>
        <w:t>A</w:t>
      </w:r>
      <w:r w:rsidRPr="00AD5AF8">
        <w:t>bout few seconds</w:t>
      </w:r>
      <w:r>
        <w:t xml:space="preserve"> - to be presented by Horizon</w:t>
      </w:r>
      <w:r w:rsidRPr="00DC0FB4">
        <w:t xml:space="preserve"> </w:t>
      </w:r>
      <w:r>
        <w:t>in the CDR.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A9133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A91330" w16cid:durableId="294012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7F252" w14:textId="77777777" w:rsidR="00953053" w:rsidRDefault="00953053">
      <w:r>
        <w:separator/>
      </w:r>
    </w:p>
  </w:endnote>
  <w:endnote w:type="continuationSeparator" w:id="0">
    <w:p w14:paraId="368B50F4" w14:textId="77777777" w:rsidR="00953053" w:rsidRDefault="009530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Arial Bold">
    <w:panose1 w:val="020B07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ulim">
    <w:altName w:val="굴림"/>
    <w:panose1 w:val="020B0600000101010101"/>
    <w:charset w:val="81"/>
    <w:family w:val="swiss"/>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2B807" w14:textId="77777777" w:rsidR="00D46989" w:rsidRDefault="00D469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9D646" w14:textId="171F104C" w:rsidR="00953053" w:rsidRPr="00EE573F" w:rsidRDefault="00953053" w:rsidP="009079F3">
    <w:pPr>
      <w:pStyle w:val="Footer"/>
      <w:pBdr>
        <w:top w:val="single" w:sz="6" w:space="6" w:color="auto"/>
      </w:pBdr>
      <w:jc w:val="center"/>
      <w:rPr>
        <w:rFonts w:ascii="Arial" w:hAnsi="Arial" w:cs="Arial"/>
        <w:sz w:val="20"/>
        <w:szCs w:val="20"/>
      </w:rPr>
    </w:pPr>
    <w:r w:rsidRPr="00282187">
      <w:rPr>
        <w:rFonts w:ascii="Arial" w:hAnsi="Arial" w:cs="Arial"/>
        <w:sz w:val="20"/>
        <w:szCs w:val="20"/>
      </w:rPr>
      <w:t>Elbit Systems Ltd. P</w:t>
    </w:r>
    <w:r>
      <w:rPr>
        <w:rFonts w:ascii="Arial" w:hAnsi="Arial" w:cs="Arial"/>
        <w:sz w:val="20"/>
        <w:szCs w:val="20"/>
      </w:rPr>
      <w:t xml:space="preserve">roprietary                        </w:t>
    </w:r>
    <w:r w:rsidRPr="00282187">
      <w:rPr>
        <w:rFonts w:ascii="Arial" w:hAnsi="Arial" w:cs="Arial"/>
        <w:sz w:val="20"/>
        <w:szCs w:val="20"/>
      </w:rPr>
      <w:t xml:space="preserve">    Page </w:t>
    </w:r>
    <w:r w:rsidRPr="00282187">
      <w:rPr>
        <w:rStyle w:val="PageNumber"/>
        <w:rFonts w:ascii="Arial" w:hAnsi="Arial" w:cs="Arial"/>
        <w:sz w:val="20"/>
        <w:szCs w:val="20"/>
      </w:rPr>
      <w:fldChar w:fldCharType="begin"/>
    </w:r>
    <w:r w:rsidRPr="00282187">
      <w:rPr>
        <w:rStyle w:val="PageNumber"/>
        <w:rFonts w:ascii="Arial" w:hAnsi="Arial" w:cs="Arial"/>
        <w:sz w:val="20"/>
        <w:szCs w:val="20"/>
      </w:rPr>
      <w:instrText xml:space="preserve"> PAGE </w:instrText>
    </w:r>
    <w:r w:rsidRPr="00282187">
      <w:rPr>
        <w:rStyle w:val="PageNumber"/>
        <w:rFonts w:ascii="Arial" w:hAnsi="Arial" w:cs="Arial"/>
        <w:sz w:val="20"/>
        <w:szCs w:val="20"/>
      </w:rPr>
      <w:fldChar w:fldCharType="separate"/>
    </w:r>
    <w:r w:rsidR="001F015A">
      <w:rPr>
        <w:rStyle w:val="PageNumber"/>
        <w:rFonts w:ascii="Arial" w:hAnsi="Arial" w:cs="Arial"/>
        <w:noProof/>
        <w:sz w:val="20"/>
        <w:szCs w:val="20"/>
      </w:rPr>
      <w:t>37</w:t>
    </w:r>
    <w:r w:rsidRPr="00282187">
      <w:rPr>
        <w:rStyle w:val="PageNumber"/>
        <w:rFonts w:ascii="Arial" w:hAnsi="Arial" w:cs="Arial"/>
        <w:sz w:val="20"/>
        <w:szCs w:val="20"/>
      </w:rPr>
      <w:fldChar w:fldCharType="end"/>
    </w:r>
    <w:r w:rsidRPr="00282187">
      <w:rPr>
        <w:rStyle w:val="PageNumber"/>
        <w:rFonts w:ascii="Arial" w:hAnsi="Arial" w:cs="Arial"/>
        <w:sz w:val="20"/>
        <w:szCs w:val="20"/>
      </w:rPr>
      <w:t xml:space="preserve"> of </w:t>
    </w:r>
    <w:r w:rsidRPr="00E0686F">
      <w:rPr>
        <w:rStyle w:val="PageNumber"/>
        <w:rFonts w:ascii="Arial" w:hAnsi="Arial" w:cs="Arial"/>
        <w:sz w:val="20"/>
        <w:szCs w:val="20"/>
      </w:rPr>
      <w:fldChar w:fldCharType="begin"/>
    </w:r>
    <w:r w:rsidRPr="00E0686F">
      <w:rPr>
        <w:rStyle w:val="PageNumber"/>
        <w:rFonts w:ascii="Arial" w:hAnsi="Arial" w:cs="Arial"/>
        <w:sz w:val="20"/>
        <w:szCs w:val="20"/>
      </w:rPr>
      <w:instrText xml:space="preserve"> NUMPAGES </w:instrText>
    </w:r>
    <w:r w:rsidRPr="00E0686F">
      <w:rPr>
        <w:rStyle w:val="PageNumber"/>
        <w:rFonts w:ascii="Arial" w:hAnsi="Arial" w:cs="Arial"/>
        <w:sz w:val="20"/>
        <w:szCs w:val="20"/>
      </w:rPr>
      <w:fldChar w:fldCharType="separate"/>
    </w:r>
    <w:r w:rsidR="001F015A">
      <w:rPr>
        <w:rStyle w:val="PageNumber"/>
        <w:rFonts w:ascii="Arial" w:hAnsi="Arial" w:cs="Arial"/>
        <w:noProof/>
        <w:sz w:val="20"/>
        <w:szCs w:val="20"/>
      </w:rPr>
      <w:t>79</w:t>
    </w:r>
    <w:r w:rsidRPr="00E0686F">
      <w:rPr>
        <w:rStyle w:val="PageNumber"/>
        <w:rFonts w:ascii="Arial" w:hAnsi="Arial" w:cs="Arial"/>
        <w:sz w:val="20"/>
        <w:szCs w:val="20"/>
      </w:rPr>
      <w:fldChar w:fldCharType="end"/>
    </w:r>
    <w:r w:rsidRPr="00E0686F">
      <w:rPr>
        <w:rFonts w:ascii="Arial" w:hAnsi="Arial" w:cs="Arial"/>
        <w:sz w:val="20"/>
        <w:szCs w:val="20"/>
      </w:rPr>
      <w:t xml:space="preserve">                      </w:t>
    </w:r>
    <w:r w:rsidRPr="00366989">
      <w:rPr>
        <w:rFonts w:ascii="Arial" w:hAnsi="Arial" w:cs="Arial"/>
        <w:sz w:val="20"/>
        <w:szCs w:val="20"/>
      </w:rPr>
      <w:t xml:space="preserve">Rev </w:t>
    </w:r>
    <w:r w:rsidR="000A010B">
      <w:rPr>
        <w:rFonts w:ascii="Arial" w:hAnsi="Arial" w:cs="Arial"/>
        <w:sz w:val="20"/>
        <w:szCs w:val="20"/>
      </w:rPr>
      <w:t xml:space="preserve">-- </w:t>
    </w:r>
    <w:r w:rsidRPr="00366989">
      <w:rPr>
        <w:rFonts w:ascii="Arial" w:hAnsi="Arial" w:cs="Arial"/>
        <w:sz w:val="20"/>
        <w:szCs w:val="20"/>
      </w:rPr>
      <w:t xml:space="preserve"> – </w:t>
    </w:r>
    <w:r w:rsidR="00D46989" w:rsidRPr="00D46989">
      <w:rPr>
        <w:rFonts w:asciiTheme="minorBidi" w:hAnsiTheme="minorBidi" w:cstheme="minorBidi"/>
        <w:sz w:val="20"/>
        <w:szCs w:val="20"/>
      </w:rPr>
      <w:t>January</w:t>
    </w:r>
    <w:r w:rsidR="00D46989">
      <w:rPr>
        <w:rFonts w:ascii="Arial" w:hAnsi="Arial" w:cs="Arial"/>
        <w:sz w:val="20"/>
        <w:szCs w:val="20"/>
      </w:rPr>
      <w:t xml:space="preserve"> </w:t>
    </w:r>
    <w:r w:rsidRPr="00366989">
      <w:rPr>
        <w:rFonts w:ascii="Arial" w:hAnsi="Arial" w:cs="Arial"/>
        <w:sz w:val="20"/>
        <w:szCs w:val="20"/>
      </w:rPr>
      <w:t>20</w:t>
    </w:r>
    <w:r>
      <w:rPr>
        <w:rFonts w:ascii="Arial" w:hAnsi="Arial" w:cs="Arial"/>
        <w:sz w:val="20"/>
        <w:szCs w:val="20"/>
      </w:rPr>
      <w:t>2</w:t>
    </w:r>
    <w:r w:rsidR="000A010B">
      <w:rPr>
        <w:rFonts w:ascii="Arial" w:hAnsi="Arial" w:cs="Arial"/>
        <w:sz w:val="20"/>
        <w:szCs w:val="20"/>
      </w:rPr>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9D647" w14:textId="77777777" w:rsidR="00953053" w:rsidRDefault="00953053">
    <w:pPr>
      <w:autoSpaceDE w:val="0"/>
      <w:autoSpaceDN w:val="0"/>
      <w:adjustRightInd w:val="0"/>
      <w:spacing w:line="240" w:lineRule="auto"/>
      <w:rPr>
        <w:rFonts w:eastAsia="Batang"/>
        <w:sz w:val="18"/>
        <w:szCs w:val="18"/>
        <w:lang w:eastAsia="ko-KR"/>
      </w:rPr>
    </w:pPr>
    <w:r>
      <w:rPr>
        <w:rFonts w:eastAsia="Batang"/>
        <w:sz w:val="18"/>
        <w:szCs w:val="18"/>
        <w:lang w:eastAsia="ko-KR"/>
      </w:rPr>
      <w:t>THIS DOCUMENT AND ITS CONTENT BELONGS TO ELBIT SYSTEMS LTD. AND CONTAINS ELBIT PROPRIETARY INFORMATION.</w:t>
    </w:r>
  </w:p>
  <w:p w14:paraId="5A49D648" w14:textId="77777777" w:rsidR="00953053" w:rsidRDefault="00953053">
    <w:pPr>
      <w:autoSpaceDE w:val="0"/>
      <w:autoSpaceDN w:val="0"/>
      <w:adjustRightInd w:val="0"/>
      <w:spacing w:line="240" w:lineRule="auto"/>
      <w:rPr>
        <w:rFonts w:eastAsia="Batang"/>
        <w:sz w:val="18"/>
        <w:szCs w:val="18"/>
        <w:lang w:eastAsia="ko-KR"/>
      </w:rPr>
    </w:pPr>
    <w:r>
      <w:rPr>
        <w:rFonts w:eastAsia="Batang"/>
        <w:sz w:val="18"/>
        <w:szCs w:val="18"/>
        <w:lang w:eastAsia="ko-KR"/>
      </w:rPr>
      <w:t>THIS DOCUMENT AND THE INFORMATION CONTAINED IN IT OR ANY PART THEREOF MAY NOT BE COPIED IN ANY WAY AND MAY NOT BE USED IN WHOLE OR PARTS THEREOF IN ANY WAY WITHOUT THE WRITTEN CONSENT OF ELBIT SYSTEMS LTD.</w:t>
    </w:r>
  </w:p>
  <w:p w14:paraId="5A49D649" w14:textId="56AD7D30" w:rsidR="00953053" w:rsidRDefault="00953053" w:rsidP="00543CE8">
    <w:pPr>
      <w:autoSpaceDE w:val="0"/>
      <w:autoSpaceDN w:val="0"/>
      <w:adjustRightInd w:val="0"/>
      <w:spacing w:line="240" w:lineRule="auto"/>
      <w:jc w:val="right"/>
      <w:rPr>
        <w:rFonts w:eastAsia="Batang"/>
        <w:color w:val="0000FF"/>
        <w:sz w:val="18"/>
        <w:szCs w:val="18"/>
        <w:lang w:eastAsia="ko-KR"/>
      </w:rPr>
    </w:pPr>
    <w:r>
      <w:rPr>
        <w:rFonts w:eastAsia="Batang"/>
        <w:lang w:eastAsia="ko-KR"/>
      </w:rPr>
      <w:t>© 2014 by Elbit Systems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CF3D35" w14:textId="77777777" w:rsidR="00953053" w:rsidRDefault="00953053">
      <w:r>
        <w:separator/>
      </w:r>
    </w:p>
  </w:footnote>
  <w:footnote w:type="continuationSeparator" w:id="0">
    <w:p w14:paraId="0182C2C1" w14:textId="77777777" w:rsidR="00953053" w:rsidRDefault="009530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6A70F" w14:textId="77777777" w:rsidR="00D46989" w:rsidRDefault="00D469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56" w:type="dxa"/>
      <w:tblBorders>
        <w:bottom w:val="single" w:sz="4" w:space="0" w:color="auto"/>
        <w:insideH w:val="single" w:sz="4" w:space="0" w:color="auto"/>
      </w:tblBorders>
      <w:tblLayout w:type="fixed"/>
      <w:tblLook w:val="01E0" w:firstRow="1" w:lastRow="1" w:firstColumn="1" w:lastColumn="1" w:noHBand="0" w:noVBand="0"/>
    </w:tblPr>
    <w:tblGrid>
      <w:gridCol w:w="1985"/>
      <w:gridCol w:w="6095"/>
      <w:gridCol w:w="1276"/>
    </w:tblGrid>
    <w:tr w:rsidR="00953053" w14:paraId="5A49D644" w14:textId="77777777" w:rsidTr="00D2221E">
      <w:tc>
        <w:tcPr>
          <w:tcW w:w="1985" w:type="dxa"/>
          <w:tcMar>
            <w:left w:w="0" w:type="dxa"/>
            <w:right w:w="0" w:type="dxa"/>
          </w:tcMar>
        </w:tcPr>
        <w:p w14:paraId="5A49D640" w14:textId="77777777" w:rsidR="00953053" w:rsidRDefault="00953053">
          <w:pPr>
            <w:pStyle w:val="Header"/>
          </w:pPr>
          <w:r>
            <w:rPr>
              <w:noProof/>
              <w:lang w:eastAsia="ko-KR"/>
            </w:rPr>
            <w:drawing>
              <wp:inline distT="0" distB="0" distL="0" distR="0" wp14:anchorId="5A49D64A" wp14:editId="5A49D64B">
                <wp:extent cx="1200150" cy="466725"/>
                <wp:effectExtent l="19050" t="0" r="0" b="0"/>
                <wp:docPr id="15" name="Picture 15" descr="elbitlogo_eng_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bitlogo_eng_process"/>
                        <pic:cNvPicPr>
                          <a:picLocks noChangeAspect="1" noChangeArrowheads="1"/>
                        </pic:cNvPicPr>
                      </pic:nvPicPr>
                      <pic:blipFill>
                        <a:blip r:embed="rId1"/>
                        <a:srcRect/>
                        <a:stretch>
                          <a:fillRect/>
                        </a:stretch>
                      </pic:blipFill>
                      <pic:spPr bwMode="auto">
                        <a:xfrm>
                          <a:off x="0" y="0"/>
                          <a:ext cx="1200150" cy="466725"/>
                        </a:xfrm>
                        <a:prstGeom prst="rect">
                          <a:avLst/>
                        </a:prstGeom>
                        <a:noFill/>
                        <a:ln w="9525">
                          <a:noFill/>
                          <a:miter lim="800000"/>
                          <a:headEnd/>
                          <a:tailEnd/>
                        </a:ln>
                      </pic:spPr>
                    </pic:pic>
                  </a:graphicData>
                </a:graphic>
              </wp:inline>
            </w:drawing>
          </w:r>
        </w:p>
      </w:tc>
      <w:tc>
        <w:tcPr>
          <w:tcW w:w="6095" w:type="dxa"/>
          <w:tcMar>
            <w:left w:w="0" w:type="dxa"/>
            <w:right w:w="0" w:type="dxa"/>
          </w:tcMar>
        </w:tcPr>
        <w:p w14:paraId="5A49D641" w14:textId="77777777" w:rsidR="00953053" w:rsidRPr="00D2221E" w:rsidRDefault="00953053" w:rsidP="00D2221E">
          <w:pPr>
            <w:pStyle w:val="Header"/>
            <w:spacing w:line="240" w:lineRule="auto"/>
            <w:ind w:left="227"/>
            <w:jc w:val="center"/>
            <w:rPr>
              <w:rFonts w:ascii="Arial" w:hAnsi="Arial" w:cs="Arial"/>
              <w:sz w:val="20"/>
              <w:szCs w:val="20"/>
            </w:rPr>
          </w:pPr>
        </w:p>
        <w:p w14:paraId="5A49D642" w14:textId="7BA937BF" w:rsidR="00953053" w:rsidRPr="00D2221E" w:rsidRDefault="00953053" w:rsidP="008B7B83">
          <w:pPr>
            <w:pStyle w:val="Header"/>
            <w:spacing w:line="240" w:lineRule="auto"/>
            <w:ind w:left="227"/>
            <w:jc w:val="center"/>
            <w:rPr>
              <w:b/>
              <w:bCs/>
              <w:rtl/>
            </w:rPr>
          </w:pPr>
        </w:p>
      </w:tc>
      <w:tc>
        <w:tcPr>
          <w:tcW w:w="1276" w:type="dxa"/>
          <w:tcMar>
            <w:left w:w="0" w:type="dxa"/>
            <w:right w:w="0" w:type="dxa"/>
          </w:tcMar>
        </w:tcPr>
        <w:p w14:paraId="5A49D643" w14:textId="77777777" w:rsidR="00953053" w:rsidRDefault="00953053" w:rsidP="00D2221E">
          <w:pPr>
            <w:pStyle w:val="Header"/>
            <w:spacing w:line="240" w:lineRule="auto"/>
            <w:jc w:val="center"/>
          </w:pPr>
        </w:p>
      </w:tc>
    </w:tr>
  </w:tbl>
  <w:p w14:paraId="5A49D645" w14:textId="318A003C" w:rsidR="00953053" w:rsidRDefault="00953053">
    <w:pPr>
      <w:pStyle w:val="Header"/>
      <w:spacing w:line="240" w:lineRule="auto"/>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6D825" w14:textId="77777777" w:rsidR="00D46989" w:rsidRDefault="00D469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1D874D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20363B52"/>
    <w:lvl w:ilvl="0">
      <w:start w:val="1"/>
      <w:numFmt w:val="decimal"/>
      <w:pStyle w:val="Heading1"/>
      <w:lvlText w:val="%1"/>
      <w:lvlJc w:val="left"/>
      <w:pPr>
        <w:ind w:left="432" w:hanging="432"/>
      </w:pPr>
      <w:rPr>
        <w:rFonts w:hint="default"/>
        <w:b/>
        <w:bCs/>
        <w:i w:val="0"/>
        <w:iCs w:val="0"/>
        <w:szCs w:val="40"/>
      </w:rPr>
    </w:lvl>
    <w:lvl w:ilvl="1">
      <w:start w:val="1"/>
      <w:numFmt w:val="decimal"/>
      <w:pStyle w:val="Heading2"/>
      <w:lvlText w:val="%1.%2"/>
      <w:lvlJc w:val="left"/>
      <w:pPr>
        <w:ind w:left="576" w:hanging="576"/>
      </w:pPr>
      <w:rPr>
        <w:rFonts w:hint="default"/>
        <w:b/>
        <w:bCs/>
        <w:i w:val="0"/>
        <w:iCs w:val="0"/>
        <w:szCs w:val="28"/>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b/>
        <w:bCs/>
        <w:i w:val="0"/>
        <w:iCs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ind w:left="1008" w:hanging="1008"/>
      </w:pPr>
      <w:rPr>
        <w:rFonts w:hint="default"/>
        <w:b/>
        <w:bCs/>
        <w:i w:val="0"/>
        <w:iCs w:val="0"/>
        <w:sz w:val="24"/>
        <w:szCs w:val="24"/>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4B82D2C"/>
    <w:multiLevelType w:val="hybridMultilevel"/>
    <w:tmpl w:val="5808A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4E35C8"/>
    <w:multiLevelType w:val="hybridMultilevel"/>
    <w:tmpl w:val="CA524F5C"/>
    <w:lvl w:ilvl="0" w:tplc="8682C50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6701A5E"/>
    <w:multiLevelType w:val="hybridMultilevel"/>
    <w:tmpl w:val="DBA28DF0"/>
    <w:lvl w:ilvl="0" w:tplc="33387A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5B0926"/>
    <w:multiLevelType w:val="multilevel"/>
    <w:tmpl w:val="E5160B82"/>
    <w:lvl w:ilvl="0">
      <w:start w:val="1"/>
      <w:numFmt w:val="decimal"/>
      <w:pStyle w:val="Index1"/>
      <w:lvlText w:val="%1."/>
      <w:lvlJc w:val="left"/>
      <w:pPr>
        <w:tabs>
          <w:tab w:val="num" w:pos="1134"/>
        </w:tabs>
        <w:ind w:left="1134" w:hanging="1134"/>
      </w:pPr>
      <w:rPr>
        <w:rFonts w:hint="default"/>
      </w:rPr>
    </w:lvl>
    <w:lvl w:ilvl="1">
      <w:start w:val="1"/>
      <w:numFmt w:val="decimal"/>
      <w:pStyle w:val="Index2"/>
      <w:lvlText w:val="%1.%2"/>
      <w:lvlJc w:val="left"/>
      <w:pPr>
        <w:tabs>
          <w:tab w:val="num" w:pos="1134"/>
        </w:tabs>
        <w:ind w:left="1134" w:hanging="1134"/>
      </w:pPr>
      <w:rPr>
        <w:rFonts w:hint="default"/>
      </w:rPr>
    </w:lvl>
    <w:lvl w:ilvl="2">
      <w:start w:val="1"/>
      <w:numFmt w:val="decimal"/>
      <w:pStyle w:val="Index1"/>
      <w:lvlText w:val="%1.%2.%3"/>
      <w:lvlJc w:val="left"/>
      <w:pPr>
        <w:tabs>
          <w:tab w:val="num" w:pos="1134"/>
        </w:tabs>
        <w:ind w:left="1134" w:hanging="1134"/>
      </w:pPr>
      <w:rPr>
        <w:rFonts w:hint="default"/>
      </w:rPr>
    </w:lvl>
    <w:lvl w:ilvl="3">
      <w:start w:val="1"/>
      <w:numFmt w:val="decimal"/>
      <w:pStyle w:val="Index2"/>
      <w:lvlText w:val="%1.%2.%3.%4"/>
      <w:lvlJc w:val="left"/>
      <w:pPr>
        <w:tabs>
          <w:tab w:val="num" w:pos="1134"/>
        </w:tabs>
        <w:ind w:left="1134" w:hanging="1134"/>
      </w:pPr>
      <w:rPr>
        <w:rFonts w:hint="default"/>
      </w:rPr>
    </w:lvl>
    <w:lvl w:ilvl="4">
      <w:start w:val="1"/>
      <w:numFmt w:val="decimal"/>
      <w:lvlText w:val="%1.%2.%3.%4.%5"/>
      <w:lvlJc w:val="left"/>
      <w:pPr>
        <w:tabs>
          <w:tab w:val="num" w:pos="0"/>
        </w:tabs>
        <w:ind w:left="1134" w:hanging="1134"/>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0C430CC0"/>
    <w:multiLevelType w:val="hybridMultilevel"/>
    <w:tmpl w:val="A5343054"/>
    <w:lvl w:ilvl="0" w:tplc="04090001">
      <w:start w:val="1"/>
      <w:numFmt w:val="bullet"/>
      <w:lvlText w:val=""/>
      <w:lvlJc w:val="left"/>
      <w:pPr>
        <w:ind w:left="1507" w:hanging="360"/>
      </w:pPr>
      <w:rPr>
        <w:rFonts w:ascii="Symbol" w:hAnsi="Symbol"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7" w15:restartNumberingAfterBreak="0">
    <w:nsid w:val="0FC23322"/>
    <w:multiLevelType w:val="hybridMultilevel"/>
    <w:tmpl w:val="E5D6D4D6"/>
    <w:lvl w:ilvl="0" w:tplc="0409000F">
      <w:start w:val="1"/>
      <w:numFmt w:val="decimal"/>
      <w:lvlText w:val="%1."/>
      <w:lvlJc w:val="left"/>
      <w:pPr>
        <w:ind w:left="644"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B1826FF6">
      <w:start w:val="2"/>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C270A7"/>
    <w:multiLevelType w:val="hybridMultilevel"/>
    <w:tmpl w:val="2ECE1312"/>
    <w:lvl w:ilvl="0" w:tplc="04090001">
      <w:start w:val="1"/>
      <w:numFmt w:val="bullet"/>
      <w:lvlText w:val=""/>
      <w:lvlJc w:val="left"/>
      <w:pPr>
        <w:ind w:left="684" w:hanging="360"/>
      </w:pPr>
      <w:rPr>
        <w:rFonts w:ascii="Symbol" w:hAnsi="Symbol" w:hint="default"/>
      </w:rPr>
    </w:lvl>
    <w:lvl w:ilvl="1" w:tplc="04090003" w:tentative="1">
      <w:start w:val="1"/>
      <w:numFmt w:val="bullet"/>
      <w:lvlText w:val="o"/>
      <w:lvlJc w:val="left"/>
      <w:pPr>
        <w:ind w:left="1404" w:hanging="360"/>
      </w:pPr>
      <w:rPr>
        <w:rFonts w:ascii="Courier New" w:hAnsi="Courier New" w:cs="Courier New" w:hint="default"/>
      </w:rPr>
    </w:lvl>
    <w:lvl w:ilvl="2" w:tplc="04090005" w:tentative="1">
      <w:start w:val="1"/>
      <w:numFmt w:val="bullet"/>
      <w:lvlText w:val=""/>
      <w:lvlJc w:val="left"/>
      <w:pPr>
        <w:ind w:left="2124" w:hanging="360"/>
      </w:pPr>
      <w:rPr>
        <w:rFonts w:ascii="Wingdings" w:hAnsi="Wingdings" w:hint="default"/>
      </w:rPr>
    </w:lvl>
    <w:lvl w:ilvl="3" w:tplc="04090001" w:tentative="1">
      <w:start w:val="1"/>
      <w:numFmt w:val="bullet"/>
      <w:lvlText w:val=""/>
      <w:lvlJc w:val="left"/>
      <w:pPr>
        <w:ind w:left="2844" w:hanging="360"/>
      </w:pPr>
      <w:rPr>
        <w:rFonts w:ascii="Symbol" w:hAnsi="Symbol" w:hint="default"/>
      </w:rPr>
    </w:lvl>
    <w:lvl w:ilvl="4" w:tplc="04090003" w:tentative="1">
      <w:start w:val="1"/>
      <w:numFmt w:val="bullet"/>
      <w:lvlText w:val="o"/>
      <w:lvlJc w:val="left"/>
      <w:pPr>
        <w:ind w:left="3564" w:hanging="360"/>
      </w:pPr>
      <w:rPr>
        <w:rFonts w:ascii="Courier New" w:hAnsi="Courier New" w:cs="Courier New" w:hint="default"/>
      </w:rPr>
    </w:lvl>
    <w:lvl w:ilvl="5" w:tplc="04090005" w:tentative="1">
      <w:start w:val="1"/>
      <w:numFmt w:val="bullet"/>
      <w:lvlText w:val=""/>
      <w:lvlJc w:val="left"/>
      <w:pPr>
        <w:ind w:left="4284" w:hanging="360"/>
      </w:pPr>
      <w:rPr>
        <w:rFonts w:ascii="Wingdings" w:hAnsi="Wingdings" w:hint="default"/>
      </w:rPr>
    </w:lvl>
    <w:lvl w:ilvl="6" w:tplc="04090001" w:tentative="1">
      <w:start w:val="1"/>
      <w:numFmt w:val="bullet"/>
      <w:lvlText w:val=""/>
      <w:lvlJc w:val="left"/>
      <w:pPr>
        <w:ind w:left="5004" w:hanging="360"/>
      </w:pPr>
      <w:rPr>
        <w:rFonts w:ascii="Symbol" w:hAnsi="Symbol" w:hint="default"/>
      </w:rPr>
    </w:lvl>
    <w:lvl w:ilvl="7" w:tplc="04090003" w:tentative="1">
      <w:start w:val="1"/>
      <w:numFmt w:val="bullet"/>
      <w:lvlText w:val="o"/>
      <w:lvlJc w:val="left"/>
      <w:pPr>
        <w:ind w:left="5724" w:hanging="360"/>
      </w:pPr>
      <w:rPr>
        <w:rFonts w:ascii="Courier New" w:hAnsi="Courier New" w:cs="Courier New" w:hint="default"/>
      </w:rPr>
    </w:lvl>
    <w:lvl w:ilvl="8" w:tplc="04090005" w:tentative="1">
      <w:start w:val="1"/>
      <w:numFmt w:val="bullet"/>
      <w:lvlText w:val=""/>
      <w:lvlJc w:val="left"/>
      <w:pPr>
        <w:ind w:left="6444" w:hanging="360"/>
      </w:pPr>
      <w:rPr>
        <w:rFonts w:ascii="Wingdings" w:hAnsi="Wingdings" w:hint="default"/>
      </w:rPr>
    </w:lvl>
  </w:abstractNum>
  <w:abstractNum w:abstractNumId="9" w15:restartNumberingAfterBreak="0">
    <w:nsid w:val="13FF4ED7"/>
    <w:multiLevelType w:val="hybridMultilevel"/>
    <w:tmpl w:val="96829750"/>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42A4512"/>
    <w:multiLevelType w:val="hybridMultilevel"/>
    <w:tmpl w:val="0FD0E4C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140493"/>
    <w:multiLevelType w:val="hybridMultilevel"/>
    <w:tmpl w:val="33BE770C"/>
    <w:lvl w:ilvl="0" w:tplc="3AB0CBC0">
      <w:start w:val="1"/>
      <w:numFmt w:val="bullet"/>
      <w:lvlText w:val=""/>
      <w:lvlJc w:val="left"/>
      <w:pPr>
        <w:ind w:left="720" w:hanging="360"/>
      </w:pPr>
      <w:rPr>
        <w:rFonts w:ascii="Symbol" w:hAnsi="Symbol" w:hint="default"/>
        <w:b w:val="0"/>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9617E3"/>
    <w:multiLevelType w:val="hybridMultilevel"/>
    <w:tmpl w:val="F79828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F96B78"/>
    <w:multiLevelType w:val="hybridMultilevel"/>
    <w:tmpl w:val="6E4A74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F16F15"/>
    <w:multiLevelType w:val="hybridMultilevel"/>
    <w:tmpl w:val="AE4068CE"/>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1D7E1092"/>
    <w:multiLevelType w:val="multilevel"/>
    <w:tmpl w:val="E8745A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1EBD76E9"/>
    <w:multiLevelType w:val="hybridMultilevel"/>
    <w:tmpl w:val="56BA8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C46C0A"/>
    <w:multiLevelType w:val="hybridMultilevel"/>
    <w:tmpl w:val="07106B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BB2690"/>
    <w:multiLevelType w:val="hybridMultilevel"/>
    <w:tmpl w:val="E5AEFF90"/>
    <w:lvl w:ilvl="0" w:tplc="89C4B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AE050D"/>
    <w:multiLevelType w:val="hybridMultilevel"/>
    <w:tmpl w:val="71A2B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47774"/>
    <w:multiLevelType w:val="hybridMultilevel"/>
    <w:tmpl w:val="8DC66B40"/>
    <w:lvl w:ilvl="0" w:tplc="3F0E67C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88155A"/>
    <w:multiLevelType w:val="hybridMultilevel"/>
    <w:tmpl w:val="DAB04A16"/>
    <w:lvl w:ilvl="0" w:tplc="44D4DFD8">
      <w:start w:val="1"/>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152CDE"/>
    <w:multiLevelType w:val="hybridMultilevel"/>
    <w:tmpl w:val="1E561FC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BE24674"/>
    <w:multiLevelType w:val="hybridMultilevel"/>
    <w:tmpl w:val="1980839C"/>
    <w:lvl w:ilvl="0" w:tplc="CD585116">
      <w:start w:val="1"/>
      <w:numFmt w:val="decimal"/>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4" w15:restartNumberingAfterBreak="0">
    <w:nsid w:val="2F435689"/>
    <w:multiLevelType w:val="hybridMultilevel"/>
    <w:tmpl w:val="D24EAB32"/>
    <w:lvl w:ilvl="0" w:tplc="9B521FD0">
      <w:start w:val="1"/>
      <w:numFmt w:val="bullet"/>
      <w:pStyle w:val="BulletStyle"/>
      <w:lvlText w:val=""/>
      <w:lvlJc w:val="left"/>
      <w:pPr>
        <w:ind w:left="720" w:hanging="360"/>
      </w:pPr>
      <w:rPr>
        <w:rFonts w:ascii="Symbol" w:hAnsi="Symbol" w:hint="default"/>
      </w:rPr>
    </w:lvl>
    <w:lvl w:ilvl="1" w:tplc="2F02DEB2">
      <w:start w:val="1"/>
      <w:numFmt w:val="bullet"/>
      <w:lvlText w:val="-"/>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0F27433"/>
    <w:multiLevelType w:val="hybridMultilevel"/>
    <w:tmpl w:val="30DCD1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3E87C19"/>
    <w:multiLevelType w:val="hybridMultilevel"/>
    <w:tmpl w:val="2620E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3C1007"/>
    <w:multiLevelType w:val="hybridMultilevel"/>
    <w:tmpl w:val="FCB2D242"/>
    <w:lvl w:ilvl="0" w:tplc="8682C5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AB0A33"/>
    <w:multiLevelType w:val="hybridMultilevel"/>
    <w:tmpl w:val="ED9AC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757EAF"/>
    <w:multiLevelType w:val="hybridMultilevel"/>
    <w:tmpl w:val="7E224AA0"/>
    <w:lvl w:ilvl="0" w:tplc="6B1EBA3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A6123C"/>
    <w:multiLevelType w:val="multilevel"/>
    <w:tmpl w:val="977E3CA6"/>
    <w:lvl w:ilvl="0">
      <w:start w:val="1"/>
      <w:numFmt w:val="decimal"/>
      <w:suff w:val="space"/>
      <w:lvlText w:val="%1."/>
      <w:lvlJc w:val="left"/>
      <w:pPr>
        <w:ind w:left="0" w:firstLine="0"/>
      </w:pPr>
      <w:rPr>
        <w:rFonts w:ascii="Arial" w:hAnsi="Arial" w:hint="default"/>
        <w:b/>
        <w:i w:val="0"/>
        <w:sz w:val="24"/>
        <w:u w:val="none"/>
      </w:rPr>
    </w:lvl>
    <w:lvl w:ilvl="1">
      <w:start w:val="1"/>
      <w:numFmt w:val="decimal"/>
      <w:suff w:val="space"/>
      <w:lvlText w:val="%1.%2."/>
      <w:lvlJc w:val="left"/>
      <w:pPr>
        <w:ind w:left="0" w:firstLine="0"/>
      </w:pPr>
      <w:rPr>
        <w:rFonts w:ascii="Arial" w:hAnsi="Arial" w:hint="default"/>
        <w:b/>
        <w:i w:val="0"/>
        <w:sz w:val="24"/>
        <w:u w:val="none"/>
      </w:rPr>
    </w:lvl>
    <w:lvl w:ilvl="2">
      <w:start w:val="1"/>
      <w:numFmt w:val="decimal"/>
      <w:lvlText w:val="1.%3"/>
      <w:lvlJc w:val="left"/>
      <w:pPr>
        <w:tabs>
          <w:tab w:val="num" w:pos="360"/>
        </w:tabs>
        <w:ind w:left="360" w:hanging="360"/>
      </w:pPr>
      <w:rPr>
        <w:rFonts w:hint="default"/>
        <w:b/>
        <w:i w:val="0"/>
        <w:sz w:val="24"/>
        <w:u w:val="none"/>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1" w15:restartNumberingAfterBreak="0">
    <w:nsid w:val="4C2625C1"/>
    <w:multiLevelType w:val="hybridMultilevel"/>
    <w:tmpl w:val="24D677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9A6769"/>
    <w:multiLevelType w:val="hybridMultilevel"/>
    <w:tmpl w:val="98B4A474"/>
    <w:lvl w:ilvl="0" w:tplc="8682C5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2213C5"/>
    <w:multiLevelType w:val="hybridMultilevel"/>
    <w:tmpl w:val="5ABC4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05628B7"/>
    <w:multiLevelType w:val="hybridMultilevel"/>
    <w:tmpl w:val="014642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0F438B"/>
    <w:multiLevelType w:val="hybridMultilevel"/>
    <w:tmpl w:val="F9E2DA3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3D26A15"/>
    <w:multiLevelType w:val="singleLevel"/>
    <w:tmpl w:val="CB7C0A4E"/>
    <w:lvl w:ilvl="0">
      <w:start w:val="1"/>
      <w:numFmt w:val="lowerLetter"/>
      <w:lvlText w:val="%1)"/>
      <w:legacy w:legacy="1" w:legacySpace="284" w:legacyIndent="510"/>
      <w:lvlJc w:val="left"/>
      <w:pPr>
        <w:ind w:right="510" w:hanging="510"/>
      </w:pPr>
    </w:lvl>
  </w:abstractNum>
  <w:abstractNum w:abstractNumId="37" w15:restartNumberingAfterBreak="0">
    <w:nsid w:val="547D0064"/>
    <w:multiLevelType w:val="hybridMultilevel"/>
    <w:tmpl w:val="332A198E"/>
    <w:lvl w:ilvl="0" w:tplc="3AB0CBC0">
      <w:start w:val="1"/>
      <w:numFmt w:val="bullet"/>
      <w:lvlText w:val=""/>
      <w:lvlJc w:val="left"/>
      <w:pPr>
        <w:tabs>
          <w:tab w:val="num" w:pos="360"/>
        </w:tabs>
        <w:ind w:left="360" w:hanging="360"/>
      </w:pPr>
      <w:rPr>
        <w:rFonts w:ascii="Symbol" w:hAnsi="Symbol" w:hint="default"/>
        <w:b w:val="0"/>
        <w:bCs w:val="0"/>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55137177"/>
    <w:multiLevelType w:val="hybridMultilevel"/>
    <w:tmpl w:val="86A00F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E5948BA"/>
    <w:multiLevelType w:val="hybridMultilevel"/>
    <w:tmpl w:val="22FC9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F5B7C50"/>
    <w:multiLevelType w:val="hybridMultilevel"/>
    <w:tmpl w:val="A36E65D0"/>
    <w:lvl w:ilvl="0" w:tplc="FFFFFFFF">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41" w15:restartNumberingAfterBreak="0">
    <w:nsid w:val="66CE4579"/>
    <w:multiLevelType w:val="multilevel"/>
    <w:tmpl w:val="8B745E72"/>
    <w:lvl w:ilvl="0">
      <w:start w:val="1"/>
      <w:numFmt w:val="decimal"/>
      <w:lvlText w:val="%1."/>
      <w:lvlJc w:val="left"/>
      <w:pPr>
        <w:tabs>
          <w:tab w:val="num" w:pos="113"/>
        </w:tabs>
        <w:ind w:left="113" w:firstLine="0"/>
      </w:pPr>
      <w:rPr>
        <w:rFonts w:ascii="Times New Roman" w:hAnsi="Times New Roman" w:cs="Times New Roman" w:hint="default"/>
        <w:b/>
        <w:bCs/>
        <w:i w:val="0"/>
        <w:iCs w:val="0"/>
        <w:caps w:val="0"/>
        <w:strike w:val="0"/>
        <w:dstrike w:val="0"/>
        <w:vanish w:val="0"/>
        <w:color w:val="00000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8"/>
      <w:numFmt w:val="decimal"/>
      <w:isLgl/>
      <w:lvlText w:val="%1.%2"/>
      <w:lvlJc w:val="left"/>
      <w:pPr>
        <w:ind w:left="488" w:hanging="375"/>
      </w:pPr>
      <w:rPr>
        <w:rFonts w:hint="default"/>
      </w:rPr>
    </w:lvl>
    <w:lvl w:ilvl="2">
      <w:start w:val="1"/>
      <w:numFmt w:val="decimal"/>
      <w:isLgl/>
      <w:lvlText w:val="%1.%2.%3"/>
      <w:lvlJc w:val="left"/>
      <w:pPr>
        <w:ind w:left="833" w:hanging="720"/>
      </w:pPr>
      <w:rPr>
        <w:rFonts w:hint="default"/>
      </w:rPr>
    </w:lvl>
    <w:lvl w:ilvl="3">
      <w:start w:val="1"/>
      <w:numFmt w:val="decimal"/>
      <w:isLgl/>
      <w:lvlText w:val="%1.%2.%3.%4"/>
      <w:lvlJc w:val="left"/>
      <w:pPr>
        <w:ind w:left="833" w:hanging="720"/>
      </w:pPr>
      <w:rPr>
        <w:rFonts w:hint="default"/>
      </w:rPr>
    </w:lvl>
    <w:lvl w:ilvl="4">
      <w:start w:val="1"/>
      <w:numFmt w:val="decimal"/>
      <w:isLgl/>
      <w:lvlText w:val="%1.%2.%3.%4.%5"/>
      <w:lvlJc w:val="left"/>
      <w:pPr>
        <w:ind w:left="1193" w:hanging="1080"/>
      </w:pPr>
      <w:rPr>
        <w:rFonts w:hint="default"/>
      </w:rPr>
    </w:lvl>
    <w:lvl w:ilvl="5">
      <w:start w:val="1"/>
      <w:numFmt w:val="decimal"/>
      <w:isLgl/>
      <w:lvlText w:val="%1.%2.%3.%4.%5.%6"/>
      <w:lvlJc w:val="left"/>
      <w:pPr>
        <w:ind w:left="1193" w:hanging="1080"/>
      </w:pPr>
      <w:rPr>
        <w:rFonts w:hint="default"/>
      </w:rPr>
    </w:lvl>
    <w:lvl w:ilvl="6">
      <w:start w:val="1"/>
      <w:numFmt w:val="decimal"/>
      <w:isLgl/>
      <w:lvlText w:val="%1.%2.%3.%4.%5.%6.%7"/>
      <w:lvlJc w:val="left"/>
      <w:pPr>
        <w:ind w:left="1553" w:hanging="1440"/>
      </w:pPr>
      <w:rPr>
        <w:rFonts w:hint="default"/>
      </w:rPr>
    </w:lvl>
    <w:lvl w:ilvl="7">
      <w:start w:val="1"/>
      <w:numFmt w:val="decimal"/>
      <w:isLgl/>
      <w:lvlText w:val="%1.%2.%3.%4.%5.%6.%7.%8"/>
      <w:lvlJc w:val="left"/>
      <w:pPr>
        <w:ind w:left="1553" w:hanging="1440"/>
      </w:pPr>
      <w:rPr>
        <w:rFonts w:hint="default"/>
      </w:rPr>
    </w:lvl>
    <w:lvl w:ilvl="8">
      <w:start w:val="1"/>
      <w:numFmt w:val="decimal"/>
      <w:isLgl/>
      <w:lvlText w:val="%1.%2.%3.%4.%5.%6.%7.%8.%9"/>
      <w:lvlJc w:val="left"/>
      <w:pPr>
        <w:ind w:left="1913" w:hanging="1800"/>
      </w:pPr>
      <w:rPr>
        <w:rFonts w:hint="default"/>
      </w:rPr>
    </w:lvl>
  </w:abstractNum>
  <w:abstractNum w:abstractNumId="42" w15:restartNumberingAfterBreak="0">
    <w:nsid w:val="6DFD57CD"/>
    <w:multiLevelType w:val="hybridMultilevel"/>
    <w:tmpl w:val="35BCB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7D069E"/>
    <w:multiLevelType w:val="hybridMultilevel"/>
    <w:tmpl w:val="01464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2F7170"/>
    <w:multiLevelType w:val="hybridMultilevel"/>
    <w:tmpl w:val="7BE6C70A"/>
    <w:lvl w:ilvl="0" w:tplc="A3C66E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FB5B99"/>
    <w:multiLevelType w:val="hybridMultilevel"/>
    <w:tmpl w:val="789EB2DE"/>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46" w15:restartNumberingAfterBreak="0">
    <w:nsid w:val="743F6131"/>
    <w:multiLevelType w:val="hybridMultilevel"/>
    <w:tmpl w:val="70E6CBF8"/>
    <w:lvl w:ilvl="0" w:tplc="59685C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9BF6E0C"/>
    <w:multiLevelType w:val="hybridMultilevel"/>
    <w:tmpl w:val="1B68EA6A"/>
    <w:lvl w:ilvl="0" w:tplc="2B4EAE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627432">
    <w:abstractNumId w:val="1"/>
  </w:num>
  <w:num w:numId="2" w16cid:durableId="493032004">
    <w:abstractNumId w:val="23"/>
  </w:num>
  <w:num w:numId="3" w16cid:durableId="1421291980">
    <w:abstractNumId w:val="5"/>
  </w:num>
  <w:num w:numId="4" w16cid:durableId="152450549">
    <w:abstractNumId w:val="8"/>
  </w:num>
  <w:num w:numId="5" w16cid:durableId="2118331370">
    <w:abstractNumId w:val="37"/>
  </w:num>
  <w:num w:numId="6" w16cid:durableId="1948273558">
    <w:abstractNumId w:val="11"/>
  </w:num>
  <w:num w:numId="7" w16cid:durableId="2034727638">
    <w:abstractNumId w:val="41"/>
  </w:num>
  <w:num w:numId="8" w16cid:durableId="1405688651">
    <w:abstractNumId w:val="19"/>
  </w:num>
  <w:num w:numId="9" w16cid:durableId="1411538139">
    <w:abstractNumId w:val="24"/>
  </w:num>
  <w:num w:numId="10" w16cid:durableId="728068918">
    <w:abstractNumId w:val="36"/>
  </w:num>
  <w:num w:numId="11" w16cid:durableId="1228540498">
    <w:abstractNumId w:val="31"/>
  </w:num>
  <w:num w:numId="12" w16cid:durableId="1240209444">
    <w:abstractNumId w:val="9"/>
  </w:num>
  <w:num w:numId="13" w16cid:durableId="620696649">
    <w:abstractNumId w:val="30"/>
  </w:num>
  <w:num w:numId="14" w16cid:durableId="1914847998">
    <w:abstractNumId w:val="13"/>
  </w:num>
  <w:num w:numId="15" w16cid:durableId="912080994">
    <w:abstractNumId w:val="12"/>
  </w:num>
  <w:num w:numId="16" w16cid:durableId="1344434788">
    <w:abstractNumId w:val="0"/>
  </w:num>
  <w:num w:numId="17" w16cid:durableId="1688562225">
    <w:abstractNumId w:val="26"/>
  </w:num>
  <w:num w:numId="18" w16cid:durableId="516501388">
    <w:abstractNumId w:val="14"/>
  </w:num>
  <w:num w:numId="19" w16cid:durableId="352001099">
    <w:abstractNumId w:val="43"/>
  </w:num>
  <w:num w:numId="20" w16cid:durableId="143551002">
    <w:abstractNumId w:val="25"/>
  </w:num>
  <w:num w:numId="21" w16cid:durableId="1486700084">
    <w:abstractNumId w:val="17"/>
  </w:num>
  <w:num w:numId="22" w16cid:durableId="1864049205">
    <w:abstractNumId w:val="7"/>
  </w:num>
  <w:num w:numId="23" w16cid:durableId="2124154746">
    <w:abstractNumId w:val="35"/>
  </w:num>
  <w:num w:numId="24" w16cid:durableId="342514507">
    <w:abstractNumId w:val="38"/>
  </w:num>
  <w:num w:numId="25" w16cid:durableId="2293893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79166989">
    <w:abstractNumId w:val="2"/>
  </w:num>
  <w:num w:numId="27" w16cid:durableId="1676110796">
    <w:abstractNumId w:val="40"/>
  </w:num>
  <w:num w:numId="28" w16cid:durableId="1411193858">
    <w:abstractNumId w:val="22"/>
  </w:num>
  <w:num w:numId="29" w16cid:durableId="2114662210">
    <w:abstractNumId w:val="44"/>
  </w:num>
  <w:num w:numId="30" w16cid:durableId="540242001">
    <w:abstractNumId w:val="10"/>
  </w:num>
  <w:num w:numId="31" w16cid:durableId="104178141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43535984">
    <w:abstractNumId w:val="32"/>
  </w:num>
  <w:num w:numId="33" w16cid:durableId="2130542520">
    <w:abstractNumId w:val="47"/>
  </w:num>
  <w:num w:numId="34" w16cid:durableId="2118674018">
    <w:abstractNumId w:val="29"/>
  </w:num>
  <w:num w:numId="35" w16cid:durableId="1050108032">
    <w:abstractNumId w:val="4"/>
  </w:num>
  <w:num w:numId="36" w16cid:durableId="1254388839">
    <w:abstractNumId w:val="21"/>
  </w:num>
  <w:num w:numId="37" w16cid:durableId="2048722786">
    <w:abstractNumId w:val="28"/>
  </w:num>
  <w:num w:numId="38" w16cid:durableId="1523977556">
    <w:abstractNumId w:val="18"/>
  </w:num>
  <w:num w:numId="39" w16cid:durableId="746001801">
    <w:abstractNumId w:val="15"/>
  </w:num>
  <w:num w:numId="40" w16cid:durableId="6516434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4286936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555605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82080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6345323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65962079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6577626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517648952">
    <w:abstractNumId w:val="1"/>
  </w:num>
  <w:num w:numId="48" w16cid:durableId="1721510438">
    <w:abstractNumId w:val="1"/>
  </w:num>
  <w:num w:numId="49" w16cid:durableId="77092783">
    <w:abstractNumId w:val="1"/>
  </w:num>
  <w:num w:numId="50" w16cid:durableId="535312441">
    <w:abstractNumId w:val="1"/>
  </w:num>
  <w:num w:numId="51" w16cid:durableId="782194556">
    <w:abstractNumId w:val="1"/>
  </w:num>
  <w:num w:numId="52" w16cid:durableId="1840270588">
    <w:abstractNumId w:val="1"/>
  </w:num>
  <w:num w:numId="53" w16cid:durableId="1662000045">
    <w:abstractNumId w:val="1"/>
  </w:num>
  <w:num w:numId="54" w16cid:durableId="138690804">
    <w:abstractNumId w:val="1"/>
  </w:num>
  <w:num w:numId="55" w16cid:durableId="406806061">
    <w:abstractNumId w:val="1"/>
  </w:num>
  <w:num w:numId="56" w16cid:durableId="1300454561">
    <w:abstractNumId w:val="1"/>
  </w:num>
  <w:num w:numId="57" w16cid:durableId="948774495">
    <w:abstractNumId w:val="1"/>
  </w:num>
  <w:num w:numId="58" w16cid:durableId="363941254">
    <w:abstractNumId w:val="1"/>
  </w:num>
  <w:num w:numId="59" w16cid:durableId="875966484">
    <w:abstractNumId w:val="1"/>
  </w:num>
  <w:num w:numId="60" w16cid:durableId="1270117816">
    <w:abstractNumId w:val="1"/>
  </w:num>
  <w:num w:numId="61" w16cid:durableId="649865865">
    <w:abstractNumId w:val="1"/>
  </w:num>
  <w:num w:numId="62" w16cid:durableId="921642675">
    <w:abstractNumId w:val="1"/>
  </w:num>
  <w:num w:numId="63" w16cid:durableId="607467298">
    <w:abstractNumId w:val="1"/>
  </w:num>
  <w:num w:numId="64" w16cid:durableId="158428722">
    <w:abstractNumId w:val="1"/>
  </w:num>
  <w:num w:numId="65" w16cid:durableId="437608553">
    <w:abstractNumId w:val="1"/>
  </w:num>
  <w:num w:numId="66" w16cid:durableId="1325743273">
    <w:abstractNumId w:val="1"/>
  </w:num>
  <w:num w:numId="67" w16cid:durableId="382798868">
    <w:abstractNumId w:val="1"/>
  </w:num>
  <w:num w:numId="68" w16cid:durableId="2055544111">
    <w:abstractNumId w:val="1"/>
  </w:num>
  <w:num w:numId="69" w16cid:durableId="739056407">
    <w:abstractNumId w:val="1"/>
  </w:num>
  <w:num w:numId="70" w16cid:durableId="804394992">
    <w:abstractNumId w:val="1"/>
  </w:num>
  <w:num w:numId="71" w16cid:durableId="205606411">
    <w:abstractNumId w:val="1"/>
  </w:num>
  <w:num w:numId="72" w16cid:durableId="665978309">
    <w:abstractNumId w:val="1"/>
  </w:num>
  <w:num w:numId="73" w16cid:durableId="363869315">
    <w:abstractNumId w:val="1"/>
  </w:num>
  <w:num w:numId="74" w16cid:durableId="1153984945">
    <w:abstractNumId w:val="1"/>
  </w:num>
  <w:num w:numId="75" w16cid:durableId="138346856">
    <w:abstractNumId w:val="1"/>
  </w:num>
  <w:num w:numId="76" w16cid:durableId="1877347123">
    <w:abstractNumId w:val="1"/>
  </w:num>
  <w:num w:numId="77" w16cid:durableId="1337342314">
    <w:abstractNumId w:val="1"/>
  </w:num>
  <w:num w:numId="78" w16cid:durableId="2077625233">
    <w:abstractNumId w:val="1"/>
  </w:num>
  <w:num w:numId="79" w16cid:durableId="1327200647">
    <w:abstractNumId w:val="1"/>
  </w:num>
  <w:num w:numId="80" w16cid:durableId="1017150448">
    <w:abstractNumId w:val="20"/>
  </w:num>
  <w:num w:numId="81" w16cid:durableId="1526208290">
    <w:abstractNumId w:val="33"/>
  </w:num>
  <w:num w:numId="82" w16cid:durableId="873539276">
    <w:abstractNumId w:val="6"/>
  </w:num>
  <w:num w:numId="83" w16cid:durableId="1305044733">
    <w:abstractNumId w:val="16"/>
  </w:num>
  <w:num w:numId="84" w16cid:durableId="93092403">
    <w:abstractNumId w:val="1"/>
  </w:num>
  <w:num w:numId="85" w16cid:durableId="1348368031">
    <w:abstractNumId w:val="1"/>
  </w:num>
  <w:num w:numId="86" w16cid:durableId="900748513">
    <w:abstractNumId w:val="46"/>
  </w:num>
  <w:num w:numId="87" w16cid:durableId="431096494">
    <w:abstractNumId w:val="39"/>
  </w:num>
  <w:num w:numId="88" w16cid:durableId="10496234">
    <w:abstractNumId w:val="45"/>
  </w:num>
  <w:num w:numId="89" w16cid:durableId="413212023">
    <w:abstractNumId w:val="1"/>
  </w:num>
  <w:num w:numId="90" w16cid:durableId="1075393623">
    <w:abstractNumId w:val="42"/>
  </w:num>
  <w:num w:numId="91" w16cid:durableId="1119882063">
    <w:abstractNumId w:val="27"/>
  </w:num>
  <w:num w:numId="92" w16cid:durableId="2112698302">
    <w:abstractNumId w:val="3"/>
  </w:num>
  <w:numIdMacAtCleanup w:val="9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yal Yossi [2]">
    <w15:presenceInfo w15:providerId="AD" w15:userId="S::yossi.eyal@elbitsystems.com::3ca750a3-5baa-47d2-b4d2-501a5635aedc"/>
  </w15:person>
  <w15:person w15:author="Guberman Asaf">
    <w15:presenceInfo w15:providerId="None" w15:userId="Guberman Asaf"/>
  </w15:person>
  <w15:person w15:author="Eyal Yossi">
    <w15:presenceInfo w15:providerId="None" w15:userId="Eyal Yoss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368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1F1"/>
    <w:rsid w:val="00002A62"/>
    <w:rsid w:val="000040B7"/>
    <w:rsid w:val="00005736"/>
    <w:rsid w:val="00005A6B"/>
    <w:rsid w:val="00005D50"/>
    <w:rsid w:val="0000675F"/>
    <w:rsid w:val="00006800"/>
    <w:rsid w:val="00006EC6"/>
    <w:rsid w:val="00010BD0"/>
    <w:rsid w:val="00010E5E"/>
    <w:rsid w:val="00012979"/>
    <w:rsid w:val="00012A14"/>
    <w:rsid w:val="00013663"/>
    <w:rsid w:val="00014B51"/>
    <w:rsid w:val="00014F6F"/>
    <w:rsid w:val="000155A8"/>
    <w:rsid w:val="00015822"/>
    <w:rsid w:val="00017B85"/>
    <w:rsid w:val="00017E6D"/>
    <w:rsid w:val="00017FF5"/>
    <w:rsid w:val="000202A3"/>
    <w:rsid w:val="000219D4"/>
    <w:rsid w:val="00023F3F"/>
    <w:rsid w:val="000247A9"/>
    <w:rsid w:val="000301FC"/>
    <w:rsid w:val="00031EB5"/>
    <w:rsid w:val="00031F98"/>
    <w:rsid w:val="00033082"/>
    <w:rsid w:val="00036771"/>
    <w:rsid w:val="00036A99"/>
    <w:rsid w:val="00037064"/>
    <w:rsid w:val="0003741D"/>
    <w:rsid w:val="00041400"/>
    <w:rsid w:val="00041AB9"/>
    <w:rsid w:val="00041C74"/>
    <w:rsid w:val="000427E9"/>
    <w:rsid w:val="00042DDB"/>
    <w:rsid w:val="000430C9"/>
    <w:rsid w:val="00044BD2"/>
    <w:rsid w:val="000461E6"/>
    <w:rsid w:val="0004749A"/>
    <w:rsid w:val="00050549"/>
    <w:rsid w:val="000508F6"/>
    <w:rsid w:val="00050FB6"/>
    <w:rsid w:val="000532F0"/>
    <w:rsid w:val="00054483"/>
    <w:rsid w:val="0005517B"/>
    <w:rsid w:val="00055EE7"/>
    <w:rsid w:val="00060CE5"/>
    <w:rsid w:val="00062E89"/>
    <w:rsid w:val="00063ACA"/>
    <w:rsid w:val="00064779"/>
    <w:rsid w:val="00065B0E"/>
    <w:rsid w:val="00066EF2"/>
    <w:rsid w:val="00067409"/>
    <w:rsid w:val="00070A71"/>
    <w:rsid w:val="0007192C"/>
    <w:rsid w:val="00071E25"/>
    <w:rsid w:val="00072800"/>
    <w:rsid w:val="00072C93"/>
    <w:rsid w:val="0007364E"/>
    <w:rsid w:val="00074BAC"/>
    <w:rsid w:val="00074FD0"/>
    <w:rsid w:val="00075DD8"/>
    <w:rsid w:val="00076350"/>
    <w:rsid w:val="00076DE2"/>
    <w:rsid w:val="00077188"/>
    <w:rsid w:val="00077B9B"/>
    <w:rsid w:val="000804BE"/>
    <w:rsid w:val="000809D0"/>
    <w:rsid w:val="00080DCD"/>
    <w:rsid w:val="0008124A"/>
    <w:rsid w:val="00082C46"/>
    <w:rsid w:val="0008304F"/>
    <w:rsid w:val="00085124"/>
    <w:rsid w:val="00085C31"/>
    <w:rsid w:val="00086AE5"/>
    <w:rsid w:val="00086B2F"/>
    <w:rsid w:val="0009005B"/>
    <w:rsid w:val="000910D0"/>
    <w:rsid w:val="00091943"/>
    <w:rsid w:val="00094D5A"/>
    <w:rsid w:val="00095301"/>
    <w:rsid w:val="00095C14"/>
    <w:rsid w:val="000962FA"/>
    <w:rsid w:val="000969AB"/>
    <w:rsid w:val="00096ED6"/>
    <w:rsid w:val="000A010B"/>
    <w:rsid w:val="000A04C8"/>
    <w:rsid w:val="000A0BA3"/>
    <w:rsid w:val="000A1771"/>
    <w:rsid w:val="000A2385"/>
    <w:rsid w:val="000A2A29"/>
    <w:rsid w:val="000A330E"/>
    <w:rsid w:val="000A41B8"/>
    <w:rsid w:val="000A4C83"/>
    <w:rsid w:val="000A4CCA"/>
    <w:rsid w:val="000A4EC4"/>
    <w:rsid w:val="000A5B98"/>
    <w:rsid w:val="000A67A3"/>
    <w:rsid w:val="000A6A48"/>
    <w:rsid w:val="000A7B5C"/>
    <w:rsid w:val="000B14DC"/>
    <w:rsid w:val="000B3D40"/>
    <w:rsid w:val="000B3FEF"/>
    <w:rsid w:val="000B4535"/>
    <w:rsid w:val="000B52BF"/>
    <w:rsid w:val="000B604D"/>
    <w:rsid w:val="000C07C4"/>
    <w:rsid w:val="000C0F8A"/>
    <w:rsid w:val="000C5054"/>
    <w:rsid w:val="000C5572"/>
    <w:rsid w:val="000C59E5"/>
    <w:rsid w:val="000C6DC6"/>
    <w:rsid w:val="000C799B"/>
    <w:rsid w:val="000D0646"/>
    <w:rsid w:val="000D0750"/>
    <w:rsid w:val="000D1539"/>
    <w:rsid w:val="000D324E"/>
    <w:rsid w:val="000D46C8"/>
    <w:rsid w:val="000D4DC8"/>
    <w:rsid w:val="000D4EA7"/>
    <w:rsid w:val="000D6A29"/>
    <w:rsid w:val="000E1389"/>
    <w:rsid w:val="000E1D5E"/>
    <w:rsid w:val="000E2163"/>
    <w:rsid w:val="000E28D5"/>
    <w:rsid w:val="000E4845"/>
    <w:rsid w:val="000E5865"/>
    <w:rsid w:val="000F0753"/>
    <w:rsid w:val="000F07EA"/>
    <w:rsid w:val="000F0D24"/>
    <w:rsid w:val="000F0DB8"/>
    <w:rsid w:val="000F2603"/>
    <w:rsid w:val="000F2BCC"/>
    <w:rsid w:val="000F5BCE"/>
    <w:rsid w:val="000F62B1"/>
    <w:rsid w:val="000F6592"/>
    <w:rsid w:val="000F7093"/>
    <w:rsid w:val="000F7156"/>
    <w:rsid w:val="000F797F"/>
    <w:rsid w:val="000F7AC6"/>
    <w:rsid w:val="001008D9"/>
    <w:rsid w:val="00100EA7"/>
    <w:rsid w:val="0010182A"/>
    <w:rsid w:val="001027AC"/>
    <w:rsid w:val="001039DA"/>
    <w:rsid w:val="001046C6"/>
    <w:rsid w:val="00104BDE"/>
    <w:rsid w:val="00106583"/>
    <w:rsid w:val="001068D5"/>
    <w:rsid w:val="0010726D"/>
    <w:rsid w:val="00107310"/>
    <w:rsid w:val="00110C71"/>
    <w:rsid w:val="001129EE"/>
    <w:rsid w:val="00114872"/>
    <w:rsid w:val="00115057"/>
    <w:rsid w:val="00115120"/>
    <w:rsid w:val="001202B9"/>
    <w:rsid w:val="001203E8"/>
    <w:rsid w:val="00121893"/>
    <w:rsid w:val="001219B7"/>
    <w:rsid w:val="00122767"/>
    <w:rsid w:val="0012390B"/>
    <w:rsid w:val="0012394E"/>
    <w:rsid w:val="001271A3"/>
    <w:rsid w:val="00127D7F"/>
    <w:rsid w:val="00134632"/>
    <w:rsid w:val="00135F4A"/>
    <w:rsid w:val="001361C6"/>
    <w:rsid w:val="00136C2A"/>
    <w:rsid w:val="00141436"/>
    <w:rsid w:val="001420A1"/>
    <w:rsid w:val="00142E37"/>
    <w:rsid w:val="001438DD"/>
    <w:rsid w:val="00144529"/>
    <w:rsid w:val="00146408"/>
    <w:rsid w:val="00146939"/>
    <w:rsid w:val="00146C01"/>
    <w:rsid w:val="0015037B"/>
    <w:rsid w:val="001504D6"/>
    <w:rsid w:val="0015128E"/>
    <w:rsid w:val="00151577"/>
    <w:rsid w:val="00152215"/>
    <w:rsid w:val="00152857"/>
    <w:rsid w:val="00152896"/>
    <w:rsid w:val="001531D2"/>
    <w:rsid w:val="0015401F"/>
    <w:rsid w:val="001557E1"/>
    <w:rsid w:val="00155F41"/>
    <w:rsid w:val="00156B19"/>
    <w:rsid w:val="0015735A"/>
    <w:rsid w:val="0016025E"/>
    <w:rsid w:val="00160AAB"/>
    <w:rsid w:val="00162ECD"/>
    <w:rsid w:val="00165275"/>
    <w:rsid w:val="0016528C"/>
    <w:rsid w:val="00167BE5"/>
    <w:rsid w:val="00171D9A"/>
    <w:rsid w:val="00172FBA"/>
    <w:rsid w:val="00174C3B"/>
    <w:rsid w:val="00175389"/>
    <w:rsid w:val="001774E9"/>
    <w:rsid w:val="0018033F"/>
    <w:rsid w:val="00182027"/>
    <w:rsid w:val="001825BA"/>
    <w:rsid w:val="0018418B"/>
    <w:rsid w:val="00184ADB"/>
    <w:rsid w:val="00184F1D"/>
    <w:rsid w:val="00184FA3"/>
    <w:rsid w:val="001851D8"/>
    <w:rsid w:val="0019215B"/>
    <w:rsid w:val="00192821"/>
    <w:rsid w:val="00192AD6"/>
    <w:rsid w:val="00193D82"/>
    <w:rsid w:val="001941C5"/>
    <w:rsid w:val="00195CE7"/>
    <w:rsid w:val="0019789D"/>
    <w:rsid w:val="001A0018"/>
    <w:rsid w:val="001A0A50"/>
    <w:rsid w:val="001A1DAC"/>
    <w:rsid w:val="001A2C6B"/>
    <w:rsid w:val="001A31B3"/>
    <w:rsid w:val="001A7BAA"/>
    <w:rsid w:val="001B09AC"/>
    <w:rsid w:val="001B0D68"/>
    <w:rsid w:val="001B1812"/>
    <w:rsid w:val="001B1DB5"/>
    <w:rsid w:val="001B3BFD"/>
    <w:rsid w:val="001B626F"/>
    <w:rsid w:val="001B67F9"/>
    <w:rsid w:val="001C11FA"/>
    <w:rsid w:val="001C47E4"/>
    <w:rsid w:val="001C4B44"/>
    <w:rsid w:val="001C5428"/>
    <w:rsid w:val="001C7499"/>
    <w:rsid w:val="001C7D27"/>
    <w:rsid w:val="001D1558"/>
    <w:rsid w:val="001D1861"/>
    <w:rsid w:val="001D1867"/>
    <w:rsid w:val="001D30D8"/>
    <w:rsid w:val="001D3242"/>
    <w:rsid w:val="001D3507"/>
    <w:rsid w:val="001D39D8"/>
    <w:rsid w:val="001D41AF"/>
    <w:rsid w:val="001D5045"/>
    <w:rsid w:val="001D64D7"/>
    <w:rsid w:val="001D69ED"/>
    <w:rsid w:val="001D750E"/>
    <w:rsid w:val="001D755B"/>
    <w:rsid w:val="001E0C43"/>
    <w:rsid w:val="001E0EBC"/>
    <w:rsid w:val="001E1245"/>
    <w:rsid w:val="001E4CD0"/>
    <w:rsid w:val="001E54A3"/>
    <w:rsid w:val="001E54DB"/>
    <w:rsid w:val="001E6E06"/>
    <w:rsid w:val="001E6E8C"/>
    <w:rsid w:val="001E7808"/>
    <w:rsid w:val="001F015A"/>
    <w:rsid w:val="001F0FBC"/>
    <w:rsid w:val="001F4D96"/>
    <w:rsid w:val="001F576E"/>
    <w:rsid w:val="001F5D86"/>
    <w:rsid w:val="001F64E7"/>
    <w:rsid w:val="002004D3"/>
    <w:rsid w:val="0020052B"/>
    <w:rsid w:val="00200E67"/>
    <w:rsid w:val="002016F8"/>
    <w:rsid w:val="00201E75"/>
    <w:rsid w:val="00202217"/>
    <w:rsid w:val="0020297C"/>
    <w:rsid w:val="0020366F"/>
    <w:rsid w:val="0020498F"/>
    <w:rsid w:val="00204F3D"/>
    <w:rsid w:val="00206DBE"/>
    <w:rsid w:val="00207522"/>
    <w:rsid w:val="00211DEC"/>
    <w:rsid w:val="00213112"/>
    <w:rsid w:val="00213A36"/>
    <w:rsid w:val="00221666"/>
    <w:rsid w:val="00223018"/>
    <w:rsid w:val="00223204"/>
    <w:rsid w:val="00223C7F"/>
    <w:rsid w:val="002243A5"/>
    <w:rsid w:val="0022609A"/>
    <w:rsid w:val="00226D65"/>
    <w:rsid w:val="0022787E"/>
    <w:rsid w:val="00230B24"/>
    <w:rsid w:val="00231EC6"/>
    <w:rsid w:val="002333D9"/>
    <w:rsid w:val="00233CCC"/>
    <w:rsid w:val="00235855"/>
    <w:rsid w:val="002358DE"/>
    <w:rsid w:val="002361A9"/>
    <w:rsid w:val="00236AA3"/>
    <w:rsid w:val="00237D50"/>
    <w:rsid w:val="002412FF"/>
    <w:rsid w:val="002418B1"/>
    <w:rsid w:val="00241F11"/>
    <w:rsid w:val="0024234F"/>
    <w:rsid w:val="0024251B"/>
    <w:rsid w:val="00243819"/>
    <w:rsid w:val="00244DE3"/>
    <w:rsid w:val="00245836"/>
    <w:rsid w:val="00245CD8"/>
    <w:rsid w:val="00246895"/>
    <w:rsid w:val="0024700A"/>
    <w:rsid w:val="00251076"/>
    <w:rsid w:val="00252291"/>
    <w:rsid w:val="0025236D"/>
    <w:rsid w:val="002545DE"/>
    <w:rsid w:val="0025462A"/>
    <w:rsid w:val="002565EE"/>
    <w:rsid w:val="00256C5C"/>
    <w:rsid w:val="00256CD1"/>
    <w:rsid w:val="00256D8A"/>
    <w:rsid w:val="00257D3A"/>
    <w:rsid w:val="00260DB6"/>
    <w:rsid w:val="00261C89"/>
    <w:rsid w:val="00262601"/>
    <w:rsid w:val="002641B4"/>
    <w:rsid w:val="00264E8C"/>
    <w:rsid w:val="00264EE6"/>
    <w:rsid w:val="0026518C"/>
    <w:rsid w:val="00265788"/>
    <w:rsid w:val="00265C8B"/>
    <w:rsid w:val="00265FB2"/>
    <w:rsid w:val="00266226"/>
    <w:rsid w:val="0026743C"/>
    <w:rsid w:val="002705C4"/>
    <w:rsid w:val="00270D81"/>
    <w:rsid w:val="002741AF"/>
    <w:rsid w:val="00274406"/>
    <w:rsid w:val="00275A47"/>
    <w:rsid w:val="0027612B"/>
    <w:rsid w:val="00276E00"/>
    <w:rsid w:val="00277553"/>
    <w:rsid w:val="002778E4"/>
    <w:rsid w:val="0028136C"/>
    <w:rsid w:val="00281C89"/>
    <w:rsid w:val="0028276D"/>
    <w:rsid w:val="002828C3"/>
    <w:rsid w:val="00282A58"/>
    <w:rsid w:val="00283574"/>
    <w:rsid w:val="00284BDD"/>
    <w:rsid w:val="00284D72"/>
    <w:rsid w:val="0028570E"/>
    <w:rsid w:val="0028613F"/>
    <w:rsid w:val="00286731"/>
    <w:rsid w:val="002868DB"/>
    <w:rsid w:val="002870A7"/>
    <w:rsid w:val="0028756B"/>
    <w:rsid w:val="00290529"/>
    <w:rsid w:val="002913CA"/>
    <w:rsid w:val="00292004"/>
    <w:rsid w:val="00293DA4"/>
    <w:rsid w:val="002962A0"/>
    <w:rsid w:val="002A20C4"/>
    <w:rsid w:val="002A22A8"/>
    <w:rsid w:val="002A2A08"/>
    <w:rsid w:val="002A6E61"/>
    <w:rsid w:val="002A70CF"/>
    <w:rsid w:val="002A745C"/>
    <w:rsid w:val="002A77F6"/>
    <w:rsid w:val="002B2281"/>
    <w:rsid w:val="002B311C"/>
    <w:rsid w:val="002B3D6F"/>
    <w:rsid w:val="002B4A3E"/>
    <w:rsid w:val="002B5A26"/>
    <w:rsid w:val="002B5F6E"/>
    <w:rsid w:val="002B60C2"/>
    <w:rsid w:val="002B7316"/>
    <w:rsid w:val="002C2A87"/>
    <w:rsid w:val="002C4B9A"/>
    <w:rsid w:val="002C598C"/>
    <w:rsid w:val="002D1060"/>
    <w:rsid w:val="002D16DC"/>
    <w:rsid w:val="002D3009"/>
    <w:rsid w:val="002D41A5"/>
    <w:rsid w:val="002D4BCF"/>
    <w:rsid w:val="002D4EBA"/>
    <w:rsid w:val="002D6AE3"/>
    <w:rsid w:val="002D6FB4"/>
    <w:rsid w:val="002D72DC"/>
    <w:rsid w:val="002E0BC6"/>
    <w:rsid w:val="002E0BC9"/>
    <w:rsid w:val="002E0E4E"/>
    <w:rsid w:val="002E0E61"/>
    <w:rsid w:val="002E1574"/>
    <w:rsid w:val="002E2820"/>
    <w:rsid w:val="002E3680"/>
    <w:rsid w:val="002E378C"/>
    <w:rsid w:val="002E3C0E"/>
    <w:rsid w:val="002E5003"/>
    <w:rsid w:val="002E5122"/>
    <w:rsid w:val="002E576C"/>
    <w:rsid w:val="002E6C7A"/>
    <w:rsid w:val="002E7B3A"/>
    <w:rsid w:val="002F01DD"/>
    <w:rsid w:val="002F03FD"/>
    <w:rsid w:val="002F1761"/>
    <w:rsid w:val="002F2064"/>
    <w:rsid w:val="002F2E55"/>
    <w:rsid w:val="00300195"/>
    <w:rsid w:val="00300507"/>
    <w:rsid w:val="0030079E"/>
    <w:rsid w:val="00301286"/>
    <w:rsid w:val="00302487"/>
    <w:rsid w:val="00303640"/>
    <w:rsid w:val="00303FF8"/>
    <w:rsid w:val="003041B8"/>
    <w:rsid w:val="003042E1"/>
    <w:rsid w:val="0030514F"/>
    <w:rsid w:val="00305594"/>
    <w:rsid w:val="0030614E"/>
    <w:rsid w:val="0030717B"/>
    <w:rsid w:val="003079F7"/>
    <w:rsid w:val="00311892"/>
    <w:rsid w:val="00311DB8"/>
    <w:rsid w:val="00312E13"/>
    <w:rsid w:val="0031312E"/>
    <w:rsid w:val="003142F0"/>
    <w:rsid w:val="00315333"/>
    <w:rsid w:val="00315877"/>
    <w:rsid w:val="003164C5"/>
    <w:rsid w:val="0031782A"/>
    <w:rsid w:val="00321B46"/>
    <w:rsid w:val="00325215"/>
    <w:rsid w:val="0032661D"/>
    <w:rsid w:val="00327C52"/>
    <w:rsid w:val="003305B3"/>
    <w:rsid w:val="00330920"/>
    <w:rsid w:val="0033143E"/>
    <w:rsid w:val="0033336C"/>
    <w:rsid w:val="00333C35"/>
    <w:rsid w:val="00334EA7"/>
    <w:rsid w:val="00336361"/>
    <w:rsid w:val="00336F27"/>
    <w:rsid w:val="0034067B"/>
    <w:rsid w:val="003408E1"/>
    <w:rsid w:val="00342052"/>
    <w:rsid w:val="00342492"/>
    <w:rsid w:val="00342F8A"/>
    <w:rsid w:val="00346224"/>
    <w:rsid w:val="00347447"/>
    <w:rsid w:val="00347900"/>
    <w:rsid w:val="0035013D"/>
    <w:rsid w:val="00352CC8"/>
    <w:rsid w:val="003546A3"/>
    <w:rsid w:val="0035764C"/>
    <w:rsid w:val="00357AF0"/>
    <w:rsid w:val="003602EF"/>
    <w:rsid w:val="00362E63"/>
    <w:rsid w:val="00366949"/>
    <w:rsid w:val="00366989"/>
    <w:rsid w:val="00367BFC"/>
    <w:rsid w:val="003711A9"/>
    <w:rsid w:val="0037673C"/>
    <w:rsid w:val="00380E1D"/>
    <w:rsid w:val="00382152"/>
    <w:rsid w:val="003830AA"/>
    <w:rsid w:val="00383FB0"/>
    <w:rsid w:val="00384523"/>
    <w:rsid w:val="00387AD1"/>
    <w:rsid w:val="00387B2A"/>
    <w:rsid w:val="00392AC8"/>
    <w:rsid w:val="00392CF5"/>
    <w:rsid w:val="0039347F"/>
    <w:rsid w:val="00395AB8"/>
    <w:rsid w:val="00397583"/>
    <w:rsid w:val="003A0440"/>
    <w:rsid w:val="003A5631"/>
    <w:rsid w:val="003A5989"/>
    <w:rsid w:val="003A62BE"/>
    <w:rsid w:val="003A63AE"/>
    <w:rsid w:val="003A6DA2"/>
    <w:rsid w:val="003A732C"/>
    <w:rsid w:val="003B0D42"/>
    <w:rsid w:val="003B1F98"/>
    <w:rsid w:val="003B30E0"/>
    <w:rsid w:val="003B4E5D"/>
    <w:rsid w:val="003B57F9"/>
    <w:rsid w:val="003B5E40"/>
    <w:rsid w:val="003B6416"/>
    <w:rsid w:val="003B6F47"/>
    <w:rsid w:val="003C1DB4"/>
    <w:rsid w:val="003C28B3"/>
    <w:rsid w:val="003C43A6"/>
    <w:rsid w:val="003C4530"/>
    <w:rsid w:val="003C5B03"/>
    <w:rsid w:val="003C5C51"/>
    <w:rsid w:val="003D0F59"/>
    <w:rsid w:val="003D1D24"/>
    <w:rsid w:val="003D2401"/>
    <w:rsid w:val="003D2E42"/>
    <w:rsid w:val="003D32EC"/>
    <w:rsid w:val="003D5713"/>
    <w:rsid w:val="003D5981"/>
    <w:rsid w:val="003D671A"/>
    <w:rsid w:val="003D7535"/>
    <w:rsid w:val="003D77A6"/>
    <w:rsid w:val="003D77B0"/>
    <w:rsid w:val="003D7AEE"/>
    <w:rsid w:val="003E17F2"/>
    <w:rsid w:val="003E5E8F"/>
    <w:rsid w:val="003E6650"/>
    <w:rsid w:val="003E6B21"/>
    <w:rsid w:val="003E6CE9"/>
    <w:rsid w:val="003E7949"/>
    <w:rsid w:val="003E7B52"/>
    <w:rsid w:val="003F0756"/>
    <w:rsid w:val="003F10BB"/>
    <w:rsid w:val="003F54BF"/>
    <w:rsid w:val="003F68D2"/>
    <w:rsid w:val="003F77A8"/>
    <w:rsid w:val="0040025E"/>
    <w:rsid w:val="00400B32"/>
    <w:rsid w:val="00400C4C"/>
    <w:rsid w:val="004013E3"/>
    <w:rsid w:val="00402936"/>
    <w:rsid w:val="004032B7"/>
    <w:rsid w:val="00404224"/>
    <w:rsid w:val="00405780"/>
    <w:rsid w:val="00406542"/>
    <w:rsid w:val="00407FE2"/>
    <w:rsid w:val="004101DD"/>
    <w:rsid w:val="0041153D"/>
    <w:rsid w:val="004115F2"/>
    <w:rsid w:val="0041171B"/>
    <w:rsid w:val="004118D2"/>
    <w:rsid w:val="00412EAD"/>
    <w:rsid w:val="00415056"/>
    <w:rsid w:val="0041576E"/>
    <w:rsid w:val="00415F5D"/>
    <w:rsid w:val="00416216"/>
    <w:rsid w:val="00420219"/>
    <w:rsid w:val="004206D6"/>
    <w:rsid w:val="00422D90"/>
    <w:rsid w:val="004234E8"/>
    <w:rsid w:val="00423F74"/>
    <w:rsid w:val="00425299"/>
    <w:rsid w:val="004264AB"/>
    <w:rsid w:val="00427607"/>
    <w:rsid w:val="004303E5"/>
    <w:rsid w:val="00430A1F"/>
    <w:rsid w:val="0043135A"/>
    <w:rsid w:val="00432751"/>
    <w:rsid w:val="00433DB1"/>
    <w:rsid w:val="00434059"/>
    <w:rsid w:val="00435DCA"/>
    <w:rsid w:val="00436D57"/>
    <w:rsid w:val="004371D9"/>
    <w:rsid w:val="00437F6F"/>
    <w:rsid w:val="004410A8"/>
    <w:rsid w:val="004416CE"/>
    <w:rsid w:val="004420F0"/>
    <w:rsid w:val="00442106"/>
    <w:rsid w:val="004462DF"/>
    <w:rsid w:val="0044690E"/>
    <w:rsid w:val="00447A7B"/>
    <w:rsid w:val="00451313"/>
    <w:rsid w:val="0045153B"/>
    <w:rsid w:val="00451DC5"/>
    <w:rsid w:val="00452A70"/>
    <w:rsid w:val="00453502"/>
    <w:rsid w:val="0045508F"/>
    <w:rsid w:val="004557A9"/>
    <w:rsid w:val="0045779D"/>
    <w:rsid w:val="00460831"/>
    <w:rsid w:val="004626F3"/>
    <w:rsid w:val="0046381B"/>
    <w:rsid w:val="00465322"/>
    <w:rsid w:val="00465421"/>
    <w:rsid w:val="004705FE"/>
    <w:rsid w:val="004719ED"/>
    <w:rsid w:val="00472AB0"/>
    <w:rsid w:val="00472FE9"/>
    <w:rsid w:val="004738BB"/>
    <w:rsid w:val="00473E95"/>
    <w:rsid w:val="00474640"/>
    <w:rsid w:val="00474D61"/>
    <w:rsid w:val="0047542A"/>
    <w:rsid w:val="0047580F"/>
    <w:rsid w:val="004761D0"/>
    <w:rsid w:val="00476376"/>
    <w:rsid w:val="004778CE"/>
    <w:rsid w:val="004806F5"/>
    <w:rsid w:val="00480EA7"/>
    <w:rsid w:val="00481A10"/>
    <w:rsid w:val="00481F40"/>
    <w:rsid w:val="00482A5B"/>
    <w:rsid w:val="0048307C"/>
    <w:rsid w:val="004839D0"/>
    <w:rsid w:val="00483F5A"/>
    <w:rsid w:val="00483F67"/>
    <w:rsid w:val="0048474F"/>
    <w:rsid w:val="00490435"/>
    <w:rsid w:val="00490552"/>
    <w:rsid w:val="00492501"/>
    <w:rsid w:val="0049322D"/>
    <w:rsid w:val="00493D55"/>
    <w:rsid w:val="00494791"/>
    <w:rsid w:val="00497C51"/>
    <w:rsid w:val="004A026C"/>
    <w:rsid w:val="004A2D1B"/>
    <w:rsid w:val="004A2F2A"/>
    <w:rsid w:val="004A4142"/>
    <w:rsid w:val="004A5160"/>
    <w:rsid w:val="004B1E23"/>
    <w:rsid w:val="004B233C"/>
    <w:rsid w:val="004B2D07"/>
    <w:rsid w:val="004B3D8E"/>
    <w:rsid w:val="004B4EFC"/>
    <w:rsid w:val="004B5536"/>
    <w:rsid w:val="004B7C0C"/>
    <w:rsid w:val="004C0139"/>
    <w:rsid w:val="004C0491"/>
    <w:rsid w:val="004C0E81"/>
    <w:rsid w:val="004C13FF"/>
    <w:rsid w:val="004C1D89"/>
    <w:rsid w:val="004C21CF"/>
    <w:rsid w:val="004C359C"/>
    <w:rsid w:val="004C3F8D"/>
    <w:rsid w:val="004C4C4F"/>
    <w:rsid w:val="004C5249"/>
    <w:rsid w:val="004C6187"/>
    <w:rsid w:val="004D2081"/>
    <w:rsid w:val="004D2BE0"/>
    <w:rsid w:val="004D413C"/>
    <w:rsid w:val="004D66B9"/>
    <w:rsid w:val="004D688A"/>
    <w:rsid w:val="004E2E37"/>
    <w:rsid w:val="004E3186"/>
    <w:rsid w:val="004E3640"/>
    <w:rsid w:val="004E4C72"/>
    <w:rsid w:val="004E676F"/>
    <w:rsid w:val="004E792B"/>
    <w:rsid w:val="004E7D41"/>
    <w:rsid w:val="004F02CB"/>
    <w:rsid w:val="004F0DCE"/>
    <w:rsid w:val="004F2DD0"/>
    <w:rsid w:val="004F433B"/>
    <w:rsid w:val="004F4C90"/>
    <w:rsid w:val="004F61FB"/>
    <w:rsid w:val="00500EB5"/>
    <w:rsid w:val="00502E0F"/>
    <w:rsid w:val="005037DF"/>
    <w:rsid w:val="00504E7C"/>
    <w:rsid w:val="00506F69"/>
    <w:rsid w:val="00506FD6"/>
    <w:rsid w:val="005118F5"/>
    <w:rsid w:val="00511B48"/>
    <w:rsid w:val="00512B2B"/>
    <w:rsid w:val="00514448"/>
    <w:rsid w:val="0051791D"/>
    <w:rsid w:val="00520887"/>
    <w:rsid w:val="005228EB"/>
    <w:rsid w:val="005230E7"/>
    <w:rsid w:val="00524AF4"/>
    <w:rsid w:val="00525379"/>
    <w:rsid w:val="00526CA3"/>
    <w:rsid w:val="00527A3B"/>
    <w:rsid w:val="00527EE5"/>
    <w:rsid w:val="00530E91"/>
    <w:rsid w:val="00531D01"/>
    <w:rsid w:val="005321B3"/>
    <w:rsid w:val="0053253E"/>
    <w:rsid w:val="00532931"/>
    <w:rsid w:val="00532C69"/>
    <w:rsid w:val="00532E7E"/>
    <w:rsid w:val="00532FB3"/>
    <w:rsid w:val="00534A45"/>
    <w:rsid w:val="005353E8"/>
    <w:rsid w:val="0053567E"/>
    <w:rsid w:val="005379DC"/>
    <w:rsid w:val="00540215"/>
    <w:rsid w:val="00541BD8"/>
    <w:rsid w:val="005422E6"/>
    <w:rsid w:val="00543CE8"/>
    <w:rsid w:val="00543D97"/>
    <w:rsid w:val="00544128"/>
    <w:rsid w:val="005445A9"/>
    <w:rsid w:val="0054549C"/>
    <w:rsid w:val="00546304"/>
    <w:rsid w:val="00550439"/>
    <w:rsid w:val="005509B9"/>
    <w:rsid w:val="00550B56"/>
    <w:rsid w:val="0055129A"/>
    <w:rsid w:val="00552920"/>
    <w:rsid w:val="005542BD"/>
    <w:rsid w:val="0055496F"/>
    <w:rsid w:val="00554D1A"/>
    <w:rsid w:val="0055500B"/>
    <w:rsid w:val="005564D2"/>
    <w:rsid w:val="005626B5"/>
    <w:rsid w:val="005629A7"/>
    <w:rsid w:val="00563116"/>
    <w:rsid w:val="00566306"/>
    <w:rsid w:val="00566793"/>
    <w:rsid w:val="00566EC9"/>
    <w:rsid w:val="00567C80"/>
    <w:rsid w:val="005703A0"/>
    <w:rsid w:val="00570959"/>
    <w:rsid w:val="00572B4B"/>
    <w:rsid w:val="005733E3"/>
    <w:rsid w:val="005738A8"/>
    <w:rsid w:val="00575479"/>
    <w:rsid w:val="005756F6"/>
    <w:rsid w:val="00576262"/>
    <w:rsid w:val="00576D77"/>
    <w:rsid w:val="005817D0"/>
    <w:rsid w:val="005826C9"/>
    <w:rsid w:val="00582B38"/>
    <w:rsid w:val="00582FB4"/>
    <w:rsid w:val="00583A67"/>
    <w:rsid w:val="00585CB3"/>
    <w:rsid w:val="005905B8"/>
    <w:rsid w:val="00590CA0"/>
    <w:rsid w:val="00595F69"/>
    <w:rsid w:val="00596324"/>
    <w:rsid w:val="00597582"/>
    <w:rsid w:val="005A0076"/>
    <w:rsid w:val="005A13B9"/>
    <w:rsid w:val="005A2B5A"/>
    <w:rsid w:val="005A37EF"/>
    <w:rsid w:val="005A4742"/>
    <w:rsid w:val="005A4F59"/>
    <w:rsid w:val="005A76ED"/>
    <w:rsid w:val="005B01DB"/>
    <w:rsid w:val="005B21F9"/>
    <w:rsid w:val="005B25BE"/>
    <w:rsid w:val="005B2C61"/>
    <w:rsid w:val="005B3066"/>
    <w:rsid w:val="005B3504"/>
    <w:rsid w:val="005B357E"/>
    <w:rsid w:val="005B4AC0"/>
    <w:rsid w:val="005B5153"/>
    <w:rsid w:val="005B5C11"/>
    <w:rsid w:val="005B6B77"/>
    <w:rsid w:val="005B74F3"/>
    <w:rsid w:val="005C0D18"/>
    <w:rsid w:val="005C2750"/>
    <w:rsid w:val="005C28F2"/>
    <w:rsid w:val="005C2FBE"/>
    <w:rsid w:val="005C37CB"/>
    <w:rsid w:val="005C4A3C"/>
    <w:rsid w:val="005C50C8"/>
    <w:rsid w:val="005C6C1B"/>
    <w:rsid w:val="005C7EE2"/>
    <w:rsid w:val="005D01B8"/>
    <w:rsid w:val="005D1560"/>
    <w:rsid w:val="005D199F"/>
    <w:rsid w:val="005D4262"/>
    <w:rsid w:val="005D51FF"/>
    <w:rsid w:val="005D5480"/>
    <w:rsid w:val="005D54A8"/>
    <w:rsid w:val="005D6A69"/>
    <w:rsid w:val="005D6F13"/>
    <w:rsid w:val="005D70DC"/>
    <w:rsid w:val="005D7D77"/>
    <w:rsid w:val="005E0D40"/>
    <w:rsid w:val="005E1E72"/>
    <w:rsid w:val="005E3DCA"/>
    <w:rsid w:val="005E52A2"/>
    <w:rsid w:val="005E690A"/>
    <w:rsid w:val="005E71F1"/>
    <w:rsid w:val="005E773F"/>
    <w:rsid w:val="005F09D1"/>
    <w:rsid w:val="005F1410"/>
    <w:rsid w:val="005F1E17"/>
    <w:rsid w:val="005F305A"/>
    <w:rsid w:val="005F64BA"/>
    <w:rsid w:val="005F7736"/>
    <w:rsid w:val="00600D30"/>
    <w:rsid w:val="006015AE"/>
    <w:rsid w:val="0060276F"/>
    <w:rsid w:val="00603492"/>
    <w:rsid w:val="0060389F"/>
    <w:rsid w:val="00604314"/>
    <w:rsid w:val="0060444A"/>
    <w:rsid w:val="00604AB1"/>
    <w:rsid w:val="00605801"/>
    <w:rsid w:val="00605AEB"/>
    <w:rsid w:val="00606659"/>
    <w:rsid w:val="00606C52"/>
    <w:rsid w:val="00606FFD"/>
    <w:rsid w:val="006104E9"/>
    <w:rsid w:val="00610754"/>
    <w:rsid w:val="00610C2E"/>
    <w:rsid w:val="006129FF"/>
    <w:rsid w:val="00612F2B"/>
    <w:rsid w:val="00616104"/>
    <w:rsid w:val="00621774"/>
    <w:rsid w:val="006218DB"/>
    <w:rsid w:val="00621F9C"/>
    <w:rsid w:val="006222AA"/>
    <w:rsid w:val="0062249B"/>
    <w:rsid w:val="00622BF9"/>
    <w:rsid w:val="00622C2D"/>
    <w:rsid w:val="00622D93"/>
    <w:rsid w:val="00623061"/>
    <w:rsid w:val="00623090"/>
    <w:rsid w:val="006230E4"/>
    <w:rsid w:val="00624100"/>
    <w:rsid w:val="00624CDE"/>
    <w:rsid w:val="0062608D"/>
    <w:rsid w:val="00626B3D"/>
    <w:rsid w:val="0062796B"/>
    <w:rsid w:val="00627F40"/>
    <w:rsid w:val="00630A51"/>
    <w:rsid w:val="00630A85"/>
    <w:rsid w:val="0063232F"/>
    <w:rsid w:val="00632FC2"/>
    <w:rsid w:val="00635A68"/>
    <w:rsid w:val="00640F92"/>
    <w:rsid w:val="00641443"/>
    <w:rsid w:val="00643283"/>
    <w:rsid w:val="0064353D"/>
    <w:rsid w:val="0064480A"/>
    <w:rsid w:val="00645390"/>
    <w:rsid w:val="0064558D"/>
    <w:rsid w:val="006468EF"/>
    <w:rsid w:val="00646E6D"/>
    <w:rsid w:val="006502CF"/>
    <w:rsid w:val="00654D87"/>
    <w:rsid w:val="00655250"/>
    <w:rsid w:val="00656E8E"/>
    <w:rsid w:val="006603F6"/>
    <w:rsid w:val="00660DD7"/>
    <w:rsid w:val="0066260A"/>
    <w:rsid w:val="00662772"/>
    <w:rsid w:val="0066338D"/>
    <w:rsid w:val="00663A3F"/>
    <w:rsid w:val="00663FCF"/>
    <w:rsid w:val="0066430C"/>
    <w:rsid w:val="006643B1"/>
    <w:rsid w:val="00664699"/>
    <w:rsid w:val="006652AA"/>
    <w:rsid w:val="00665C74"/>
    <w:rsid w:val="0066628E"/>
    <w:rsid w:val="006676E3"/>
    <w:rsid w:val="006701C8"/>
    <w:rsid w:val="006707E8"/>
    <w:rsid w:val="00672441"/>
    <w:rsid w:val="0067259E"/>
    <w:rsid w:val="0067653D"/>
    <w:rsid w:val="00676C18"/>
    <w:rsid w:val="00677B12"/>
    <w:rsid w:val="00680ECB"/>
    <w:rsid w:val="00681C40"/>
    <w:rsid w:val="006825E1"/>
    <w:rsid w:val="00682B64"/>
    <w:rsid w:val="006834E8"/>
    <w:rsid w:val="00683DC8"/>
    <w:rsid w:val="0068715A"/>
    <w:rsid w:val="0069040E"/>
    <w:rsid w:val="00692C08"/>
    <w:rsid w:val="00695612"/>
    <w:rsid w:val="00696DC0"/>
    <w:rsid w:val="00697BB4"/>
    <w:rsid w:val="006A05F0"/>
    <w:rsid w:val="006A1663"/>
    <w:rsid w:val="006A18B7"/>
    <w:rsid w:val="006A1A2B"/>
    <w:rsid w:val="006A32BD"/>
    <w:rsid w:val="006B037A"/>
    <w:rsid w:val="006B0F0F"/>
    <w:rsid w:val="006B1066"/>
    <w:rsid w:val="006B170A"/>
    <w:rsid w:val="006B1D6A"/>
    <w:rsid w:val="006B2D9A"/>
    <w:rsid w:val="006B33BE"/>
    <w:rsid w:val="006B3AB2"/>
    <w:rsid w:val="006B499C"/>
    <w:rsid w:val="006C00E9"/>
    <w:rsid w:val="006C021B"/>
    <w:rsid w:val="006C0A48"/>
    <w:rsid w:val="006C22E8"/>
    <w:rsid w:val="006C2EBC"/>
    <w:rsid w:val="006C42CB"/>
    <w:rsid w:val="006C4B75"/>
    <w:rsid w:val="006C548D"/>
    <w:rsid w:val="006C5DBD"/>
    <w:rsid w:val="006C67E8"/>
    <w:rsid w:val="006D1C12"/>
    <w:rsid w:val="006D34D8"/>
    <w:rsid w:val="006D67F3"/>
    <w:rsid w:val="006E08AF"/>
    <w:rsid w:val="006E1DCC"/>
    <w:rsid w:val="006E25B4"/>
    <w:rsid w:val="006E4107"/>
    <w:rsid w:val="006E64B2"/>
    <w:rsid w:val="006E73C8"/>
    <w:rsid w:val="006F0F9D"/>
    <w:rsid w:val="006F1916"/>
    <w:rsid w:val="006F40C9"/>
    <w:rsid w:val="006F4FD7"/>
    <w:rsid w:val="006F6D67"/>
    <w:rsid w:val="006F7C98"/>
    <w:rsid w:val="007005E0"/>
    <w:rsid w:val="007016A4"/>
    <w:rsid w:val="00702314"/>
    <w:rsid w:val="00702E67"/>
    <w:rsid w:val="007044FE"/>
    <w:rsid w:val="00705C71"/>
    <w:rsid w:val="00705C82"/>
    <w:rsid w:val="0070637A"/>
    <w:rsid w:val="00706B50"/>
    <w:rsid w:val="0070728A"/>
    <w:rsid w:val="0071326C"/>
    <w:rsid w:val="00713CA7"/>
    <w:rsid w:val="007152C3"/>
    <w:rsid w:val="007155A3"/>
    <w:rsid w:val="00715FED"/>
    <w:rsid w:val="0071625B"/>
    <w:rsid w:val="007167C1"/>
    <w:rsid w:val="00717E47"/>
    <w:rsid w:val="00717FAD"/>
    <w:rsid w:val="00720B57"/>
    <w:rsid w:val="00720F6A"/>
    <w:rsid w:val="00723AD9"/>
    <w:rsid w:val="00725195"/>
    <w:rsid w:val="00726155"/>
    <w:rsid w:val="00726FB1"/>
    <w:rsid w:val="00727826"/>
    <w:rsid w:val="0073210F"/>
    <w:rsid w:val="0073241D"/>
    <w:rsid w:val="0073488F"/>
    <w:rsid w:val="0074036B"/>
    <w:rsid w:val="007411F6"/>
    <w:rsid w:val="00741D77"/>
    <w:rsid w:val="0074416F"/>
    <w:rsid w:val="00744E87"/>
    <w:rsid w:val="00747672"/>
    <w:rsid w:val="0075064D"/>
    <w:rsid w:val="0075064F"/>
    <w:rsid w:val="00750849"/>
    <w:rsid w:val="007517E4"/>
    <w:rsid w:val="00753E53"/>
    <w:rsid w:val="00757240"/>
    <w:rsid w:val="007578FB"/>
    <w:rsid w:val="00760A22"/>
    <w:rsid w:val="00760F9A"/>
    <w:rsid w:val="007613B1"/>
    <w:rsid w:val="007632DC"/>
    <w:rsid w:val="007634C4"/>
    <w:rsid w:val="007638D2"/>
    <w:rsid w:val="00766D60"/>
    <w:rsid w:val="007700C2"/>
    <w:rsid w:val="007705A5"/>
    <w:rsid w:val="007707C9"/>
    <w:rsid w:val="00771F8A"/>
    <w:rsid w:val="0077475C"/>
    <w:rsid w:val="00775281"/>
    <w:rsid w:val="00777752"/>
    <w:rsid w:val="007805FB"/>
    <w:rsid w:val="007818E0"/>
    <w:rsid w:val="00784D15"/>
    <w:rsid w:val="0078585F"/>
    <w:rsid w:val="00785D63"/>
    <w:rsid w:val="007863DE"/>
    <w:rsid w:val="00786A43"/>
    <w:rsid w:val="00790576"/>
    <w:rsid w:val="007906EC"/>
    <w:rsid w:val="00791011"/>
    <w:rsid w:val="00791C52"/>
    <w:rsid w:val="007924FE"/>
    <w:rsid w:val="007929B4"/>
    <w:rsid w:val="00793253"/>
    <w:rsid w:val="00793763"/>
    <w:rsid w:val="007944F8"/>
    <w:rsid w:val="007948BA"/>
    <w:rsid w:val="0079546B"/>
    <w:rsid w:val="00795C87"/>
    <w:rsid w:val="00795E2B"/>
    <w:rsid w:val="00795ED4"/>
    <w:rsid w:val="0079719B"/>
    <w:rsid w:val="007A0246"/>
    <w:rsid w:val="007A0ACE"/>
    <w:rsid w:val="007A0D94"/>
    <w:rsid w:val="007A19AE"/>
    <w:rsid w:val="007A1AB9"/>
    <w:rsid w:val="007A28BF"/>
    <w:rsid w:val="007A36F3"/>
    <w:rsid w:val="007A3D53"/>
    <w:rsid w:val="007A44B3"/>
    <w:rsid w:val="007A5D30"/>
    <w:rsid w:val="007A65A0"/>
    <w:rsid w:val="007A6EA4"/>
    <w:rsid w:val="007B15A9"/>
    <w:rsid w:val="007B15CC"/>
    <w:rsid w:val="007B1604"/>
    <w:rsid w:val="007B2C08"/>
    <w:rsid w:val="007B4CF0"/>
    <w:rsid w:val="007B5645"/>
    <w:rsid w:val="007B5A60"/>
    <w:rsid w:val="007B5B6C"/>
    <w:rsid w:val="007B6FF7"/>
    <w:rsid w:val="007C057D"/>
    <w:rsid w:val="007C079E"/>
    <w:rsid w:val="007C0F53"/>
    <w:rsid w:val="007C286D"/>
    <w:rsid w:val="007C4860"/>
    <w:rsid w:val="007C4FB6"/>
    <w:rsid w:val="007C6D68"/>
    <w:rsid w:val="007C724B"/>
    <w:rsid w:val="007C7F9F"/>
    <w:rsid w:val="007D2D1E"/>
    <w:rsid w:val="007D32FA"/>
    <w:rsid w:val="007D3ADC"/>
    <w:rsid w:val="007D3B85"/>
    <w:rsid w:val="007D4D31"/>
    <w:rsid w:val="007D5B07"/>
    <w:rsid w:val="007D6DC2"/>
    <w:rsid w:val="007D75E3"/>
    <w:rsid w:val="007E1C00"/>
    <w:rsid w:val="007E45C8"/>
    <w:rsid w:val="007E4674"/>
    <w:rsid w:val="007E47CF"/>
    <w:rsid w:val="007E5CAA"/>
    <w:rsid w:val="007E6758"/>
    <w:rsid w:val="007E7DCD"/>
    <w:rsid w:val="007F1ACD"/>
    <w:rsid w:val="007F2BCB"/>
    <w:rsid w:val="007F3732"/>
    <w:rsid w:val="007F5356"/>
    <w:rsid w:val="007F56F4"/>
    <w:rsid w:val="007F68E4"/>
    <w:rsid w:val="007F6B91"/>
    <w:rsid w:val="007F7179"/>
    <w:rsid w:val="007F7437"/>
    <w:rsid w:val="007F78C3"/>
    <w:rsid w:val="007F7B65"/>
    <w:rsid w:val="007F7E34"/>
    <w:rsid w:val="007F7FB3"/>
    <w:rsid w:val="008001EC"/>
    <w:rsid w:val="00800D01"/>
    <w:rsid w:val="00800FB5"/>
    <w:rsid w:val="0080324A"/>
    <w:rsid w:val="00803725"/>
    <w:rsid w:val="00803EB5"/>
    <w:rsid w:val="00803F0E"/>
    <w:rsid w:val="008040F8"/>
    <w:rsid w:val="00804189"/>
    <w:rsid w:val="008043BF"/>
    <w:rsid w:val="00805A3F"/>
    <w:rsid w:val="00805A6C"/>
    <w:rsid w:val="00806A48"/>
    <w:rsid w:val="00806B04"/>
    <w:rsid w:val="00812168"/>
    <w:rsid w:val="0081294A"/>
    <w:rsid w:val="00814228"/>
    <w:rsid w:val="00814D3F"/>
    <w:rsid w:val="00817708"/>
    <w:rsid w:val="00820489"/>
    <w:rsid w:val="0082165B"/>
    <w:rsid w:val="0082173F"/>
    <w:rsid w:val="008218EC"/>
    <w:rsid w:val="00822612"/>
    <w:rsid w:val="008229E2"/>
    <w:rsid w:val="00823534"/>
    <w:rsid w:val="0082370D"/>
    <w:rsid w:val="00824D17"/>
    <w:rsid w:val="008255AD"/>
    <w:rsid w:val="008256F2"/>
    <w:rsid w:val="0082580B"/>
    <w:rsid w:val="00833D16"/>
    <w:rsid w:val="00835596"/>
    <w:rsid w:val="00836300"/>
    <w:rsid w:val="00842A98"/>
    <w:rsid w:val="008447FA"/>
    <w:rsid w:val="00845655"/>
    <w:rsid w:val="008459F9"/>
    <w:rsid w:val="0084639B"/>
    <w:rsid w:val="008477D1"/>
    <w:rsid w:val="00853035"/>
    <w:rsid w:val="0085434A"/>
    <w:rsid w:val="008546E5"/>
    <w:rsid w:val="008559EA"/>
    <w:rsid w:val="008564E4"/>
    <w:rsid w:val="00856780"/>
    <w:rsid w:val="0086043C"/>
    <w:rsid w:val="008604BA"/>
    <w:rsid w:val="00863D8E"/>
    <w:rsid w:val="0086516B"/>
    <w:rsid w:val="00865B2B"/>
    <w:rsid w:val="00865DB3"/>
    <w:rsid w:val="008677CA"/>
    <w:rsid w:val="008704BD"/>
    <w:rsid w:val="008723AC"/>
    <w:rsid w:val="0087343A"/>
    <w:rsid w:val="00874A02"/>
    <w:rsid w:val="0087625D"/>
    <w:rsid w:val="00876BDC"/>
    <w:rsid w:val="00876DF1"/>
    <w:rsid w:val="00880BF8"/>
    <w:rsid w:val="00881ED9"/>
    <w:rsid w:val="008823FF"/>
    <w:rsid w:val="008824FB"/>
    <w:rsid w:val="00882709"/>
    <w:rsid w:val="008839D6"/>
    <w:rsid w:val="00883F4E"/>
    <w:rsid w:val="008848C5"/>
    <w:rsid w:val="00887B63"/>
    <w:rsid w:val="00890081"/>
    <w:rsid w:val="00891132"/>
    <w:rsid w:val="00892954"/>
    <w:rsid w:val="00892BDC"/>
    <w:rsid w:val="008933D3"/>
    <w:rsid w:val="00893B4B"/>
    <w:rsid w:val="00894BC9"/>
    <w:rsid w:val="00894E24"/>
    <w:rsid w:val="008950A0"/>
    <w:rsid w:val="00897185"/>
    <w:rsid w:val="008977B2"/>
    <w:rsid w:val="00897CED"/>
    <w:rsid w:val="008A1D7D"/>
    <w:rsid w:val="008A246F"/>
    <w:rsid w:val="008A278F"/>
    <w:rsid w:val="008A55B4"/>
    <w:rsid w:val="008A6D1A"/>
    <w:rsid w:val="008B0A91"/>
    <w:rsid w:val="008B12F2"/>
    <w:rsid w:val="008B2712"/>
    <w:rsid w:val="008B53A5"/>
    <w:rsid w:val="008B5A90"/>
    <w:rsid w:val="008B7B83"/>
    <w:rsid w:val="008C12ED"/>
    <w:rsid w:val="008C14D2"/>
    <w:rsid w:val="008C3152"/>
    <w:rsid w:val="008C44E5"/>
    <w:rsid w:val="008C56CA"/>
    <w:rsid w:val="008C6639"/>
    <w:rsid w:val="008C74EF"/>
    <w:rsid w:val="008C79F3"/>
    <w:rsid w:val="008C7F50"/>
    <w:rsid w:val="008D3043"/>
    <w:rsid w:val="008D370D"/>
    <w:rsid w:val="008D3AB1"/>
    <w:rsid w:val="008D5924"/>
    <w:rsid w:val="008D6A5D"/>
    <w:rsid w:val="008D704E"/>
    <w:rsid w:val="008D7454"/>
    <w:rsid w:val="008D749B"/>
    <w:rsid w:val="008D7AA2"/>
    <w:rsid w:val="008D7F95"/>
    <w:rsid w:val="008E11C7"/>
    <w:rsid w:val="008E174B"/>
    <w:rsid w:val="008E2E54"/>
    <w:rsid w:val="008E57A9"/>
    <w:rsid w:val="008E5F97"/>
    <w:rsid w:val="008F15DE"/>
    <w:rsid w:val="008F2061"/>
    <w:rsid w:val="008F2418"/>
    <w:rsid w:val="008F2A5F"/>
    <w:rsid w:val="008F4512"/>
    <w:rsid w:val="008F4B51"/>
    <w:rsid w:val="008F4E6E"/>
    <w:rsid w:val="008F5C9B"/>
    <w:rsid w:val="008F6836"/>
    <w:rsid w:val="008F6874"/>
    <w:rsid w:val="008F6B07"/>
    <w:rsid w:val="008F6F78"/>
    <w:rsid w:val="008F7F85"/>
    <w:rsid w:val="009009B9"/>
    <w:rsid w:val="00901747"/>
    <w:rsid w:val="0090210E"/>
    <w:rsid w:val="0090322C"/>
    <w:rsid w:val="00904931"/>
    <w:rsid w:val="00904B6D"/>
    <w:rsid w:val="009079F3"/>
    <w:rsid w:val="009104FC"/>
    <w:rsid w:val="00910E3D"/>
    <w:rsid w:val="009159B0"/>
    <w:rsid w:val="009159EA"/>
    <w:rsid w:val="00915AB8"/>
    <w:rsid w:val="009207D9"/>
    <w:rsid w:val="00920BB8"/>
    <w:rsid w:val="00922C1D"/>
    <w:rsid w:val="009235DD"/>
    <w:rsid w:val="00923C8C"/>
    <w:rsid w:val="00925394"/>
    <w:rsid w:val="0092688D"/>
    <w:rsid w:val="00927E32"/>
    <w:rsid w:val="00931884"/>
    <w:rsid w:val="0093438D"/>
    <w:rsid w:val="00935752"/>
    <w:rsid w:val="0093690A"/>
    <w:rsid w:val="009376EA"/>
    <w:rsid w:val="009411D8"/>
    <w:rsid w:val="0094144E"/>
    <w:rsid w:val="0094159D"/>
    <w:rsid w:val="009415BB"/>
    <w:rsid w:val="009416AE"/>
    <w:rsid w:val="00941B89"/>
    <w:rsid w:val="00943661"/>
    <w:rsid w:val="00943701"/>
    <w:rsid w:val="0095045A"/>
    <w:rsid w:val="009508E2"/>
    <w:rsid w:val="00951293"/>
    <w:rsid w:val="00951E83"/>
    <w:rsid w:val="009527CA"/>
    <w:rsid w:val="00952B94"/>
    <w:rsid w:val="00952E73"/>
    <w:rsid w:val="00952F4D"/>
    <w:rsid w:val="00953053"/>
    <w:rsid w:val="0095308B"/>
    <w:rsid w:val="009535FF"/>
    <w:rsid w:val="00955552"/>
    <w:rsid w:val="0095565C"/>
    <w:rsid w:val="0095680B"/>
    <w:rsid w:val="009573D2"/>
    <w:rsid w:val="00957520"/>
    <w:rsid w:val="00957728"/>
    <w:rsid w:val="00961A4B"/>
    <w:rsid w:val="009626F3"/>
    <w:rsid w:val="00963769"/>
    <w:rsid w:val="00963A11"/>
    <w:rsid w:val="00963DE4"/>
    <w:rsid w:val="00964EC5"/>
    <w:rsid w:val="0096727E"/>
    <w:rsid w:val="00970706"/>
    <w:rsid w:val="00970B00"/>
    <w:rsid w:val="0097178B"/>
    <w:rsid w:val="00971FFE"/>
    <w:rsid w:val="0097217A"/>
    <w:rsid w:val="009723F1"/>
    <w:rsid w:val="009730EE"/>
    <w:rsid w:val="009733E8"/>
    <w:rsid w:val="009736EA"/>
    <w:rsid w:val="009746F5"/>
    <w:rsid w:val="009747F6"/>
    <w:rsid w:val="00974985"/>
    <w:rsid w:val="00980A12"/>
    <w:rsid w:val="00982FB1"/>
    <w:rsid w:val="00983A9B"/>
    <w:rsid w:val="00984038"/>
    <w:rsid w:val="009852DE"/>
    <w:rsid w:val="009856D7"/>
    <w:rsid w:val="00985B19"/>
    <w:rsid w:val="009861A6"/>
    <w:rsid w:val="009863D4"/>
    <w:rsid w:val="009868CF"/>
    <w:rsid w:val="009870CB"/>
    <w:rsid w:val="00990733"/>
    <w:rsid w:val="00991CF1"/>
    <w:rsid w:val="0099210A"/>
    <w:rsid w:val="00992462"/>
    <w:rsid w:val="009935CB"/>
    <w:rsid w:val="00993923"/>
    <w:rsid w:val="00995E01"/>
    <w:rsid w:val="0099675D"/>
    <w:rsid w:val="00997F15"/>
    <w:rsid w:val="009A0AA6"/>
    <w:rsid w:val="009A0BFA"/>
    <w:rsid w:val="009A1564"/>
    <w:rsid w:val="009A158B"/>
    <w:rsid w:val="009A3C2A"/>
    <w:rsid w:val="009A5058"/>
    <w:rsid w:val="009A5DB0"/>
    <w:rsid w:val="009A60E0"/>
    <w:rsid w:val="009A6FAF"/>
    <w:rsid w:val="009B055A"/>
    <w:rsid w:val="009B0744"/>
    <w:rsid w:val="009B18A3"/>
    <w:rsid w:val="009B6495"/>
    <w:rsid w:val="009C25BA"/>
    <w:rsid w:val="009C2F02"/>
    <w:rsid w:val="009C3B97"/>
    <w:rsid w:val="009C52F8"/>
    <w:rsid w:val="009C555A"/>
    <w:rsid w:val="009C6353"/>
    <w:rsid w:val="009D0C72"/>
    <w:rsid w:val="009D0DA3"/>
    <w:rsid w:val="009D17BD"/>
    <w:rsid w:val="009D1A71"/>
    <w:rsid w:val="009D24AB"/>
    <w:rsid w:val="009D3FB7"/>
    <w:rsid w:val="009D40FD"/>
    <w:rsid w:val="009D4A3F"/>
    <w:rsid w:val="009D5D9A"/>
    <w:rsid w:val="009D73CA"/>
    <w:rsid w:val="009E0DB9"/>
    <w:rsid w:val="009E0F63"/>
    <w:rsid w:val="009E12D6"/>
    <w:rsid w:val="009E4FF0"/>
    <w:rsid w:val="009E6EA9"/>
    <w:rsid w:val="009F1491"/>
    <w:rsid w:val="009F165B"/>
    <w:rsid w:val="009F16F8"/>
    <w:rsid w:val="009F1846"/>
    <w:rsid w:val="009F27DF"/>
    <w:rsid w:val="009F3798"/>
    <w:rsid w:val="009F3F54"/>
    <w:rsid w:val="009F4527"/>
    <w:rsid w:val="009F67A4"/>
    <w:rsid w:val="009F7DD8"/>
    <w:rsid w:val="00A000CA"/>
    <w:rsid w:val="00A0167C"/>
    <w:rsid w:val="00A02924"/>
    <w:rsid w:val="00A02B4C"/>
    <w:rsid w:val="00A03266"/>
    <w:rsid w:val="00A06162"/>
    <w:rsid w:val="00A079BB"/>
    <w:rsid w:val="00A07A9B"/>
    <w:rsid w:val="00A1064F"/>
    <w:rsid w:val="00A109D4"/>
    <w:rsid w:val="00A14BE5"/>
    <w:rsid w:val="00A17398"/>
    <w:rsid w:val="00A20B17"/>
    <w:rsid w:val="00A24599"/>
    <w:rsid w:val="00A24743"/>
    <w:rsid w:val="00A24A1C"/>
    <w:rsid w:val="00A26A59"/>
    <w:rsid w:val="00A26DAC"/>
    <w:rsid w:val="00A272B1"/>
    <w:rsid w:val="00A30035"/>
    <w:rsid w:val="00A31143"/>
    <w:rsid w:val="00A31FF7"/>
    <w:rsid w:val="00A333FF"/>
    <w:rsid w:val="00A35022"/>
    <w:rsid w:val="00A37047"/>
    <w:rsid w:val="00A379C8"/>
    <w:rsid w:val="00A404CE"/>
    <w:rsid w:val="00A408C7"/>
    <w:rsid w:val="00A4147F"/>
    <w:rsid w:val="00A4193E"/>
    <w:rsid w:val="00A41C58"/>
    <w:rsid w:val="00A425B6"/>
    <w:rsid w:val="00A42B62"/>
    <w:rsid w:val="00A43378"/>
    <w:rsid w:val="00A43903"/>
    <w:rsid w:val="00A45B99"/>
    <w:rsid w:val="00A46409"/>
    <w:rsid w:val="00A5115A"/>
    <w:rsid w:val="00A51223"/>
    <w:rsid w:val="00A51BE9"/>
    <w:rsid w:val="00A51D13"/>
    <w:rsid w:val="00A521CC"/>
    <w:rsid w:val="00A52F6C"/>
    <w:rsid w:val="00A53112"/>
    <w:rsid w:val="00A540CC"/>
    <w:rsid w:val="00A5450A"/>
    <w:rsid w:val="00A560B3"/>
    <w:rsid w:val="00A57DC1"/>
    <w:rsid w:val="00A60745"/>
    <w:rsid w:val="00A60B4E"/>
    <w:rsid w:val="00A60E08"/>
    <w:rsid w:val="00A613A6"/>
    <w:rsid w:val="00A61867"/>
    <w:rsid w:val="00A61DEE"/>
    <w:rsid w:val="00A63233"/>
    <w:rsid w:val="00A64D45"/>
    <w:rsid w:val="00A67A29"/>
    <w:rsid w:val="00A709B3"/>
    <w:rsid w:val="00A71572"/>
    <w:rsid w:val="00A726B8"/>
    <w:rsid w:val="00A7305B"/>
    <w:rsid w:val="00A737C5"/>
    <w:rsid w:val="00A75747"/>
    <w:rsid w:val="00A76041"/>
    <w:rsid w:val="00A76485"/>
    <w:rsid w:val="00A779A1"/>
    <w:rsid w:val="00A8171D"/>
    <w:rsid w:val="00A82403"/>
    <w:rsid w:val="00A82F75"/>
    <w:rsid w:val="00A8325B"/>
    <w:rsid w:val="00A845CC"/>
    <w:rsid w:val="00A84C16"/>
    <w:rsid w:val="00A84C84"/>
    <w:rsid w:val="00A84F2B"/>
    <w:rsid w:val="00A86F7D"/>
    <w:rsid w:val="00A8734B"/>
    <w:rsid w:val="00A87B1A"/>
    <w:rsid w:val="00A91222"/>
    <w:rsid w:val="00A924BF"/>
    <w:rsid w:val="00A92BA0"/>
    <w:rsid w:val="00A93178"/>
    <w:rsid w:val="00A93325"/>
    <w:rsid w:val="00A9362A"/>
    <w:rsid w:val="00A9431D"/>
    <w:rsid w:val="00AA3E1E"/>
    <w:rsid w:val="00AA4500"/>
    <w:rsid w:val="00AA7382"/>
    <w:rsid w:val="00AA7DBC"/>
    <w:rsid w:val="00AB3457"/>
    <w:rsid w:val="00AB3CDB"/>
    <w:rsid w:val="00AB5CE4"/>
    <w:rsid w:val="00AB6E23"/>
    <w:rsid w:val="00AC0228"/>
    <w:rsid w:val="00AC2F89"/>
    <w:rsid w:val="00AC3186"/>
    <w:rsid w:val="00AC3A6C"/>
    <w:rsid w:val="00AC4A84"/>
    <w:rsid w:val="00AC4DB9"/>
    <w:rsid w:val="00AC4F0C"/>
    <w:rsid w:val="00AC5D29"/>
    <w:rsid w:val="00AC6B9C"/>
    <w:rsid w:val="00AC701C"/>
    <w:rsid w:val="00AD2508"/>
    <w:rsid w:val="00AD5134"/>
    <w:rsid w:val="00AD5AF8"/>
    <w:rsid w:val="00AD6135"/>
    <w:rsid w:val="00AE0680"/>
    <w:rsid w:val="00AE06BA"/>
    <w:rsid w:val="00AE4021"/>
    <w:rsid w:val="00AE4355"/>
    <w:rsid w:val="00AE4A77"/>
    <w:rsid w:val="00AE5054"/>
    <w:rsid w:val="00AE5BD2"/>
    <w:rsid w:val="00AE69E8"/>
    <w:rsid w:val="00AE6CC1"/>
    <w:rsid w:val="00AE6E6A"/>
    <w:rsid w:val="00AE77B0"/>
    <w:rsid w:val="00AF1175"/>
    <w:rsid w:val="00AF1F47"/>
    <w:rsid w:val="00AF3376"/>
    <w:rsid w:val="00AF391E"/>
    <w:rsid w:val="00AF3C7B"/>
    <w:rsid w:val="00AF3EEF"/>
    <w:rsid w:val="00AF4B43"/>
    <w:rsid w:val="00AF574F"/>
    <w:rsid w:val="00AF6520"/>
    <w:rsid w:val="00AF6C58"/>
    <w:rsid w:val="00AF75F7"/>
    <w:rsid w:val="00B01200"/>
    <w:rsid w:val="00B02719"/>
    <w:rsid w:val="00B03274"/>
    <w:rsid w:val="00B042EB"/>
    <w:rsid w:val="00B04ED2"/>
    <w:rsid w:val="00B05D77"/>
    <w:rsid w:val="00B06B4F"/>
    <w:rsid w:val="00B07E35"/>
    <w:rsid w:val="00B07F88"/>
    <w:rsid w:val="00B11122"/>
    <w:rsid w:val="00B12090"/>
    <w:rsid w:val="00B12985"/>
    <w:rsid w:val="00B139AE"/>
    <w:rsid w:val="00B13DA5"/>
    <w:rsid w:val="00B13F1B"/>
    <w:rsid w:val="00B15C91"/>
    <w:rsid w:val="00B17C95"/>
    <w:rsid w:val="00B20809"/>
    <w:rsid w:val="00B209BE"/>
    <w:rsid w:val="00B21E72"/>
    <w:rsid w:val="00B22645"/>
    <w:rsid w:val="00B26CE2"/>
    <w:rsid w:val="00B30C90"/>
    <w:rsid w:val="00B31A00"/>
    <w:rsid w:val="00B32A9C"/>
    <w:rsid w:val="00B337CE"/>
    <w:rsid w:val="00B33E61"/>
    <w:rsid w:val="00B34806"/>
    <w:rsid w:val="00B35583"/>
    <w:rsid w:val="00B36BFC"/>
    <w:rsid w:val="00B36D33"/>
    <w:rsid w:val="00B3705B"/>
    <w:rsid w:val="00B37227"/>
    <w:rsid w:val="00B378C3"/>
    <w:rsid w:val="00B3794A"/>
    <w:rsid w:val="00B406FC"/>
    <w:rsid w:val="00B40E12"/>
    <w:rsid w:val="00B41EDD"/>
    <w:rsid w:val="00B42182"/>
    <w:rsid w:val="00B42F6B"/>
    <w:rsid w:val="00B44BA9"/>
    <w:rsid w:val="00B46B0F"/>
    <w:rsid w:val="00B476B4"/>
    <w:rsid w:val="00B5192E"/>
    <w:rsid w:val="00B525AF"/>
    <w:rsid w:val="00B52EE1"/>
    <w:rsid w:val="00B55725"/>
    <w:rsid w:val="00B569A6"/>
    <w:rsid w:val="00B56B52"/>
    <w:rsid w:val="00B610A1"/>
    <w:rsid w:val="00B6166A"/>
    <w:rsid w:val="00B6252E"/>
    <w:rsid w:val="00B6314D"/>
    <w:rsid w:val="00B64E7B"/>
    <w:rsid w:val="00B65994"/>
    <w:rsid w:val="00B65A65"/>
    <w:rsid w:val="00B66EC7"/>
    <w:rsid w:val="00B67878"/>
    <w:rsid w:val="00B67D32"/>
    <w:rsid w:val="00B706D1"/>
    <w:rsid w:val="00B70DCB"/>
    <w:rsid w:val="00B74A4E"/>
    <w:rsid w:val="00B75437"/>
    <w:rsid w:val="00B75B25"/>
    <w:rsid w:val="00B771F0"/>
    <w:rsid w:val="00B773D4"/>
    <w:rsid w:val="00B7762B"/>
    <w:rsid w:val="00B77781"/>
    <w:rsid w:val="00B778B6"/>
    <w:rsid w:val="00B804FA"/>
    <w:rsid w:val="00B83942"/>
    <w:rsid w:val="00B83B75"/>
    <w:rsid w:val="00B85EC2"/>
    <w:rsid w:val="00B85FEC"/>
    <w:rsid w:val="00B86A35"/>
    <w:rsid w:val="00B913B7"/>
    <w:rsid w:val="00B929E5"/>
    <w:rsid w:val="00B94C38"/>
    <w:rsid w:val="00B95679"/>
    <w:rsid w:val="00BA020F"/>
    <w:rsid w:val="00BA0213"/>
    <w:rsid w:val="00BA12E9"/>
    <w:rsid w:val="00BA4AC4"/>
    <w:rsid w:val="00BA58A1"/>
    <w:rsid w:val="00BA6695"/>
    <w:rsid w:val="00BB0F78"/>
    <w:rsid w:val="00BB1689"/>
    <w:rsid w:val="00BB23BB"/>
    <w:rsid w:val="00BB2A0B"/>
    <w:rsid w:val="00BB2A6B"/>
    <w:rsid w:val="00BB31A6"/>
    <w:rsid w:val="00BB35AA"/>
    <w:rsid w:val="00BB4800"/>
    <w:rsid w:val="00BB58E3"/>
    <w:rsid w:val="00BB5DD8"/>
    <w:rsid w:val="00BB7D80"/>
    <w:rsid w:val="00BC1724"/>
    <w:rsid w:val="00BC4E6B"/>
    <w:rsid w:val="00BC62A5"/>
    <w:rsid w:val="00BC6C4B"/>
    <w:rsid w:val="00BC7405"/>
    <w:rsid w:val="00BC7520"/>
    <w:rsid w:val="00BD306D"/>
    <w:rsid w:val="00BD3B2C"/>
    <w:rsid w:val="00BD3BCB"/>
    <w:rsid w:val="00BD4F2E"/>
    <w:rsid w:val="00BD5A0D"/>
    <w:rsid w:val="00BE13E0"/>
    <w:rsid w:val="00BE1478"/>
    <w:rsid w:val="00BE32DE"/>
    <w:rsid w:val="00BE35C3"/>
    <w:rsid w:val="00BE399A"/>
    <w:rsid w:val="00BE3A93"/>
    <w:rsid w:val="00BE41E9"/>
    <w:rsid w:val="00BE5095"/>
    <w:rsid w:val="00BE5236"/>
    <w:rsid w:val="00BF107D"/>
    <w:rsid w:val="00BF11F8"/>
    <w:rsid w:val="00BF1D7E"/>
    <w:rsid w:val="00BF2303"/>
    <w:rsid w:val="00BF2D85"/>
    <w:rsid w:val="00BF2DE1"/>
    <w:rsid w:val="00BF3023"/>
    <w:rsid w:val="00BF31AB"/>
    <w:rsid w:val="00BF504A"/>
    <w:rsid w:val="00BF58E3"/>
    <w:rsid w:val="00C005E5"/>
    <w:rsid w:val="00C00E8E"/>
    <w:rsid w:val="00C0129C"/>
    <w:rsid w:val="00C022F2"/>
    <w:rsid w:val="00C02739"/>
    <w:rsid w:val="00C02758"/>
    <w:rsid w:val="00C02854"/>
    <w:rsid w:val="00C0717F"/>
    <w:rsid w:val="00C103E4"/>
    <w:rsid w:val="00C10F8D"/>
    <w:rsid w:val="00C11DFE"/>
    <w:rsid w:val="00C1341B"/>
    <w:rsid w:val="00C144FC"/>
    <w:rsid w:val="00C148AD"/>
    <w:rsid w:val="00C156AF"/>
    <w:rsid w:val="00C1686D"/>
    <w:rsid w:val="00C175FA"/>
    <w:rsid w:val="00C17B22"/>
    <w:rsid w:val="00C207D9"/>
    <w:rsid w:val="00C21666"/>
    <w:rsid w:val="00C221C6"/>
    <w:rsid w:val="00C22EB2"/>
    <w:rsid w:val="00C24C2B"/>
    <w:rsid w:val="00C258F6"/>
    <w:rsid w:val="00C274C1"/>
    <w:rsid w:val="00C3027A"/>
    <w:rsid w:val="00C305C4"/>
    <w:rsid w:val="00C31144"/>
    <w:rsid w:val="00C313B6"/>
    <w:rsid w:val="00C33F21"/>
    <w:rsid w:val="00C3442F"/>
    <w:rsid w:val="00C36405"/>
    <w:rsid w:val="00C417EB"/>
    <w:rsid w:val="00C41F76"/>
    <w:rsid w:val="00C43EDC"/>
    <w:rsid w:val="00C44C4A"/>
    <w:rsid w:val="00C44D91"/>
    <w:rsid w:val="00C45B9F"/>
    <w:rsid w:val="00C45E0E"/>
    <w:rsid w:val="00C46EDD"/>
    <w:rsid w:val="00C50830"/>
    <w:rsid w:val="00C50CA8"/>
    <w:rsid w:val="00C50CCD"/>
    <w:rsid w:val="00C54865"/>
    <w:rsid w:val="00C56567"/>
    <w:rsid w:val="00C63D88"/>
    <w:rsid w:val="00C646B9"/>
    <w:rsid w:val="00C65429"/>
    <w:rsid w:val="00C7029F"/>
    <w:rsid w:val="00C705B1"/>
    <w:rsid w:val="00C749E7"/>
    <w:rsid w:val="00C764EE"/>
    <w:rsid w:val="00C76A71"/>
    <w:rsid w:val="00C807E7"/>
    <w:rsid w:val="00C80F77"/>
    <w:rsid w:val="00C826DF"/>
    <w:rsid w:val="00C85327"/>
    <w:rsid w:val="00C85F39"/>
    <w:rsid w:val="00C8737F"/>
    <w:rsid w:val="00C87ADA"/>
    <w:rsid w:val="00C90127"/>
    <w:rsid w:val="00C90321"/>
    <w:rsid w:val="00C904D9"/>
    <w:rsid w:val="00C933E8"/>
    <w:rsid w:val="00C93F9F"/>
    <w:rsid w:val="00C94ABE"/>
    <w:rsid w:val="00CA00ED"/>
    <w:rsid w:val="00CA0C2A"/>
    <w:rsid w:val="00CA0CFC"/>
    <w:rsid w:val="00CA0E9E"/>
    <w:rsid w:val="00CA40F2"/>
    <w:rsid w:val="00CA4D7E"/>
    <w:rsid w:val="00CA50B4"/>
    <w:rsid w:val="00CA5E92"/>
    <w:rsid w:val="00CA6798"/>
    <w:rsid w:val="00CA6B24"/>
    <w:rsid w:val="00CB291D"/>
    <w:rsid w:val="00CB320C"/>
    <w:rsid w:val="00CB5EF4"/>
    <w:rsid w:val="00CB5FC1"/>
    <w:rsid w:val="00CB789F"/>
    <w:rsid w:val="00CB7DEA"/>
    <w:rsid w:val="00CC19BA"/>
    <w:rsid w:val="00CC1E8B"/>
    <w:rsid w:val="00CC1F5F"/>
    <w:rsid w:val="00CC3211"/>
    <w:rsid w:val="00CC4D96"/>
    <w:rsid w:val="00CC539F"/>
    <w:rsid w:val="00CC668B"/>
    <w:rsid w:val="00CC784A"/>
    <w:rsid w:val="00CD281F"/>
    <w:rsid w:val="00CD3210"/>
    <w:rsid w:val="00CD58C0"/>
    <w:rsid w:val="00CD76B3"/>
    <w:rsid w:val="00CD78F4"/>
    <w:rsid w:val="00CD7EB4"/>
    <w:rsid w:val="00CE0302"/>
    <w:rsid w:val="00CE0C0F"/>
    <w:rsid w:val="00CE2469"/>
    <w:rsid w:val="00CE2AAA"/>
    <w:rsid w:val="00CE2BE3"/>
    <w:rsid w:val="00CE3408"/>
    <w:rsid w:val="00CE46A5"/>
    <w:rsid w:val="00CE6068"/>
    <w:rsid w:val="00CE736A"/>
    <w:rsid w:val="00CF083A"/>
    <w:rsid w:val="00CF0961"/>
    <w:rsid w:val="00CF1266"/>
    <w:rsid w:val="00CF1276"/>
    <w:rsid w:val="00CF13F4"/>
    <w:rsid w:val="00CF3941"/>
    <w:rsid w:val="00D00402"/>
    <w:rsid w:val="00D011CD"/>
    <w:rsid w:val="00D035FA"/>
    <w:rsid w:val="00D03C49"/>
    <w:rsid w:val="00D03CEC"/>
    <w:rsid w:val="00D03E61"/>
    <w:rsid w:val="00D06342"/>
    <w:rsid w:val="00D0639A"/>
    <w:rsid w:val="00D0691E"/>
    <w:rsid w:val="00D07525"/>
    <w:rsid w:val="00D10705"/>
    <w:rsid w:val="00D109CD"/>
    <w:rsid w:val="00D10ECB"/>
    <w:rsid w:val="00D1231D"/>
    <w:rsid w:val="00D1544C"/>
    <w:rsid w:val="00D16B8C"/>
    <w:rsid w:val="00D17317"/>
    <w:rsid w:val="00D17E3B"/>
    <w:rsid w:val="00D20F74"/>
    <w:rsid w:val="00D21B4E"/>
    <w:rsid w:val="00D2221E"/>
    <w:rsid w:val="00D23CA5"/>
    <w:rsid w:val="00D24F67"/>
    <w:rsid w:val="00D26CAA"/>
    <w:rsid w:val="00D27440"/>
    <w:rsid w:val="00D27E5E"/>
    <w:rsid w:val="00D27F0E"/>
    <w:rsid w:val="00D31402"/>
    <w:rsid w:val="00D322AA"/>
    <w:rsid w:val="00D3327D"/>
    <w:rsid w:val="00D34304"/>
    <w:rsid w:val="00D34B57"/>
    <w:rsid w:val="00D3598B"/>
    <w:rsid w:val="00D36C8A"/>
    <w:rsid w:val="00D37CE1"/>
    <w:rsid w:val="00D37F4B"/>
    <w:rsid w:val="00D44C0A"/>
    <w:rsid w:val="00D45EE6"/>
    <w:rsid w:val="00D4637B"/>
    <w:rsid w:val="00D46989"/>
    <w:rsid w:val="00D50669"/>
    <w:rsid w:val="00D5097E"/>
    <w:rsid w:val="00D539F2"/>
    <w:rsid w:val="00D54FFE"/>
    <w:rsid w:val="00D55757"/>
    <w:rsid w:val="00D571C1"/>
    <w:rsid w:val="00D5768E"/>
    <w:rsid w:val="00D60AA2"/>
    <w:rsid w:val="00D61CCA"/>
    <w:rsid w:val="00D62F5E"/>
    <w:rsid w:val="00D63E20"/>
    <w:rsid w:val="00D641FA"/>
    <w:rsid w:val="00D64775"/>
    <w:rsid w:val="00D64D86"/>
    <w:rsid w:val="00D64F3B"/>
    <w:rsid w:val="00D664F1"/>
    <w:rsid w:val="00D707C8"/>
    <w:rsid w:val="00D70E9F"/>
    <w:rsid w:val="00D71140"/>
    <w:rsid w:val="00D71D24"/>
    <w:rsid w:val="00D72C7D"/>
    <w:rsid w:val="00D74C83"/>
    <w:rsid w:val="00D7669F"/>
    <w:rsid w:val="00D76731"/>
    <w:rsid w:val="00D76C6A"/>
    <w:rsid w:val="00D76CC9"/>
    <w:rsid w:val="00D77591"/>
    <w:rsid w:val="00D77694"/>
    <w:rsid w:val="00D80E1C"/>
    <w:rsid w:val="00D813C5"/>
    <w:rsid w:val="00D81450"/>
    <w:rsid w:val="00D81538"/>
    <w:rsid w:val="00D82897"/>
    <w:rsid w:val="00D8324D"/>
    <w:rsid w:val="00D833B7"/>
    <w:rsid w:val="00D83C89"/>
    <w:rsid w:val="00D844B3"/>
    <w:rsid w:val="00D85930"/>
    <w:rsid w:val="00D86326"/>
    <w:rsid w:val="00D878FF"/>
    <w:rsid w:val="00D9025F"/>
    <w:rsid w:val="00D905E8"/>
    <w:rsid w:val="00D91891"/>
    <w:rsid w:val="00D9325B"/>
    <w:rsid w:val="00D95022"/>
    <w:rsid w:val="00D95BEA"/>
    <w:rsid w:val="00D96372"/>
    <w:rsid w:val="00D97311"/>
    <w:rsid w:val="00DA02C5"/>
    <w:rsid w:val="00DA03F3"/>
    <w:rsid w:val="00DA2E16"/>
    <w:rsid w:val="00DA4200"/>
    <w:rsid w:val="00DA5B6D"/>
    <w:rsid w:val="00DA5B9D"/>
    <w:rsid w:val="00DA5D03"/>
    <w:rsid w:val="00DA6C72"/>
    <w:rsid w:val="00DA6FF2"/>
    <w:rsid w:val="00DB0C07"/>
    <w:rsid w:val="00DB1142"/>
    <w:rsid w:val="00DB14A8"/>
    <w:rsid w:val="00DB1EFE"/>
    <w:rsid w:val="00DB204A"/>
    <w:rsid w:val="00DB2F83"/>
    <w:rsid w:val="00DB32FC"/>
    <w:rsid w:val="00DB39AD"/>
    <w:rsid w:val="00DB4711"/>
    <w:rsid w:val="00DB4C86"/>
    <w:rsid w:val="00DB5696"/>
    <w:rsid w:val="00DB5E33"/>
    <w:rsid w:val="00DB6586"/>
    <w:rsid w:val="00DB6846"/>
    <w:rsid w:val="00DB6A3B"/>
    <w:rsid w:val="00DB71EF"/>
    <w:rsid w:val="00DB7762"/>
    <w:rsid w:val="00DB78FF"/>
    <w:rsid w:val="00DC0FB4"/>
    <w:rsid w:val="00DC2799"/>
    <w:rsid w:val="00DC4648"/>
    <w:rsid w:val="00DC6657"/>
    <w:rsid w:val="00DC6F5F"/>
    <w:rsid w:val="00DD2776"/>
    <w:rsid w:val="00DD27E5"/>
    <w:rsid w:val="00DD32BF"/>
    <w:rsid w:val="00DD3A20"/>
    <w:rsid w:val="00DD3AF7"/>
    <w:rsid w:val="00DD7718"/>
    <w:rsid w:val="00DE00DC"/>
    <w:rsid w:val="00DE098D"/>
    <w:rsid w:val="00DE122A"/>
    <w:rsid w:val="00DE5A8F"/>
    <w:rsid w:val="00DE7689"/>
    <w:rsid w:val="00DF03C6"/>
    <w:rsid w:val="00DF0B49"/>
    <w:rsid w:val="00DF1510"/>
    <w:rsid w:val="00DF1B71"/>
    <w:rsid w:val="00DF1ED0"/>
    <w:rsid w:val="00DF2B65"/>
    <w:rsid w:val="00DF2D30"/>
    <w:rsid w:val="00DF7F41"/>
    <w:rsid w:val="00DF7F8A"/>
    <w:rsid w:val="00E004F4"/>
    <w:rsid w:val="00E005CC"/>
    <w:rsid w:val="00E02690"/>
    <w:rsid w:val="00E03351"/>
    <w:rsid w:val="00E03844"/>
    <w:rsid w:val="00E03A5F"/>
    <w:rsid w:val="00E03B7D"/>
    <w:rsid w:val="00E05436"/>
    <w:rsid w:val="00E0634A"/>
    <w:rsid w:val="00E0686F"/>
    <w:rsid w:val="00E06CBC"/>
    <w:rsid w:val="00E06EAA"/>
    <w:rsid w:val="00E07EE4"/>
    <w:rsid w:val="00E10A71"/>
    <w:rsid w:val="00E11C47"/>
    <w:rsid w:val="00E12EF6"/>
    <w:rsid w:val="00E1300D"/>
    <w:rsid w:val="00E137A7"/>
    <w:rsid w:val="00E14049"/>
    <w:rsid w:val="00E14471"/>
    <w:rsid w:val="00E16D8A"/>
    <w:rsid w:val="00E20069"/>
    <w:rsid w:val="00E20A24"/>
    <w:rsid w:val="00E21264"/>
    <w:rsid w:val="00E216AD"/>
    <w:rsid w:val="00E2238C"/>
    <w:rsid w:val="00E2363A"/>
    <w:rsid w:val="00E23EA2"/>
    <w:rsid w:val="00E240C3"/>
    <w:rsid w:val="00E24F1D"/>
    <w:rsid w:val="00E2505C"/>
    <w:rsid w:val="00E2522A"/>
    <w:rsid w:val="00E258E9"/>
    <w:rsid w:val="00E26400"/>
    <w:rsid w:val="00E30692"/>
    <w:rsid w:val="00E3294F"/>
    <w:rsid w:val="00E32A9B"/>
    <w:rsid w:val="00E32CEB"/>
    <w:rsid w:val="00E32EF5"/>
    <w:rsid w:val="00E340CB"/>
    <w:rsid w:val="00E3465E"/>
    <w:rsid w:val="00E34B4F"/>
    <w:rsid w:val="00E34D2A"/>
    <w:rsid w:val="00E35499"/>
    <w:rsid w:val="00E37867"/>
    <w:rsid w:val="00E425B9"/>
    <w:rsid w:val="00E43805"/>
    <w:rsid w:val="00E4563D"/>
    <w:rsid w:val="00E466A3"/>
    <w:rsid w:val="00E467B1"/>
    <w:rsid w:val="00E475BB"/>
    <w:rsid w:val="00E50D52"/>
    <w:rsid w:val="00E511C8"/>
    <w:rsid w:val="00E51209"/>
    <w:rsid w:val="00E51A66"/>
    <w:rsid w:val="00E535F6"/>
    <w:rsid w:val="00E5377C"/>
    <w:rsid w:val="00E53B3C"/>
    <w:rsid w:val="00E549DF"/>
    <w:rsid w:val="00E553E4"/>
    <w:rsid w:val="00E556CA"/>
    <w:rsid w:val="00E55ABB"/>
    <w:rsid w:val="00E56796"/>
    <w:rsid w:val="00E57500"/>
    <w:rsid w:val="00E57746"/>
    <w:rsid w:val="00E60F5C"/>
    <w:rsid w:val="00E61272"/>
    <w:rsid w:val="00E614A8"/>
    <w:rsid w:val="00E61AB5"/>
    <w:rsid w:val="00E61AD1"/>
    <w:rsid w:val="00E62E64"/>
    <w:rsid w:val="00E6627F"/>
    <w:rsid w:val="00E6726F"/>
    <w:rsid w:val="00E67349"/>
    <w:rsid w:val="00E675D0"/>
    <w:rsid w:val="00E72870"/>
    <w:rsid w:val="00E72C4A"/>
    <w:rsid w:val="00E73E08"/>
    <w:rsid w:val="00E751A5"/>
    <w:rsid w:val="00E75FD6"/>
    <w:rsid w:val="00E76BC7"/>
    <w:rsid w:val="00E77F89"/>
    <w:rsid w:val="00E80B77"/>
    <w:rsid w:val="00E812EE"/>
    <w:rsid w:val="00E81357"/>
    <w:rsid w:val="00E83FEA"/>
    <w:rsid w:val="00E85AF2"/>
    <w:rsid w:val="00E862FF"/>
    <w:rsid w:val="00E86A86"/>
    <w:rsid w:val="00E90407"/>
    <w:rsid w:val="00E907D5"/>
    <w:rsid w:val="00E91801"/>
    <w:rsid w:val="00E93F32"/>
    <w:rsid w:val="00E940CA"/>
    <w:rsid w:val="00E9518F"/>
    <w:rsid w:val="00E96F91"/>
    <w:rsid w:val="00EA0254"/>
    <w:rsid w:val="00EA1F4D"/>
    <w:rsid w:val="00EA2E7B"/>
    <w:rsid w:val="00EA7000"/>
    <w:rsid w:val="00EB0B90"/>
    <w:rsid w:val="00EB114C"/>
    <w:rsid w:val="00EB13DC"/>
    <w:rsid w:val="00EB148E"/>
    <w:rsid w:val="00EB225A"/>
    <w:rsid w:val="00EB34F3"/>
    <w:rsid w:val="00EB4C67"/>
    <w:rsid w:val="00EB7074"/>
    <w:rsid w:val="00EC1915"/>
    <w:rsid w:val="00EC221E"/>
    <w:rsid w:val="00EC30BE"/>
    <w:rsid w:val="00EC421C"/>
    <w:rsid w:val="00EC5F8C"/>
    <w:rsid w:val="00EC633E"/>
    <w:rsid w:val="00EC678D"/>
    <w:rsid w:val="00ED1DF8"/>
    <w:rsid w:val="00ED2469"/>
    <w:rsid w:val="00ED2C3F"/>
    <w:rsid w:val="00ED39C9"/>
    <w:rsid w:val="00ED4E75"/>
    <w:rsid w:val="00ED513E"/>
    <w:rsid w:val="00ED5F2E"/>
    <w:rsid w:val="00EE10D5"/>
    <w:rsid w:val="00EE29FF"/>
    <w:rsid w:val="00EE345E"/>
    <w:rsid w:val="00EE3F7C"/>
    <w:rsid w:val="00EE4C47"/>
    <w:rsid w:val="00EE573F"/>
    <w:rsid w:val="00EE69AC"/>
    <w:rsid w:val="00EE7784"/>
    <w:rsid w:val="00EF04B2"/>
    <w:rsid w:val="00EF106D"/>
    <w:rsid w:val="00EF1CA9"/>
    <w:rsid w:val="00EF274C"/>
    <w:rsid w:val="00EF30D8"/>
    <w:rsid w:val="00EF3F50"/>
    <w:rsid w:val="00EF57C7"/>
    <w:rsid w:val="00EF5D8A"/>
    <w:rsid w:val="00EF740D"/>
    <w:rsid w:val="00EF75C0"/>
    <w:rsid w:val="00EF7944"/>
    <w:rsid w:val="00F01343"/>
    <w:rsid w:val="00F01782"/>
    <w:rsid w:val="00F017F2"/>
    <w:rsid w:val="00F05C5D"/>
    <w:rsid w:val="00F063A9"/>
    <w:rsid w:val="00F06F55"/>
    <w:rsid w:val="00F07128"/>
    <w:rsid w:val="00F102D8"/>
    <w:rsid w:val="00F104FF"/>
    <w:rsid w:val="00F10FEA"/>
    <w:rsid w:val="00F11053"/>
    <w:rsid w:val="00F11094"/>
    <w:rsid w:val="00F15026"/>
    <w:rsid w:val="00F16B85"/>
    <w:rsid w:val="00F20283"/>
    <w:rsid w:val="00F226A9"/>
    <w:rsid w:val="00F23BF8"/>
    <w:rsid w:val="00F26A61"/>
    <w:rsid w:val="00F3022D"/>
    <w:rsid w:val="00F30B04"/>
    <w:rsid w:val="00F325E8"/>
    <w:rsid w:val="00F3261B"/>
    <w:rsid w:val="00F330CF"/>
    <w:rsid w:val="00F34C87"/>
    <w:rsid w:val="00F34D0F"/>
    <w:rsid w:val="00F34E10"/>
    <w:rsid w:val="00F34F08"/>
    <w:rsid w:val="00F359FF"/>
    <w:rsid w:val="00F37930"/>
    <w:rsid w:val="00F40062"/>
    <w:rsid w:val="00F400AD"/>
    <w:rsid w:val="00F4054A"/>
    <w:rsid w:val="00F41B05"/>
    <w:rsid w:val="00F4215C"/>
    <w:rsid w:val="00F431E6"/>
    <w:rsid w:val="00F4391B"/>
    <w:rsid w:val="00F4529D"/>
    <w:rsid w:val="00F45BED"/>
    <w:rsid w:val="00F47875"/>
    <w:rsid w:val="00F47910"/>
    <w:rsid w:val="00F47B73"/>
    <w:rsid w:val="00F518AC"/>
    <w:rsid w:val="00F52751"/>
    <w:rsid w:val="00F530AF"/>
    <w:rsid w:val="00F532C8"/>
    <w:rsid w:val="00F541F2"/>
    <w:rsid w:val="00F555B6"/>
    <w:rsid w:val="00F56BAA"/>
    <w:rsid w:val="00F642A9"/>
    <w:rsid w:val="00F65373"/>
    <w:rsid w:val="00F66DA0"/>
    <w:rsid w:val="00F67550"/>
    <w:rsid w:val="00F6791E"/>
    <w:rsid w:val="00F7273F"/>
    <w:rsid w:val="00F73689"/>
    <w:rsid w:val="00F74432"/>
    <w:rsid w:val="00F7495D"/>
    <w:rsid w:val="00F74B5D"/>
    <w:rsid w:val="00F7737F"/>
    <w:rsid w:val="00F82E23"/>
    <w:rsid w:val="00F8620B"/>
    <w:rsid w:val="00F87082"/>
    <w:rsid w:val="00F876CF"/>
    <w:rsid w:val="00F87A1D"/>
    <w:rsid w:val="00F87FC7"/>
    <w:rsid w:val="00F90185"/>
    <w:rsid w:val="00F909ED"/>
    <w:rsid w:val="00F91313"/>
    <w:rsid w:val="00F91A47"/>
    <w:rsid w:val="00F9218B"/>
    <w:rsid w:val="00F937BA"/>
    <w:rsid w:val="00F94C58"/>
    <w:rsid w:val="00F97CE5"/>
    <w:rsid w:val="00FA0AD5"/>
    <w:rsid w:val="00FA1488"/>
    <w:rsid w:val="00FA1AAC"/>
    <w:rsid w:val="00FA4019"/>
    <w:rsid w:val="00FA493B"/>
    <w:rsid w:val="00FA4AC5"/>
    <w:rsid w:val="00FA5629"/>
    <w:rsid w:val="00FA56C7"/>
    <w:rsid w:val="00FB2889"/>
    <w:rsid w:val="00FB5499"/>
    <w:rsid w:val="00FB755B"/>
    <w:rsid w:val="00FC02E6"/>
    <w:rsid w:val="00FC096D"/>
    <w:rsid w:val="00FC0D0A"/>
    <w:rsid w:val="00FC1484"/>
    <w:rsid w:val="00FC29CF"/>
    <w:rsid w:val="00FC2BDD"/>
    <w:rsid w:val="00FC3E30"/>
    <w:rsid w:val="00FC444C"/>
    <w:rsid w:val="00FD0EB5"/>
    <w:rsid w:val="00FD0F5F"/>
    <w:rsid w:val="00FD1438"/>
    <w:rsid w:val="00FD193A"/>
    <w:rsid w:val="00FD28F3"/>
    <w:rsid w:val="00FD369C"/>
    <w:rsid w:val="00FD3E12"/>
    <w:rsid w:val="00FD75FD"/>
    <w:rsid w:val="00FD7EAB"/>
    <w:rsid w:val="00FE2C77"/>
    <w:rsid w:val="00FE346A"/>
    <w:rsid w:val="00FE395C"/>
    <w:rsid w:val="00FE64B5"/>
    <w:rsid w:val="00FE64CC"/>
    <w:rsid w:val="00FE6C1B"/>
    <w:rsid w:val="00FE6D9D"/>
    <w:rsid w:val="00FF2338"/>
    <w:rsid w:val="00FF3497"/>
    <w:rsid w:val="00FF40AE"/>
    <w:rsid w:val="00FF4249"/>
    <w:rsid w:val="00FF44AC"/>
    <w:rsid w:val="00FF456D"/>
    <w:rsid w:val="00FF4B05"/>
    <w:rsid w:val="00FF50E1"/>
    <w:rsid w:val="00FF7612"/>
    <w:rsid w:val="00FF7B1E"/>
    <w:rsid w:val="00FF7FA9"/>
  </w:rsids>
  <m:mathPr>
    <m:mathFont m:val="Cambria Math"/>
    <m:brkBin m:val="before"/>
    <m:brkBinSub m:val="--"/>
    <m:smallFrac m:val="0"/>
    <m:dispDef/>
    <m:lMargin m:val="0"/>
    <m:rMargin m:val="0"/>
    <m:defJc m:val="centerGroup"/>
    <m:wrapIndent m:val="1440"/>
    <m:intLim m:val="subSup"/>
    <m:naryLim m:val="undOvr"/>
  </m:mathPr>
  <w:themeFontLang w:val="en-US" w:eastAsia="ko-KR"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6865"/>
    <o:shapelayout v:ext="edit">
      <o:idmap v:ext="edit" data="1"/>
    </o:shapelayout>
  </w:shapeDefaults>
  <w:decimalSymbol w:val="."/>
  <w:listSeparator w:val=","/>
  <w14:docId w14:val="5A49D11B"/>
  <w15:docId w15:val="{20FF165D-64C2-4713-8C44-AFDD2C136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Miriam"/>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3E61"/>
    <w:pPr>
      <w:spacing w:line="360" w:lineRule="auto"/>
      <w:jc w:val="both"/>
    </w:pPr>
    <w:rPr>
      <w:rFonts w:cs="David"/>
      <w:sz w:val="24"/>
      <w:szCs w:val="24"/>
    </w:rPr>
  </w:style>
  <w:style w:type="paragraph" w:styleId="Heading1">
    <w:name w:val="heading 1"/>
    <w:aliases w:val="Char3, Char3,h:1,h1,H1"/>
    <w:basedOn w:val="Normal"/>
    <w:next w:val="Normal"/>
    <w:qFormat/>
    <w:rsid w:val="00245836"/>
    <w:pPr>
      <w:keepNext/>
      <w:pageBreakBefore/>
      <w:numPr>
        <w:numId w:val="1"/>
      </w:numPr>
      <w:spacing w:before="60" w:after="60"/>
      <w:outlineLvl w:val="0"/>
    </w:pPr>
    <w:rPr>
      <w:rFonts w:ascii="Arial Bold" w:hAnsi="Arial Bold" w:cs="Arial"/>
      <w:b/>
      <w:bCs/>
      <w:kern w:val="28"/>
      <w:sz w:val="40"/>
      <w:szCs w:val="40"/>
    </w:rPr>
  </w:style>
  <w:style w:type="paragraph" w:styleId="Heading2">
    <w:name w:val="heading 2"/>
    <w:basedOn w:val="Heading1"/>
    <w:next w:val="Normal"/>
    <w:qFormat/>
    <w:rsid w:val="00F65373"/>
    <w:pPr>
      <w:pageBreakBefore w:val="0"/>
      <w:numPr>
        <w:ilvl w:val="1"/>
      </w:numPr>
      <w:spacing w:after="0"/>
      <w:outlineLvl w:val="1"/>
    </w:pPr>
    <w:rPr>
      <w:sz w:val="36"/>
      <w:szCs w:val="36"/>
    </w:rPr>
  </w:style>
  <w:style w:type="paragraph" w:styleId="Heading3">
    <w:name w:val="heading 3"/>
    <w:aliases w:val="Heading 3 Char1,Heading 3 Char Char,h3 Char Char,Heading 3 Char, Char Char,hed3,hed 3,h3,H3"/>
    <w:basedOn w:val="Heading2"/>
    <w:next w:val="Normal"/>
    <w:qFormat/>
    <w:rsid w:val="003142F0"/>
    <w:pPr>
      <w:keepLines/>
      <w:numPr>
        <w:ilvl w:val="2"/>
      </w:numPr>
      <w:ind w:left="1134" w:hanging="1134"/>
      <w:jc w:val="left"/>
      <w:outlineLvl w:val="2"/>
    </w:pPr>
    <w:rPr>
      <w:sz w:val="32"/>
      <w:szCs w:val="32"/>
    </w:rPr>
  </w:style>
  <w:style w:type="paragraph" w:styleId="Heading4">
    <w:name w:val="heading 4"/>
    <w:basedOn w:val="Heading3"/>
    <w:next w:val="Normal"/>
    <w:qFormat/>
    <w:rsid w:val="003142F0"/>
    <w:pPr>
      <w:numPr>
        <w:ilvl w:val="3"/>
      </w:numPr>
      <w:outlineLvl w:val="3"/>
    </w:pPr>
    <w:rPr>
      <w:sz w:val="28"/>
      <w:szCs w:val="28"/>
    </w:rPr>
  </w:style>
  <w:style w:type="paragraph" w:styleId="Heading5">
    <w:name w:val="heading 5"/>
    <w:basedOn w:val="Heading4"/>
    <w:next w:val="Normal"/>
    <w:autoRedefine/>
    <w:qFormat/>
    <w:rsid w:val="000461E6"/>
    <w:pPr>
      <w:keepNext w:val="0"/>
      <w:keepLines w:val="0"/>
      <w:numPr>
        <w:ilvl w:val="0"/>
        <w:numId w:val="0"/>
      </w:numPr>
      <w:spacing w:before="0"/>
      <w:ind w:left="1009" w:right="431" w:hanging="1009"/>
      <w:outlineLvl w:val="4"/>
    </w:pPr>
    <w:rPr>
      <w:sz w:val="24"/>
      <w:szCs w:val="24"/>
    </w:rPr>
  </w:style>
  <w:style w:type="paragraph" w:styleId="Heading6">
    <w:name w:val="heading 6"/>
    <w:basedOn w:val="Normal"/>
    <w:next w:val="Normal"/>
    <w:autoRedefine/>
    <w:qFormat/>
    <w:rsid w:val="00DD3AF7"/>
    <w:pPr>
      <w:numPr>
        <w:ilvl w:val="5"/>
        <w:numId w:val="1"/>
      </w:numPr>
      <w:spacing w:before="240" w:after="60"/>
      <w:outlineLvl w:val="5"/>
    </w:pPr>
    <w:rPr>
      <w:rFonts w:cs="Times New Roman"/>
      <w:b/>
      <w:bCs/>
    </w:rPr>
  </w:style>
  <w:style w:type="paragraph" w:styleId="Heading7">
    <w:name w:val="heading 7"/>
    <w:basedOn w:val="Normal"/>
    <w:next w:val="Normal"/>
    <w:qFormat/>
    <w:rsid w:val="00DD3AF7"/>
    <w:pPr>
      <w:numPr>
        <w:ilvl w:val="6"/>
        <w:numId w:val="1"/>
      </w:numPr>
      <w:spacing w:before="240" w:after="60"/>
      <w:outlineLvl w:val="6"/>
    </w:pPr>
    <w:rPr>
      <w:rFonts w:ascii="Arial" w:cs="Arial"/>
    </w:rPr>
  </w:style>
  <w:style w:type="paragraph" w:styleId="Heading8">
    <w:name w:val="heading 8"/>
    <w:basedOn w:val="Normal"/>
    <w:next w:val="Normal"/>
    <w:qFormat/>
    <w:rsid w:val="00DD3AF7"/>
    <w:pPr>
      <w:numPr>
        <w:ilvl w:val="7"/>
        <w:numId w:val="1"/>
      </w:numPr>
      <w:spacing w:before="240" w:after="60"/>
      <w:outlineLvl w:val="7"/>
    </w:pPr>
    <w:rPr>
      <w:rFonts w:ascii="Arial" w:cs="Arial"/>
      <w:i/>
      <w:iCs/>
    </w:rPr>
  </w:style>
  <w:style w:type="paragraph" w:styleId="Heading9">
    <w:name w:val="heading 9"/>
    <w:basedOn w:val="Normal"/>
    <w:next w:val="Normal"/>
    <w:qFormat/>
    <w:rsid w:val="00DD3AF7"/>
    <w:pPr>
      <w:numPr>
        <w:ilvl w:val="8"/>
        <w:numId w:val="1"/>
      </w:numPr>
      <w:spacing w:before="240" w:after="60"/>
      <w:outlineLvl w:val="8"/>
    </w:pPr>
    <w:rPr>
      <w:rFonts w:ascii="Arial" w:cs="Arial"/>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rsid w:val="00DD3AF7"/>
    <w:pPr>
      <w:tabs>
        <w:tab w:val="left" w:pos="1134"/>
        <w:tab w:val="right" w:leader="dot" w:pos="8640"/>
      </w:tabs>
      <w:spacing w:line="240" w:lineRule="auto"/>
    </w:pPr>
    <w:rPr>
      <w:rFonts w:cs="Times New Roman"/>
      <w:b/>
      <w:bCs/>
    </w:rPr>
  </w:style>
  <w:style w:type="paragraph" w:styleId="TOC2">
    <w:name w:val="toc 2"/>
    <w:basedOn w:val="TOC1"/>
    <w:next w:val="Normal"/>
    <w:uiPriority w:val="39"/>
    <w:rsid w:val="00DB5E33"/>
    <w:pPr>
      <w:ind w:right="198"/>
    </w:pPr>
    <w:rPr>
      <w:b w:val="0"/>
      <w:bCs w:val="0"/>
    </w:rPr>
  </w:style>
  <w:style w:type="paragraph" w:styleId="TOC3">
    <w:name w:val="toc 3"/>
    <w:basedOn w:val="Normal"/>
    <w:next w:val="Normal"/>
    <w:uiPriority w:val="39"/>
    <w:rsid w:val="00DD3AF7"/>
    <w:pPr>
      <w:tabs>
        <w:tab w:val="left" w:pos="1134"/>
        <w:tab w:val="right" w:leader="dot" w:pos="8640"/>
      </w:tabs>
      <w:spacing w:line="240" w:lineRule="auto"/>
      <w:ind w:right="403"/>
    </w:pPr>
    <w:rPr>
      <w:rFonts w:cs="Times New Roman"/>
    </w:rPr>
  </w:style>
  <w:style w:type="paragraph" w:styleId="Header">
    <w:name w:val="header"/>
    <w:basedOn w:val="Normal"/>
    <w:rsid w:val="00DD3AF7"/>
    <w:pPr>
      <w:tabs>
        <w:tab w:val="center" w:pos="4320"/>
        <w:tab w:val="right" w:pos="8640"/>
      </w:tabs>
      <w:jc w:val="left"/>
    </w:pPr>
    <w:rPr>
      <w:rFonts w:cs="Times New Roman"/>
    </w:rPr>
  </w:style>
  <w:style w:type="character" w:styleId="PageNumber">
    <w:name w:val="page number"/>
    <w:basedOn w:val="DefaultParagraphFont"/>
    <w:rsid w:val="00DD3AF7"/>
    <w:rPr>
      <w:rFonts w:cs="Times New Roman"/>
    </w:rPr>
  </w:style>
  <w:style w:type="paragraph" w:styleId="Footer">
    <w:name w:val="footer"/>
    <w:basedOn w:val="Normal"/>
    <w:rsid w:val="00DD3AF7"/>
    <w:pPr>
      <w:tabs>
        <w:tab w:val="center" w:pos="4320"/>
        <w:tab w:val="right" w:pos="8640"/>
      </w:tabs>
      <w:jc w:val="left"/>
    </w:pPr>
    <w:rPr>
      <w:rFonts w:cs="Times New Roman"/>
    </w:rPr>
  </w:style>
  <w:style w:type="paragraph" w:styleId="NormalWeb">
    <w:name w:val="Normal (Web)"/>
    <w:basedOn w:val="Normal"/>
    <w:link w:val="NormalWebChar"/>
    <w:rsid w:val="00DD3AF7"/>
    <w:rPr>
      <w:rFonts w:cs="Times New Roman"/>
    </w:rPr>
  </w:style>
  <w:style w:type="character" w:customStyle="1" w:styleId="NormalWebChar">
    <w:name w:val="Normal (Web) Char"/>
    <w:basedOn w:val="DefaultParagraphFont"/>
    <w:link w:val="NormalWeb"/>
    <w:rsid w:val="00DD3AF7"/>
    <w:rPr>
      <w:sz w:val="24"/>
      <w:szCs w:val="24"/>
      <w:lang w:val="en-US" w:eastAsia="en-US" w:bidi="he-IL"/>
    </w:rPr>
  </w:style>
  <w:style w:type="table" w:styleId="TableGrid">
    <w:name w:val="Table Grid"/>
    <w:basedOn w:val="TableNormal"/>
    <w:rsid w:val="00DD3AF7"/>
    <w:pPr>
      <w:bidi/>
      <w:ind w:left="22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semiHidden/>
    <w:rsid w:val="00DD3AF7"/>
    <w:pPr>
      <w:spacing w:line="80" w:lineRule="atLeast"/>
      <w:ind w:left="363" w:hanging="363"/>
    </w:pPr>
    <w:rPr>
      <w:rFonts w:ascii="Arial" w:cs="Arial"/>
      <w:lang w:eastAsia="he-IL"/>
    </w:rPr>
  </w:style>
  <w:style w:type="character" w:customStyle="1" w:styleId="CommentTextChar">
    <w:name w:val="Comment Text Char"/>
    <w:basedOn w:val="DefaultParagraphFont"/>
    <w:link w:val="CommentText"/>
    <w:semiHidden/>
    <w:rsid w:val="00853035"/>
    <w:rPr>
      <w:rFonts w:ascii="Arial" w:cs="Arial"/>
      <w:sz w:val="24"/>
      <w:szCs w:val="24"/>
      <w:lang w:eastAsia="he-IL"/>
    </w:rPr>
  </w:style>
  <w:style w:type="character" w:styleId="Hyperlink">
    <w:name w:val="Hyperlink"/>
    <w:basedOn w:val="DefaultParagraphFont"/>
    <w:uiPriority w:val="99"/>
    <w:rsid w:val="00DD3AF7"/>
    <w:rPr>
      <w:color w:val="0000FF"/>
      <w:u w:val="single"/>
    </w:rPr>
  </w:style>
  <w:style w:type="paragraph" w:styleId="Title">
    <w:name w:val="Title"/>
    <w:basedOn w:val="Normal"/>
    <w:qFormat/>
    <w:rsid w:val="00DD3AF7"/>
    <w:pPr>
      <w:tabs>
        <w:tab w:val="left" w:pos="540"/>
      </w:tabs>
      <w:spacing w:before="240" w:after="60" w:line="80" w:lineRule="atLeast"/>
      <w:ind w:left="567"/>
      <w:jc w:val="center"/>
    </w:pPr>
    <w:rPr>
      <w:rFonts w:ascii="Arial" w:cs="Arial"/>
      <w:b/>
      <w:bCs/>
      <w:sz w:val="22"/>
      <w:szCs w:val="22"/>
      <w:lang w:eastAsia="he-IL"/>
    </w:rPr>
  </w:style>
  <w:style w:type="paragraph" w:styleId="TableofFigures">
    <w:name w:val="table of figures"/>
    <w:basedOn w:val="Normal"/>
    <w:next w:val="Normal"/>
    <w:uiPriority w:val="99"/>
    <w:rsid w:val="00DD3AF7"/>
    <w:pPr>
      <w:tabs>
        <w:tab w:val="left" w:pos="1134"/>
        <w:tab w:val="left" w:leader="dot" w:pos="8505"/>
      </w:tabs>
      <w:spacing w:line="240" w:lineRule="auto"/>
      <w:ind w:left="1418" w:hanging="1418"/>
    </w:pPr>
  </w:style>
  <w:style w:type="paragraph" w:styleId="BodyText">
    <w:name w:val="Body Text"/>
    <w:aliases w:val="Char"/>
    <w:basedOn w:val="Normal"/>
    <w:link w:val="BodyTextChar"/>
    <w:rsid w:val="00DD3AF7"/>
    <w:rPr>
      <w:rFonts w:cs="Times New Roman"/>
      <w:snapToGrid w:val="0"/>
    </w:rPr>
  </w:style>
  <w:style w:type="character" w:customStyle="1" w:styleId="BodyTextChar">
    <w:name w:val="Body Text Char"/>
    <w:aliases w:val="Char Char"/>
    <w:link w:val="BodyText"/>
    <w:rsid w:val="00CE2469"/>
    <w:rPr>
      <w:rFonts w:cs="Times New Roman"/>
      <w:snapToGrid w:val="0"/>
      <w:sz w:val="24"/>
      <w:szCs w:val="24"/>
    </w:rPr>
  </w:style>
  <w:style w:type="paragraph" w:customStyle="1" w:styleId="StyleLatin12ptLatinItalicAfter-001cm">
    <w:name w:val="Style (Latin) 12 pt (Latin) Italic After:  -0.01 cm"/>
    <w:basedOn w:val="Normal"/>
    <w:autoRedefine/>
    <w:rsid w:val="00DD3AF7"/>
    <w:rPr>
      <w:i/>
    </w:rPr>
  </w:style>
  <w:style w:type="paragraph" w:customStyle="1" w:styleId="ExplanationCharChar">
    <w:name w:val="Explanation Char Char"/>
    <w:basedOn w:val="Normal"/>
    <w:link w:val="ExplanationCharCharChar"/>
    <w:rsid w:val="00DD3AF7"/>
    <w:pPr>
      <w:spacing w:line="240" w:lineRule="auto"/>
    </w:pPr>
    <w:rPr>
      <w:rFonts w:ascii="Arial" w:hAnsi="Arial" w:cs="Arial"/>
      <w:color w:val="FF0000"/>
      <w:sz w:val="20"/>
      <w:szCs w:val="20"/>
    </w:rPr>
  </w:style>
  <w:style w:type="character" w:customStyle="1" w:styleId="ExplanationCharCharChar">
    <w:name w:val="Explanation Char Char Char"/>
    <w:basedOn w:val="DefaultParagraphFont"/>
    <w:link w:val="ExplanationCharChar"/>
    <w:rsid w:val="00DD3AF7"/>
    <w:rPr>
      <w:rFonts w:ascii="Arial" w:hAnsi="Arial" w:cs="Arial"/>
      <w:color w:val="FF0000"/>
      <w:lang w:val="en-US" w:eastAsia="en-US" w:bidi="he-IL"/>
    </w:rPr>
  </w:style>
  <w:style w:type="paragraph" w:styleId="BodyTextIndent3">
    <w:name w:val="Body Text Indent 3"/>
    <w:basedOn w:val="Normal"/>
    <w:rsid w:val="00DD3AF7"/>
    <w:pPr>
      <w:spacing w:after="120"/>
      <w:ind w:left="283"/>
    </w:pPr>
    <w:rPr>
      <w:sz w:val="16"/>
      <w:szCs w:val="16"/>
    </w:rPr>
  </w:style>
  <w:style w:type="paragraph" w:styleId="BodyTextIndent2">
    <w:name w:val="Body Text Indent 2"/>
    <w:basedOn w:val="Normal"/>
    <w:rsid w:val="00DD3AF7"/>
    <w:pPr>
      <w:spacing w:after="120" w:line="480" w:lineRule="auto"/>
      <w:ind w:left="283"/>
    </w:pPr>
  </w:style>
  <w:style w:type="paragraph" w:customStyle="1" w:styleId="Style1">
    <w:name w:val="Style1"/>
    <w:basedOn w:val="ExplanationCharChar"/>
    <w:autoRedefine/>
    <w:rsid w:val="00DD3AF7"/>
  </w:style>
  <w:style w:type="paragraph" w:customStyle="1" w:styleId="Explanation">
    <w:name w:val="Explanation"/>
    <w:basedOn w:val="Normal"/>
    <w:link w:val="ExplanationChar"/>
    <w:qFormat/>
    <w:rsid w:val="007818E0"/>
    <w:pPr>
      <w:spacing w:line="240" w:lineRule="auto"/>
    </w:pPr>
    <w:rPr>
      <w:rFonts w:ascii="Arial" w:hAnsi="Arial" w:cs="Arial"/>
      <w:color w:val="FF0000"/>
      <w:sz w:val="20"/>
      <w:szCs w:val="20"/>
    </w:rPr>
  </w:style>
  <w:style w:type="character" w:customStyle="1" w:styleId="ExplanationChar">
    <w:name w:val="Explanation Char"/>
    <w:basedOn w:val="DefaultParagraphFont"/>
    <w:link w:val="Explanation"/>
    <w:rsid w:val="007818E0"/>
    <w:rPr>
      <w:rFonts w:ascii="Arial" w:hAnsi="Arial" w:cs="Arial"/>
      <w:color w:val="FF0000"/>
    </w:rPr>
  </w:style>
  <w:style w:type="paragraph" w:styleId="Caption">
    <w:name w:val="caption"/>
    <w:aliases w:val="Caption Char,Caption Char1 Char,Caption Char Char Char,Caption Char1 Char Char Char1 Char,Caption Char Char Char Char Char1 Char,Caption Char1 Char Char Char1 Char Char Char,Caption Char Char Char Char Char1 Char Char Char,Caption Char1"/>
    <w:basedOn w:val="Normal"/>
    <w:next w:val="Normal"/>
    <w:qFormat/>
    <w:rsid w:val="00DD3AF7"/>
    <w:pPr>
      <w:spacing w:before="120" w:after="120"/>
    </w:pPr>
    <w:rPr>
      <w:rFonts w:cs="Times New Roman"/>
      <w:b/>
      <w:bCs/>
      <w:snapToGrid w:val="0"/>
    </w:rPr>
  </w:style>
  <w:style w:type="paragraph" w:styleId="TOC9">
    <w:name w:val="toc 9"/>
    <w:basedOn w:val="Normal"/>
    <w:next w:val="Normal"/>
    <w:autoRedefine/>
    <w:uiPriority w:val="39"/>
    <w:rsid w:val="00DD3AF7"/>
    <w:pPr>
      <w:ind w:left="1920"/>
    </w:pPr>
  </w:style>
  <w:style w:type="paragraph" w:styleId="TOC4">
    <w:name w:val="toc 4"/>
    <w:basedOn w:val="Normal"/>
    <w:next w:val="Normal"/>
    <w:uiPriority w:val="39"/>
    <w:rsid w:val="00DD3AF7"/>
    <w:pPr>
      <w:tabs>
        <w:tab w:val="left" w:pos="1134"/>
        <w:tab w:val="right" w:leader="dot" w:pos="8641"/>
      </w:tabs>
      <w:spacing w:line="240" w:lineRule="auto"/>
    </w:pPr>
  </w:style>
  <w:style w:type="paragraph" w:styleId="BalloonText">
    <w:name w:val="Balloon Text"/>
    <w:basedOn w:val="Normal"/>
    <w:semiHidden/>
    <w:rsid w:val="00DD3AF7"/>
    <w:rPr>
      <w:rFonts w:ascii="Tahoma" w:hAnsi="Tahoma" w:cs="Tahoma"/>
      <w:sz w:val="16"/>
      <w:szCs w:val="16"/>
    </w:rPr>
  </w:style>
  <w:style w:type="paragraph" w:customStyle="1" w:styleId="StyleHeading1">
    <w:name w:val="Style Heading 1 +"/>
    <w:basedOn w:val="Heading1"/>
    <w:rsid w:val="00DD3AF7"/>
    <w:pPr>
      <w:numPr>
        <w:numId w:val="0"/>
      </w:numPr>
      <w:tabs>
        <w:tab w:val="num" w:pos="851"/>
      </w:tabs>
      <w:spacing w:line="240" w:lineRule="auto"/>
      <w:ind w:left="851" w:hanging="851"/>
      <w:jc w:val="left"/>
    </w:pPr>
    <w:rPr>
      <w:rFonts w:ascii="Arial" w:hAnsi="Arial"/>
      <w:snapToGrid w:val="0"/>
      <w:kern w:val="32"/>
    </w:rPr>
  </w:style>
  <w:style w:type="paragraph" w:customStyle="1" w:styleId="StyleHeading2">
    <w:name w:val="Style Heading 2 +"/>
    <w:basedOn w:val="Heading2"/>
    <w:next w:val="Normal"/>
    <w:rsid w:val="00DD3AF7"/>
    <w:pPr>
      <w:numPr>
        <w:ilvl w:val="0"/>
        <w:numId w:val="0"/>
      </w:numPr>
      <w:tabs>
        <w:tab w:val="num" w:pos="907"/>
      </w:tabs>
      <w:spacing w:line="240" w:lineRule="auto"/>
      <w:ind w:left="907" w:hanging="907"/>
      <w:jc w:val="left"/>
    </w:pPr>
    <w:rPr>
      <w:snapToGrid w:val="0"/>
      <w:kern w:val="0"/>
    </w:rPr>
  </w:style>
  <w:style w:type="paragraph" w:customStyle="1" w:styleId="a">
    <w:name w:val="תו"/>
    <w:basedOn w:val="Normal"/>
    <w:next w:val="Normal"/>
    <w:rsid w:val="00DD3AF7"/>
    <w:pPr>
      <w:keepLines/>
      <w:tabs>
        <w:tab w:val="left" w:pos="397"/>
        <w:tab w:val="left" w:pos="794"/>
        <w:tab w:val="left" w:pos="1191"/>
        <w:tab w:val="left" w:pos="1588"/>
        <w:tab w:val="left" w:pos="1985"/>
        <w:tab w:val="left" w:pos="2381"/>
        <w:tab w:val="left" w:pos="2778"/>
        <w:tab w:val="left" w:pos="3175"/>
        <w:tab w:val="left" w:pos="3572"/>
      </w:tabs>
      <w:bidi/>
      <w:spacing w:line="240" w:lineRule="auto"/>
      <w:ind w:left="567"/>
    </w:pPr>
    <w:rPr>
      <w:rFonts w:ascii="Arial" w:hAnsi="Arial"/>
      <w:noProof/>
      <w:sz w:val="22"/>
      <w:szCs w:val="28"/>
      <w:lang w:eastAsia="he-IL"/>
    </w:rPr>
  </w:style>
  <w:style w:type="character" w:styleId="FollowedHyperlink">
    <w:name w:val="FollowedHyperlink"/>
    <w:basedOn w:val="DefaultParagraphFont"/>
    <w:rsid w:val="00DD3AF7"/>
    <w:rPr>
      <w:color w:val="800080"/>
      <w:u w:val="single"/>
    </w:rPr>
  </w:style>
  <w:style w:type="paragraph" w:styleId="BodyText2">
    <w:name w:val="Body Text 2"/>
    <w:basedOn w:val="Normal"/>
    <w:link w:val="BodyText2Char"/>
    <w:rsid w:val="002E6C7A"/>
    <w:pPr>
      <w:spacing w:after="120" w:line="480" w:lineRule="auto"/>
    </w:pPr>
  </w:style>
  <w:style w:type="character" w:customStyle="1" w:styleId="BodyText2Char">
    <w:name w:val="Body Text 2 Char"/>
    <w:basedOn w:val="DefaultParagraphFont"/>
    <w:link w:val="BodyText2"/>
    <w:rsid w:val="002E6C7A"/>
    <w:rPr>
      <w:rFonts w:cs="David"/>
      <w:sz w:val="24"/>
      <w:szCs w:val="24"/>
    </w:rPr>
  </w:style>
  <w:style w:type="paragraph" w:styleId="Index1">
    <w:name w:val="index 1"/>
    <w:basedOn w:val="Normal"/>
    <w:next w:val="Normal"/>
    <w:rsid w:val="00EA2E7B"/>
    <w:pPr>
      <w:numPr>
        <w:numId w:val="3"/>
      </w:numPr>
      <w:spacing w:before="120"/>
      <w:jc w:val="left"/>
    </w:pPr>
    <w:rPr>
      <w:b/>
      <w:bCs/>
    </w:rPr>
  </w:style>
  <w:style w:type="paragraph" w:styleId="Index2">
    <w:name w:val="index 2"/>
    <w:basedOn w:val="Normal"/>
    <w:next w:val="Normal"/>
    <w:rsid w:val="00EA2E7B"/>
    <w:pPr>
      <w:numPr>
        <w:ilvl w:val="1"/>
        <w:numId w:val="3"/>
      </w:numPr>
      <w:jc w:val="left"/>
    </w:pPr>
    <w:rPr>
      <w:b/>
      <w:bCs/>
    </w:rPr>
  </w:style>
  <w:style w:type="paragraph" w:styleId="Index3">
    <w:name w:val="index 3"/>
    <w:basedOn w:val="Normal"/>
    <w:next w:val="Normal"/>
    <w:rsid w:val="00EA2E7B"/>
    <w:pPr>
      <w:tabs>
        <w:tab w:val="num" w:pos="1134"/>
      </w:tabs>
      <w:ind w:left="1134" w:hanging="1134"/>
      <w:jc w:val="left"/>
    </w:pPr>
    <w:rPr>
      <w:b/>
      <w:bCs/>
    </w:rPr>
  </w:style>
  <w:style w:type="paragraph" w:styleId="Index4">
    <w:name w:val="index 4"/>
    <w:basedOn w:val="Normal"/>
    <w:next w:val="Normal"/>
    <w:rsid w:val="00EA2E7B"/>
    <w:pPr>
      <w:tabs>
        <w:tab w:val="num" w:pos="1134"/>
      </w:tabs>
      <w:ind w:left="1134" w:hanging="1134"/>
      <w:jc w:val="left"/>
    </w:pPr>
    <w:rPr>
      <w:b/>
      <w:bCs/>
    </w:rPr>
  </w:style>
  <w:style w:type="paragraph" w:styleId="Index5">
    <w:name w:val="index 5"/>
    <w:basedOn w:val="Normal"/>
    <w:next w:val="Normal"/>
    <w:rsid w:val="00EA2E7B"/>
    <w:pPr>
      <w:tabs>
        <w:tab w:val="num" w:pos="0"/>
      </w:tabs>
      <w:ind w:left="1134" w:hanging="1134"/>
      <w:jc w:val="left"/>
    </w:pPr>
    <w:rPr>
      <w:b/>
      <w:bCs/>
    </w:rPr>
  </w:style>
  <w:style w:type="character" w:styleId="CommentReference">
    <w:name w:val="annotation reference"/>
    <w:basedOn w:val="DefaultParagraphFont"/>
    <w:rsid w:val="00853035"/>
    <w:rPr>
      <w:sz w:val="16"/>
      <w:szCs w:val="16"/>
    </w:rPr>
  </w:style>
  <w:style w:type="paragraph" w:styleId="CommentSubject">
    <w:name w:val="annotation subject"/>
    <w:basedOn w:val="CommentText"/>
    <w:next w:val="CommentText"/>
    <w:link w:val="CommentSubjectChar"/>
    <w:rsid w:val="00853035"/>
    <w:pPr>
      <w:spacing w:line="240" w:lineRule="auto"/>
      <w:ind w:left="0" w:firstLine="0"/>
    </w:pPr>
    <w:rPr>
      <w:rFonts w:ascii="Times New Roman" w:cs="David"/>
      <w:b/>
      <w:bCs/>
      <w:sz w:val="20"/>
      <w:szCs w:val="20"/>
      <w:lang w:eastAsia="en-US"/>
    </w:rPr>
  </w:style>
  <w:style w:type="character" w:customStyle="1" w:styleId="CommentSubjectChar">
    <w:name w:val="Comment Subject Char"/>
    <w:basedOn w:val="CommentTextChar"/>
    <w:link w:val="CommentSubject"/>
    <w:rsid w:val="00853035"/>
    <w:rPr>
      <w:rFonts w:ascii="Arial" w:cs="Arial"/>
      <w:sz w:val="24"/>
      <w:szCs w:val="24"/>
      <w:lang w:eastAsia="he-IL"/>
    </w:rPr>
  </w:style>
  <w:style w:type="paragraph" w:styleId="Revision">
    <w:name w:val="Revision"/>
    <w:hidden/>
    <w:uiPriority w:val="99"/>
    <w:semiHidden/>
    <w:rsid w:val="0018418B"/>
    <w:rPr>
      <w:rFonts w:cs="David"/>
      <w:sz w:val="24"/>
      <w:szCs w:val="24"/>
    </w:rPr>
  </w:style>
  <w:style w:type="paragraph" w:styleId="ListParagraph">
    <w:name w:val="List Paragraph"/>
    <w:basedOn w:val="Normal"/>
    <w:uiPriority w:val="34"/>
    <w:qFormat/>
    <w:rsid w:val="00E90407"/>
    <w:pPr>
      <w:ind w:left="720"/>
      <w:contextualSpacing/>
    </w:pPr>
  </w:style>
  <w:style w:type="paragraph" w:customStyle="1" w:styleId="StyleHeading3Heading3Char1Heading3CharCharh3CharChar">
    <w:name w:val="Style Heading 3Heading 3 Char1Heading 3 Char Charh3 Char Char + ..."/>
    <w:basedOn w:val="Heading3"/>
    <w:rsid w:val="004839D0"/>
    <w:pPr>
      <w:ind w:left="720" w:hanging="720"/>
    </w:pPr>
    <w:rPr>
      <w:i/>
      <w:iCs/>
      <w:color w:val="0000FF"/>
    </w:rPr>
  </w:style>
  <w:style w:type="paragraph" w:customStyle="1" w:styleId="Default">
    <w:name w:val="Default"/>
    <w:rsid w:val="007044FE"/>
    <w:pPr>
      <w:autoSpaceDE w:val="0"/>
      <w:autoSpaceDN w:val="0"/>
      <w:adjustRightInd w:val="0"/>
    </w:pPr>
    <w:rPr>
      <w:rFonts w:ascii="Arial" w:hAnsi="Arial" w:cs="Arial"/>
      <w:color w:val="000000"/>
      <w:sz w:val="24"/>
      <w:szCs w:val="24"/>
    </w:rPr>
  </w:style>
  <w:style w:type="paragraph" w:customStyle="1" w:styleId="ColumnCell">
    <w:name w:val="Column Cell"/>
    <w:basedOn w:val="Normal"/>
    <w:qFormat/>
    <w:rsid w:val="00AC3186"/>
    <w:pPr>
      <w:spacing w:before="20" w:after="20" w:line="240" w:lineRule="auto"/>
      <w:jc w:val="left"/>
    </w:pPr>
    <w:rPr>
      <w:rFonts w:ascii="Arial" w:hAnsi="Arial" w:cs="Arial"/>
      <w:bCs/>
      <w:snapToGrid w:val="0"/>
      <w:sz w:val="20"/>
      <w:szCs w:val="20"/>
    </w:rPr>
  </w:style>
  <w:style w:type="paragraph" w:customStyle="1" w:styleId="ColumnTitle">
    <w:name w:val="Column Title"/>
    <w:basedOn w:val="ColumnCell"/>
    <w:rsid w:val="00AC3186"/>
    <w:pPr>
      <w:jc w:val="center"/>
    </w:pPr>
    <w:rPr>
      <w:rFonts w:ascii="Arial Bold" w:hAnsi="Arial Bold"/>
      <w:b/>
    </w:rPr>
  </w:style>
  <w:style w:type="paragraph" w:styleId="TOC6">
    <w:name w:val="toc 6"/>
    <w:basedOn w:val="Normal"/>
    <w:next w:val="Normal"/>
    <w:autoRedefine/>
    <w:uiPriority w:val="39"/>
    <w:rsid w:val="00723AD9"/>
    <w:pPr>
      <w:ind w:left="1000"/>
      <w:jc w:val="left"/>
    </w:pPr>
    <w:rPr>
      <w:rFonts w:cs="Miriam"/>
      <w:snapToGrid w:val="0"/>
      <w:sz w:val="18"/>
      <w:szCs w:val="18"/>
    </w:rPr>
  </w:style>
  <w:style w:type="paragraph" w:styleId="NormalIndent">
    <w:name w:val="Normal Indent"/>
    <w:basedOn w:val="Normal"/>
    <w:rsid w:val="00171D9A"/>
    <w:pPr>
      <w:tabs>
        <w:tab w:val="left" w:pos="1560"/>
      </w:tabs>
      <w:spacing w:line="240" w:lineRule="auto"/>
      <w:ind w:left="720"/>
      <w:jc w:val="left"/>
    </w:pPr>
    <w:rPr>
      <w:rFonts w:cs="Miriam"/>
    </w:rPr>
  </w:style>
  <w:style w:type="paragraph" w:customStyle="1" w:styleId="StyleBodyTextBefore0cm">
    <w:name w:val="Style Body Text + Before:  0 cm"/>
    <w:basedOn w:val="BodyText"/>
    <w:link w:val="StyleBodyTextBefore0cmChar"/>
    <w:autoRedefine/>
    <w:rsid w:val="00E51A66"/>
    <w:pPr>
      <w:keepLines/>
      <w:spacing w:before="120"/>
      <w:ind w:left="-109" w:right="-138"/>
      <w:jc w:val="center"/>
    </w:pPr>
    <w:rPr>
      <w:rFonts w:ascii="Arial" w:hAnsi="Arial"/>
      <w:snapToGrid/>
      <w:sz w:val="22"/>
    </w:rPr>
  </w:style>
  <w:style w:type="character" w:customStyle="1" w:styleId="StyleBodyTextBefore0cmChar">
    <w:name w:val="Style Body Text + Before:  0 cm Char"/>
    <w:link w:val="StyleBodyTextBefore0cm"/>
    <w:rsid w:val="00E51A66"/>
    <w:rPr>
      <w:rFonts w:ascii="Arial" w:hAnsi="Arial" w:cs="Times New Roman"/>
      <w:sz w:val="22"/>
      <w:szCs w:val="24"/>
    </w:rPr>
  </w:style>
  <w:style w:type="paragraph" w:customStyle="1" w:styleId="BulletStyle">
    <w:name w:val="BulletStyle"/>
    <w:basedOn w:val="ListParagraph"/>
    <w:rsid w:val="00BC7405"/>
    <w:pPr>
      <w:numPr>
        <w:numId w:val="9"/>
      </w:numPr>
      <w:spacing w:line="276" w:lineRule="auto"/>
      <w:ind w:right="-51"/>
    </w:pPr>
    <w:rPr>
      <w:rFonts w:ascii="Arial" w:eastAsia="Gulim" w:hAnsi="Arial" w:cs="Arial"/>
      <w:sz w:val="22"/>
      <w:szCs w:val="22"/>
      <w:lang w:bidi="ar-SA"/>
    </w:rPr>
  </w:style>
  <w:style w:type="paragraph" w:customStyle="1" w:styleId="CharChar">
    <w:name w:val="Char Char תו תו"/>
    <w:basedOn w:val="Normal"/>
    <w:autoRedefine/>
    <w:rsid w:val="00FA4019"/>
    <w:pPr>
      <w:spacing w:before="120" w:after="160" w:line="240" w:lineRule="exact"/>
      <w:ind w:left="-478"/>
    </w:pPr>
    <w:rPr>
      <w:rFonts w:ascii="Verdana" w:hAnsi="Verdana" w:cs="Times New Roman"/>
      <w:sz w:val="20"/>
      <w:szCs w:val="20"/>
      <w:lang w:bidi="ar-SA"/>
    </w:rPr>
  </w:style>
  <w:style w:type="paragraph" w:customStyle="1" w:styleId="CharChar0">
    <w:name w:val="Char Char תו תו"/>
    <w:basedOn w:val="Normal"/>
    <w:autoRedefine/>
    <w:rsid w:val="0024234F"/>
    <w:pPr>
      <w:spacing w:before="120" w:after="160" w:line="240" w:lineRule="exact"/>
      <w:ind w:left="-478"/>
    </w:pPr>
    <w:rPr>
      <w:rFonts w:ascii="Verdana" w:hAnsi="Verdana" w:cs="Times New Roman"/>
      <w:sz w:val="20"/>
      <w:szCs w:val="20"/>
      <w:lang w:bidi="ar-SA"/>
    </w:rPr>
  </w:style>
  <w:style w:type="paragraph" w:customStyle="1" w:styleId="Tabletext">
    <w:name w:val="Tabletext"/>
    <w:basedOn w:val="Normal"/>
    <w:rsid w:val="00552920"/>
    <w:pPr>
      <w:spacing w:line="240" w:lineRule="auto"/>
      <w:jc w:val="center"/>
    </w:pPr>
    <w:rPr>
      <w:rFonts w:cs="Times New Roman"/>
      <w:szCs w:val="22"/>
    </w:rPr>
  </w:style>
  <w:style w:type="paragraph" w:customStyle="1" w:styleId="TABLETITLE">
    <w:name w:val="TABLE TITLE"/>
    <w:basedOn w:val="Normal"/>
    <w:link w:val="TABLETITLEChar"/>
    <w:rsid w:val="00552920"/>
    <w:pPr>
      <w:spacing w:line="240" w:lineRule="auto"/>
      <w:jc w:val="center"/>
    </w:pPr>
    <w:rPr>
      <w:rFonts w:cs="Times New Roman"/>
      <w:b/>
      <w:bCs/>
      <w:szCs w:val="22"/>
    </w:rPr>
  </w:style>
  <w:style w:type="paragraph" w:customStyle="1" w:styleId="StyleHeading2Complex14pt">
    <w:name w:val="Style Heading 2 + (Complex) 14 pt"/>
    <w:basedOn w:val="Heading2"/>
    <w:autoRedefine/>
    <w:rsid w:val="00CE2469"/>
    <w:pPr>
      <w:numPr>
        <w:ilvl w:val="0"/>
        <w:numId w:val="0"/>
      </w:numPr>
      <w:tabs>
        <w:tab w:val="num" w:pos="1077"/>
      </w:tabs>
      <w:spacing w:before="240" w:after="120" w:line="240" w:lineRule="auto"/>
      <w:ind w:left="1077" w:hanging="1077"/>
      <w:jc w:val="left"/>
    </w:pPr>
    <w:rPr>
      <w:rFonts w:ascii="Arial" w:hAnsi="Arial"/>
      <w:kern w:val="0"/>
      <w:sz w:val="28"/>
      <w:szCs w:val="28"/>
    </w:rPr>
  </w:style>
  <w:style w:type="paragraph" w:customStyle="1" w:styleId="BodyTextRed">
    <w:name w:val="Body Text Red"/>
    <w:basedOn w:val="Normal"/>
    <w:rsid w:val="00CE2469"/>
    <w:pPr>
      <w:keepLines/>
      <w:spacing w:before="60" w:line="300" w:lineRule="atLeast"/>
      <w:ind w:left="1080"/>
      <w:jc w:val="left"/>
    </w:pPr>
    <w:rPr>
      <w:rFonts w:ascii="Arial" w:hAnsi="Arial" w:cs="Arial"/>
      <w:color w:val="FF0000"/>
      <w:sz w:val="22"/>
      <w:szCs w:val="22"/>
    </w:rPr>
  </w:style>
  <w:style w:type="paragraph" w:styleId="ListBullet">
    <w:name w:val="List Bullet"/>
    <w:basedOn w:val="Normal"/>
    <w:autoRedefine/>
    <w:rsid w:val="00CE2469"/>
    <w:pPr>
      <w:numPr>
        <w:numId w:val="16"/>
      </w:numPr>
      <w:tabs>
        <w:tab w:val="clear" w:pos="360"/>
        <w:tab w:val="left" w:pos="3544"/>
      </w:tabs>
      <w:spacing w:line="240" w:lineRule="auto"/>
      <w:ind w:left="2160" w:firstLine="0"/>
      <w:jc w:val="left"/>
    </w:pPr>
    <w:rPr>
      <w:rFonts w:cs="Times New Roman"/>
    </w:rPr>
  </w:style>
  <w:style w:type="paragraph" w:customStyle="1" w:styleId="b2">
    <w:name w:val="b2"/>
    <w:basedOn w:val="Normal"/>
    <w:rsid w:val="00CE2469"/>
    <w:pPr>
      <w:spacing w:line="240" w:lineRule="auto"/>
      <w:ind w:left="2160" w:hanging="720"/>
      <w:jc w:val="left"/>
    </w:pPr>
    <w:rPr>
      <w:rFonts w:cs="Times New Roman"/>
      <w:sz w:val="20"/>
      <w:szCs w:val="20"/>
    </w:rPr>
  </w:style>
  <w:style w:type="paragraph" w:customStyle="1" w:styleId="Disclaimer">
    <w:name w:val="Disclaimer"/>
    <w:basedOn w:val="Normal"/>
    <w:rsid w:val="00CE2469"/>
    <w:pPr>
      <w:tabs>
        <w:tab w:val="left" w:pos="1191"/>
        <w:tab w:val="left" w:pos="1814"/>
      </w:tabs>
      <w:jc w:val="left"/>
    </w:pPr>
    <w:rPr>
      <w:rFonts w:ascii="Arial" w:hAnsi="Arial" w:cs="Arial"/>
      <w:sz w:val="18"/>
      <w:szCs w:val="18"/>
      <w:lang w:val="en-AU"/>
    </w:rPr>
  </w:style>
  <w:style w:type="paragraph" w:customStyle="1" w:styleId="TitleLines">
    <w:name w:val="Title Lines"/>
    <w:basedOn w:val="Normal"/>
    <w:rsid w:val="00CE2469"/>
    <w:pPr>
      <w:pBdr>
        <w:top w:val="single" w:sz="4" w:space="15" w:color="000080"/>
        <w:left w:val="single" w:sz="4" w:space="24" w:color="000080"/>
        <w:bottom w:val="single" w:sz="4" w:space="14" w:color="000080"/>
        <w:right w:val="single" w:sz="4" w:space="4" w:color="000080"/>
      </w:pBdr>
      <w:tabs>
        <w:tab w:val="left" w:pos="2340"/>
        <w:tab w:val="left" w:pos="2700"/>
        <w:tab w:val="left" w:pos="3420"/>
        <w:tab w:val="left" w:pos="3686"/>
        <w:tab w:val="left" w:pos="10065"/>
      </w:tabs>
      <w:spacing w:before="60" w:after="60" w:line="260" w:lineRule="atLeast"/>
      <w:ind w:left="2332" w:hanging="1886"/>
      <w:jc w:val="left"/>
    </w:pPr>
    <w:rPr>
      <w:rFonts w:ascii="Arial" w:hAnsi="Arial" w:cs="Arial"/>
      <w:b/>
      <w:bCs/>
      <w:sz w:val="28"/>
      <w:szCs w:val="28"/>
    </w:rPr>
  </w:style>
  <w:style w:type="paragraph" w:customStyle="1" w:styleId="LegalNotice">
    <w:name w:val="Legal Notice"/>
    <w:basedOn w:val="Normal"/>
    <w:autoRedefine/>
    <w:rsid w:val="00CE2469"/>
    <w:pPr>
      <w:keepLines/>
      <w:spacing w:before="60" w:after="60" w:line="300" w:lineRule="atLeast"/>
      <w:ind w:left="187"/>
      <w:jc w:val="center"/>
    </w:pPr>
    <w:rPr>
      <w:rFonts w:ascii="Arial" w:hAnsi="Arial" w:cs="Arial"/>
      <w:b/>
      <w:bCs/>
      <w:sz w:val="20"/>
      <w:szCs w:val="20"/>
    </w:rPr>
  </w:style>
  <w:style w:type="paragraph" w:customStyle="1" w:styleId="StyleTitleItalicsBefore12pt">
    <w:name w:val="Style Title Italics + Before:  12 pt"/>
    <w:basedOn w:val="Normal"/>
    <w:rsid w:val="00CE2469"/>
    <w:pPr>
      <w:spacing w:before="240" w:after="60" w:line="240" w:lineRule="auto"/>
      <w:jc w:val="center"/>
    </w:pPr>
    <w:rPr>
      <w:rFonts w:ascii="Arial" w:hAnsi="Arial" w:cs="Arial"/>
      <w:i/>
      <w:iCs/>
      <w:kern w:val="28"/>
    </w:rPr>
  </w:style>
  <w:style w:type="paragraph" w:styleId="TOC5">
    <w:name w:val="toc 5"/>
    <w:basedOn w:val="Normal"/>
    <w:next w:val="Normal"/>
    <w:autoRedefine/>
    <w:uiPriority w:val="39"/>
    <w:rsid w:val="00CE2469"/>
    <w:pPr>
      <w:bidi/>
      <w:spacing w:line="240" w:lineRule="auto"/>
      <w:ind w:left="958" w:right="1701"/>
      <w:jc w:val="left"/>
    </w:pPr>
    <w:rPr>
      <w:rFonts w:eastAsia="Batang" w:cs="Times New Roman"/>
      <w:lang w:eastAsia="ko-KR"/>
    </w:rPr>
  </w:style>
  <w:style w:type="paragraph" w:styleId="TOC7">
    <w:name w:val="toc 7"/>
    <w:basedOn w:val="Normal"/>
    <w:next w:val="Normal"/>
    <w:autoRedefine/>
    <w:uiPriority w:val="39"/>
    <w:rsid w:val="00CE2469"/>
    <w:pPr>
      <w:bidi/>
      <w:spacing w:line="240" w:lineRule="auto"/>
      <w:ind w:left="1440"/>
      <w:jc w:val="left"/>
    </w:pPr>
    <w:rPr>
      <w:rFonts w:eastAsia="Batang" w:cs="Times New Roman"/>
      <w:lang w:eastAsia="ko-KR"/>
    </w:rPr>
  </w:style>
  <w:style w:type="paragraph" w:styleId="TOC8">
    <w:name w:val="toc 8"/>
    <w:basedOn w:val="Normal"/>
    <w:next w:val="Normal"/>
    <w:autoRedefine/>
    <w:uiPriority w:val="39"/>
    <w:rsid w:val="00CE2469"/>
    <w:pPr>
      <w:bidi/>
      <w:spacing w:line="240" w:lineRule="auto"/>
      <w:ind w:left="1680"/>
      <w:jc w:val="left"/>
    </w:pPr>
    <w:rPr>
      <w:rFonts w:eastAsia="Batang" w:cs="Times New Roman"/>
      <w:lang w:eastAsia="ko-KR"/>
    </w:rPr>
  </w:style>
  <w:style w:type="paragraph" w:customStyle="1" w:styleId="figureHDR">
    <w:name w:val="figureHDR"/>
    <w:basedOn w:val="Normal"/>
    <w:rsid w:val="00CE2469"/>
    <w:pPr>
      <w:spacing w:before="120" w:after="120"/>
      <w:jc w:val="center"/>
    </w:pPr>
    <w:rPr>
      <w:rFonts w:ascii="Arial" w:hAnsi="Arial"/>
      <w:sz w:val="22"/>
      <w:szCs w:val="22"/>
    </w:rPr>
  </w:style>
  <w:style w:type="paragraph" w:customStyle="1" w:styleId="table">
    <w:name w:val="table"/>
    <w:basedOn w:val="Normal"/>
    <w:rsid w:val="00CE2469"/>
    <w:pPr>
      <w:widowControl w:val="0"/>
      <w:overflowPunct w:val="0"/>
      <w:autoSpaceDE w:val="0"/>
      <w:autoSpaceDN w:val="0"/>
      <w:adjustRightInd w:val="0"/>
      <w:spacing w:before="120" w:after="120"/>
      <w:jc w:val="center"/>
      <w:textAlignment w:val="baseline"/>
    </w:pPr>
    <w:rPr>
      <w:rFonts w:ascii="Arial" w:hAnsi="Arial" w:cs="Arial"/>
      <w:b/>
      <w:bCs/>
    </w:rPr>
  </w:style>
  <w:style w:type="character" w:customStyle="1" w:styleId="tlid-translation">
    <w:name w:val="tlid-translation"/>
    <w:basedOn w:val="DefaultParagraphFont"/>
    <w:rsid w:val="00452A70"/>
  </w:style>
  <w:style w:type="paragraph" w:styleId="BodyText3">
    <w:name w:val="Body Text 3"/>
    <w:basedOn w:val="Normal"/>
    <w:link w:val="BodyText3Char"/>
    <w:semiHidden/>
    <w:unhideWhenUsed/>
    <w:rsid w:val="00835596"/>
    <w:pPr>
      <w:spacing w:after="120"/>
    </w:pPr>
    <w:rPr>
      <w:sz w:val="16"/>
      <w:szCs w:val="16"/>
    </w:rPr>
  </w:style>
  <w:style w:type="character" w:customStyle="1" w:styleId="BodyText3Char">
    <w:name w:val="Body Text 3 Char"/>
    <w:basedOn w:val="DefaultParagraphFont"/>
    <w:link w:val="BodyText3"/>
    <w:semiHidden/>
    <w:rsid w:val="00835596"/>
    <w:rPr>
      <w:rFonts w:cs="David"/>
      <w:sz w:val="16"/>
      <w:szCs w:val="16"/>
    </w:rPr>
  </w:style>
  <w:style w:type="paragraph" w:customStyle="1" w:styleId="headind6">
    <w:name w:val="headind 6"/>
    <w:basedOn w:val="Normal"/>
    <w:rsid w:val="004F4C90"/>
    <w:pPr>
      <w:widowControl w:val="0"/>
      <w:tabs>
        <w:tab w:val="left" w:pos="1560"/>
      </w:tabs>
      <w:spacing w:line="240" w:lineRule="auto"/>
      <w:jc w:val="left"/>
    </w:pPr>
    <w:rPr>
      <w:rFonts w:ascii="Arial" w:hAnsi="Arial" w:cs="Arial"/>
      <w:snapToGrid w:val="0"/>
    </w:rPr>
  </w:style>
  <w:style w:type="paragraph" w:customStyle="1" w:styleId="TITLETHIRDANDAFTER">
    <w:name w:val="TITLE THIRD AND AFTER"/>
    <w:basedOn w:val="Normal"/>
    <w:autoRedefine/>
    <w:rsid w:val="008255AD"/>
    <w:pPr>
      <w:pBdr>
        <w:top w:val="single" w:sz="4" w:space="1" w:color="auto"/>
        <w:left w:val="single" w:sz="4" w:space="4" w:color="auto"/>
        <w:bottom w:val="single" w:sz="4" w:space="0" w:color="auto"/>
        <w:right w:val="single" w:sz="4" w:space="4" w:color="auto"/>
      </w:pBdr>
      <w:tabs>
        <w:tab w:val="left" w:pos="3402"/>
        <w:tab w:val="left" w:pos="10065"/>
      </w:tabs>
      <w:spacing w:before="60" w:line="260" w:lineRule="atLeast"/>
      <w:ind w:left="3402" w:right="1136" w:hanging="2952"/>
      <w:jc w:val="left"/>
    </w:pPr>
    <w:rPr>
      <w:rFonts w:ascii="Arial" w:hAnsi="Arial" w:cs="Arial"/>
      <w:b/>
      <w:bCs/>
    </w:rPr>
  </w:style>
  <w:style w:type="character" w:customStyle="1" w:styleId="TABLETEXTChar">
    <w:name w:val="TABLE TEXT Char"/>
    <w:link w:val="TABLETEXT0"/>
    <w:locked/>
    <w:rsid w:val="008B7B83"/>
    <w:rPr>
      <w:rFonts w:ascii="Arial" w:hAnsi="Arial" w:cs="Arial"/>
    </w:rPr>
  </w:style>
  <w:style w:type="paragraph" w:customStyle="1" w:styleId="TABLETEXT0">
    <w:name w:val="TABLE TEXT"/>
    <w:basedOn w:val="BodyText"/>
    <w:link w:val="TABLETEXTChar"/>
    <w:rsid w:val="008B7B83"/>
    <w:pPr>
      <w:keepLines/>
      <w:snapToGrid w:val="0"/>
      <w:spacing w:before="40" w:after="40" w:line="280" w:lineRule="atLeast"/>
    </w:pPr>
    <w:rPr>
      <w:rFonts w:ascii="Arial" w:hAnsi="Arial" w:cs="Arial"/>
      <w:snapToGrid/>
      <w:sz w:val="20"/>
      <w:szCs w:val="20"/>
    </w:rPr>
  </w:style>
  <w:style w:type="character" w:customStyle="1" w:styleId="TABLETITLEChar">
    <w:name w:val="TABLE TITLE Char"/>
    <w:link w:val="TABLETITLE"/>
    <w:locked/>
    <w:rsid w:val="008B7B83"/>
    <w:rPr>
      <w:rFonts w:cs="Times New Roman"/>
      <w:b/>
      <w:bCs/>
      <w:sz w:val="24"/>
      <w:szCs w:val="22"/>
    </w:rPr>
  </w:style>
  <w:style w:type="paragraph" w:customStyle="1" w:styleId="TabletextSmall">
    <w:name w:val="Tabletext Small"/>
    <w:basedOn w:val="Normal"/>
    <w:rsid w:val="008B7B83"/>
    <w:pPr>
      <w:keepLines/>
      <w:widowControl w:val="0"/>
      <w:spacing w:before="40" w:after="40" w:line="240" w:lineRule="atLeast"/>
      <w:jc w:val="left"/>
    </w:pPr>
    <w:rPr>
      <w:rFonts w:ascii="Arial" w:eastAsia="Arial" w:hAnsi="Arial" w:cs="Arial"/>
      <w:sz w:val="18"/>
      <w:szCs w:val="18"/>
    </w:rPr>
  </w:style>
  <w:style w:type="character" w:customStyle="1" w:styleId="cf01">
    <w:name w:val="cf01"/>
    <w:basedOn w:val="DefaultParagraphFont"/>
    <w:rsid w:val="002B7316"/>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35656">
      <w:bodyDiv w:val="1"/>
      <w:marLeft w:val="0"/>
      <w:marRight w:val="0"/>
      <w:marTop w:val="0"/>
      <w:marBottom w:val="0"/>
      <w:divBdr>
        <w:top w:val="none" w:sz="0" w:space="0" w:color="auto"/>
        <w:left w:val="none" w:sz="0" w:space="0" w:color="auto"/>
        <w:bottom w:val="none" w:sz="0" w:space="0" w:color="auto"/>
        <w:right w:val="none" w:sz="0" w:space="0" w:color="auto"/>
      </w:divBdr>
    </w:div>
    <w:div w:id="68354804">
      <w:bodyDiv w:val="1"/>
      <w:marLeft w:val="0"/>
      <w:marRight w:val="0"/>
      <w:marTop w:val="0"/>
      <w:marBottom w:val="0"/>
      <w:divBdr>
        <w:top w:val="none" w:sz="0" w:space="0" w:color="auto"/>
        <w:left w:val="none" w:sz="0" w:space="0" w:color="auto"/>
        <w:bottom w:val="none" w:sz="0" w:space="0" w:color="auto"/>
        <w:right w:val="none" w:sz="0" w:space="0" w:color="auto"/>
      </w:divBdr>
    </w:div>
    <w:div w:id="130291211">
      <w:bodyDiv w:val="1"/>
      <w:marLeft w:val="0"/>
      <w:marRight w:val="0"/>
      <w:marTop w:val="0"/>
      <w:marBottom w:val="0"/>
      <w:divBdr>
        <w:top w:val="none" w:sz="0" w:space="0" w:color="auto"/>
        <w:left w:val="none" w:sz="0" w:space="0" w:color="auto"/>
        <w:bottom w:val="none" w:sz="0" w:space="0" w:color="auto"/>
        <w:right w:val="none" w:sz="0" w:space="0" w:color="auto"/>
      </w:divBdr>
    </w:div>
    <w:div w:id="287005223">
      <w:bodyDiv w:val="1"/>
      <w:marLeft w:val="0"/>
      <w:marRight w:val="0"/>
      <w:marTop w:val="0"/>
      <w:marBottom w:val="0"/>
      <w:divBdr>
        <w:top w:val="none" w:sz="0" w:space="0" w:color="auto"/>
        <w:left w:val="none" w:sz="0" w:space="0" w:color="auto"/>
        <w:bottom w:val="none" w:sz="0" w:space="0" w:color="auto"/>
        <w:right w:val="none" w:sz="0" w:space="0" w:color="auto"/>
      </w:divBdr>
    </w:div>
    <w:div w:id="302781792">
      <w:bodyDiv w:val="1"/>
      <w:marLeft w:val="0"/>
      <w:marRight w:val="0"/>
      <w:marTop w:val="0"/>
      <w:marBottom w:val="0"/>
      <w:divBdr>
        <w:top w:val="none" w:sz="0" w:space="0" w:color="auto"/>
        <w:left w:val="none" w:sz="0" w:space="0" w:color="auto"/>
        <w:bottom w:val="none" w:sz="0" w:space="0" w:color="auto"/>
        <w:right w:val="none" w:sz="0" w:space="0" w:color="auto"/>
      </w:divBdr>
    </w:div>
    <w:div w:id="593323366">
      <w:bodyDiv w:val="1"/>
      <w:marLeft w:val="0"/>
      <w:marRight w:val="0"/>
      <w:marTop w:val="0"/>
      <w:marBottom w:val="0"/>
      <w:divBdr>
        <w:top w:val="none" w:sz="0" w:space="0" w:color="auto"/>
        <w:left w:val="none" w:sz="0" w:space="0" w:color="auto"/>
        <w:bottom w:val="none" w:sz="0" w:space="0" w:color="auto"/>
        <w:right w:val="none" w:sz="0" w:space="0" w:color="auto"/>
      </w:divBdr>
    </w:div>
    <w:div w:id="675228800">
      <w:bodyDiv w:val="1"/>
      <w:marLeft w:val="0"/>
      <w:marRight w:val="0"/>
      <w:marTop w:val="0"/>
      <w:marBottom w:val="0"/>
      <w:divBdr>
        <w:top w:val="none" w:sz="0" w:space="0" w:color="auto"/>
        <w:left w:val="none" w:sz="0" w:space="0" w:color="auto"/>
        <w:bottom w:val="none" w:sz="0" w:space="0" w:color="auto"/>
        <w:right w:val="none" w:sz="0" w:space="0" w:color="auto"/>
      </w:divBdr>
    </w:div>
    <w:div w:id="708459228">
      <w:bodyDiv w:val="1"/>
      <w:marLeft w:val="0"/>
      <w:marRight w:val="0"/>
      <w:marTop w:val="0"/>
      <w:marBottom w:val="0"/>
      <w:divBdr>
        <w:top w:val="none" w:sz="0" w:space="0" w:color="auto"/>
        <w:left w:val="none" w:sz="0" w:space="0" w:color="auto"/>
        <w:bottom w:val="none" w:sz="0" w:space="0" w:color="auto"/>
        <w:right w:val="none" w:sz="0" w:space="0" w:color="auto"/>
      </w:divBdr>
    </w:div>
    <w:div w:id="846214828">
      <w:bodyDiv w:val="1"/>
      <w:marLeft w:val="0"/>
      <w:marRight w:val="0"/>
      <w:marTop w:val="0"/>
      <w:marBottom w:val="0"/>
      <w:divBdr>
        <w:top w:val="none" w:sz="0" w:space="0" w:color="auto"/>
        <w:left w:val="none" w:sz="0" w:space="0" w:color="auto"/>
        <w:bottom w:val="none" w:sz="0" w:space="0" w:color="auto"/>
        <w:right w:val="none" w:sz="0" w:space="0" w:color="auto"/>
      </w:divBdr>
    </w:div>
    <w:div w:id="850947038">
      <w:bodyDiv w:val="1"/>
      <w:marLeft w:val="0"/>
      <w:marRight w:val="0"/>
      <w:marTop w:val="0"/>
      <w:marBottom w:val="0"/>
      <w:divBdr>
        <w:top w:val="none" w:sz="0" w:space="0" w:color="auto"/>
        <w:left w:val="none" w:sz="0" w:space="0" w:color="auto"/>
        <w:bottom w:val="none" w:sz="0" w:space="0" w:color="auto"/>
        <w:right w:val="none" w:sz="0" w:space="0" w:color="auto"/>
      </w:divBdr>
    </w:div>
    <w:div w:id="858202571">
      <w:bodyDiv w:val="1"/>
      <w:marLeft w:val="0"/>
      <w:marRight w:val="0"/>
      <w:marTop w:val="0"/>
      <w:marBottom w:val="0"/>
      <w:divBdr>
        <w:top w:val="none" w:sz="0" w:space="0" w:color="auto"/>
        <w:left w:val="none" w:sz="0" w:space="0" w:color="auto"/>
        <w:bottom w:val="none" w:sz="0" w:space="0" w:color="auto"/>
        <w:right w:val="none" w:sz="0" w:space="0" w:color="auto"/>
      </w:divBdr>
    </w:div>
    <w:div w:id="894000626">
      <w:bodyDiv w:val="1"/>
      <w:marLeft w:val="0"/>
      <w:marRight w:val="0"/>
      <w:marTop w:val="0"/>
      <w:marBottom w:val="0"/>
      <w:divBdr>
        <w:top w:val="none" w:sz="0" w:space="0" w:color="auto"/>
        <w:left w:val="none" w:sz="0" w:space="0" w:color="auto"/>
        <w:bottom w:val="none" w:sz="0" w:space="0" w:color="auto"/>
        <w:right w:val="none" w:sz="0" w:space="0" w:color="auto"/>
      </w:divBdr>
    </w:div>
    <w:div w:id="1180049234">
      <w:bodyDiv w:val="1"/>
      <w:marLeft w:val="0"/>
      <w:marRight w:val="0"/>
      <w:marTop w:val="0"/>
      <w:marBottom w:val="0"/>
      <w:divBdr>
        <w:top w:val="none" w:sz="0" w:space="0" w:color="auto"/>
        <w:left w:val="none" w:sz="0" w:space="0" w:color="auto"/>
        <w:bottom w:val="none" w:sz="0" w:space="0" w:color="auto"/>
        <w:right w:val="none" w:sz="0" w:space="0" w:color="auto"/>
      </w:divBdr>
      <w:divsChild>
        <w:div w:id="651182585">
          <w:marLeft w:val="0"/>
          <w:marRight w:val="1987"/>
          <w:marTop w:val="0"/>
          <w:marBottom w:val="0"/>
          <w:divBdr>
            <w:top w:val="none" w:sz="0" w:space="0" w:color="auto"/>
            <w:left w:val="none" w:sz="0" w:space="0" w:color="auto"/>
            <w:bottom w:val="none" w:sz="0" w:space="0" w:color="auto"/>
            <w:right w:val="none" w:sz="0" w:space="0" w:color="auto"/>
          </w:divBdr>
        </w:div>
        <w:div w:id="724262358">
          <w:marLeft w:val="0"/>
          <w:marRight w:val="2606"/>
          <w:marTop w:val="0"/>
          <w:marBottom w:val="0"/>
          <w:divBdr>
            <w:top w:val="none" w:sz="0" w:space="0" w:color="auto"/>
            <w:left w:val="none" w:sz="0" w:space="0" w:color="auto"/>
            <w:bottom w:val="none" w:sz="0" w:space="0" w:color="auto"/>
            <w:right w:val="none" w:sz="0" w:space="0" w:color="auto"/>
          </w:divBdr>
        </w:div>
        <w:div w:id="604462344">
          <w:marLeft w:val="0"/>
          <w:marRight w:val="2606"/>
          <w:marTop w:val="0"/>
          <w:marBottom w:val="0"/>
          <w:divBdr>
            <w:top w:val="none" w:sz="0" w:space="0" w:color="auto"/>
            <w:left w:val="none" w:sz="0" w:space="0" w:color="auto"/>
            <w:bottom w:val="none" w:sz="0" w:space="0" w:color="auto"/>
            <w:right w:val="none" w:sz="0" w:space="0" w:color="auto"/>
          </w:divBdr>
        </w:div>
        <w:div w:id="608506485">
          <w:marLeft w:val="0"/>
          <w:marRight w:val="2606"/>
          <w:marTop w:val="0"/>
          <w:marBottom w:val="0"/>
          <w:divBdr>
            <w:top w:val="none" w:sz="0" w:space="0" w:color="auto"/>
            <w:left w:val="none" w:sz="0" w:space="0" w:color="auto"/>
            <w:bottom w:val="none" w:sz="0" w:space="0" w:color="auto"/>
            <w:right w:val="none" w:sz="0" w:space="0" w:color="auto"/>
          </w:divBdr>
        </w:div>
        <w:div w:id="1755055518">
          <w:marLeft w:val="0"/>
          <w:marRight w:val="2606"/>
          <w:marTop w:val="0"/>
          <w:marBottom w:val="0"/>
          <w:divBdr>
            <w:top w:val="none" w:sz="0" w:space="0" w:color="auto"/>
            <w:left w:val="none" w:sz="0" w:space="0" w:color="auto"/>
            <w:bottom w:val="none" w:sz="0" w:space="0" w:color="auto"/>
            <w:right w:val="none" w:sz="0" w:space="0" w:color="auto"/>
          </w:divBdr>
        </w:div>
        <w:div w:id="349843986">
          <w:marLeft w:val="0"/>
          <w:marRight w:val="2606"/>
          <w:marTop w:val="0"/>
          <w:marBottom w:val="0"/>
          <w:divBdr>
            <w:top w:val="none" w:sz="0" w:space="0" w:color="auto"/>
            <w:left w:val="none" w:sz="0" w:space="0" w:color="auto"/>
            <w:bottom w:val="none" w:sz="0" w:space="0" w:color="auto"/>
            <w:right w:val="none" w:sz="0" w:space="0" w:color="auto"/>
          </w:divBdr>
        </w:div>
        <w:div w:id="242030586">
          <w:marLeft w:val="0"/>
          <w:marRight w:val="2606"/>
          <w:marTop w:val="0"/>
          <w:marBottom w:val="0"/>
          <w:divBdr>
            <w:top w:val="none" w:sz="0" w:space="0" w:color="auto"/>
            <w:left w:val="none" w:sz="0" w:space="0" w:color="auto"/>
            <w:bottom w:val="none" w:sz="0" w:space="0" w:color="auto"/>
            <w:right w:val="none" w:sz="0" w:space="0" w:color="auto"/>
          </w:divBdr>
        </w:div>
        <w:div w:id="1029523096">
          <w:marLeft w:val="0"/>
          <w:marRight w:val="2606"/>
          <w:marTop w:val="0"/>
          <w:marBottom w:val="0"/>
          <w:divBdr>
            <w:top w:val="none" w:sz="0" w:space="0" w:color="auto"/>
            <w:left w:val="none" w:sz="0" w:space="0" w:color="auto"/>
            <w:bottom w:val="none" w:sz="0" w:space="0" w:color="auto"/>
            <w:right w:val="none" w:sz="0" w:space="0" w:color="auto"/>
          </w:divBdr>
        </w:div>
      </w:divsChild>
    </w:div>
    <w:div w:id="1432701540">
      <w:bodyDiv w:val="1"/>
      <w:marLeft w:val="0"/>
      <w:marRight w:val="0"/>
      <w:marTop w:val="0"/>
      <w:marBottom w:val="0"/>
      <w:divBdr>
        <w:top w:val="none" w:sz="0" w:space="0" w:color="auto"/>
        <w:left w:val="none" w:sz="0" w:space="0" w:color="auto"/>
        <w:bottom w:val="none" w:sz="0" w:space="0" w:color="auto"/>
        <w:right w:val="none" w:sz="0" w:space="0" w:color="auto"/>
      </w:divBdr>
    </w:div>
    <w:div w:id="1534418676">
      <w:bodyDiv w:val="1"/>
      <w:marLeft w:val="0"/>
      <w:marRight w:val="0"/>
      <w:marTop w:val="0"/>
      <w:marBottom w:val="0"/>
      <w:divBdr>
        <w:top w:val="none" w:sz="0" w:space="0" w:color="auto"/>
        <w:left w:val="none" w:sz="0" w:space="0" w:color="auto"/>
        <w:bottom w:val="none" w:sz="0" w:space="0" w:color="auto"/>
        <w:right w:val="none" w:sz="0" w:space="0" w:color="auto"/>
      </w:divBdr>
    </w:div>
    <w:div w:id="1612199274">
      <w:bodyDiv w:val="1"/>
      <w:marLeft w:val="0"/>
      <w:marRight w:val="0"/>
      <w:marTop w:val="0"/>
      <w:marBottom w:val="0"/>
      <w:divBdr>
        <w:top w:val="none" w:sz="0" w:space="0" w:color="auto"/>
        <w:left w:val="none" w:sz="0" w:space="0" w:color="auto"/>
        <w:bottom w:val="none" w:sz="0" w:space="0" w:color="auto"/>
        <w:right w:val="none" w:sz="0" w:space="0" w:color="auto"/>
      </w:divBdr>
    </w:div>
    <w:div w:id="1801412299">
      <w:bodyDiv w:val="1"/>
      <w:marLeft w:val="0"/>
      <w:marRight w:val="0"/>
      <w:marTop w:val="0"/>
      <w:marBottom w:val="0"/>
      <w:divBdr>
        <w:top w:val="none" w:sz="0" w:space="0" w:color="auto"/>
        <w:left w:val="none" w:sz="0" w:space="0" w:color="auto"/>
        <w:bottom w:val="none" w:sz="0" w:space="0" w:color="auto"/>
        <w:right w:val="none" w:sz="0" w:space="0" w:color="auto"/>
      </w:divBdr>
    </w:div>
    <w:div w:id="1863546490">
      <w:bodyDiv w:val="1"/>
      <w:marLeft w:val="0"/>
      <w:marRight w:val="0"/>
      <w:marTop w:val="0"/>
      <w:marBottom w:val="0"/>
      <w:divBdr>
        <w:top w:val="none" w:sz="0" w:space="0" w:color="auto"/>
        <w:left w:val="none" w:sz="0" w:space="0" w:color="auto"/>
        <w:bottom w:val="none" w:sz="0" w:space="0" w:color="auto"/>
        <w:right w:val="none" w:sz="0" w:space="0" w:color="auto"/>
      </w:divBdr>
    </w:div>
    <w:div w:id="1916159099">
      <w:bodyDiv w:val="1"/>
      <w:marLeft w:val="0"/>
      <w:marRight w:val="0"/>
      <w:marTop w:val="0"/>
      <w:marBottom w:val="0"/>
      <w:divBdr>
        <w:top w:val="none" w:sz="0" w:space="0" w:color="auto"/>
        <w:left w:val="none" w:sz="0" w:space="0" w:color="auto"/>
        <w:bottom w:val="none" w:sz="0" w:space="0" w:color="auto"/>
        <w:right w:val="none" w:sz="0" w:space="0" w:color="auto"/>
      </w:divBdr>
    </w:div>
    <w:div w:id="2027562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footer" Target="footer2.xml"/><Relationship Id="rId26" Type="http://schemas.openxmlformats.org/officeDocument/2006/relationships/image" Target="media/image11.JPG"/><Relationship Id="rId39" Type="http://schemas.openxmlformats.org/officeDocument/2006/relationships/image" Target="media/image21.png"/><Relationship Id="rId21" Type="http://schemas.openxmlformats.org/officeDocument/2006/relationships/image" Target="media/image8.jpg"/><Relationship Id="rId34" Type="http://schemas.openxmlformats.org/officeDocument/2006/relationships/image" Target="media/image1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29" Type="http://schemas.microsoft.com/office/2011/relationships/commentsExtended" Target="commentsExtended.xml"/><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0.emf"/><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oleObject" Target="embeddings/oleObject1.bin"/><Relationship Id="rId28" Type="http://schemas.openxmlformats.org/officeDocument/2006/relationships/comments" Target="comments.xml"/><Relationship Id="rId36" Type="http://schemas.openxmlformats.org/officeDocument/2006/relationships/image" Target="media/image18.png"/><Relationship Id="rId10" Type="http://schemas.openxmlformats.org/officeDocument/2006/relationships/package" Target="embeddings/Microsoft_Visio_Drawing.vsdx"/><Relationship Id="rId19" Type="http://schemas.openxmlformats.org/officeDocument/2006/relationships/header" Target="header3.xml"/><Relationship Id="rId31" Type="http://schemas.openxmlformats.org/officeDocument/2006/relationships/image" Target="media/image1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emf"/><Relationship Id="rId22" Type="http://schemas.openxmlformats.org/officeDocument/2006/relationships/image" Target="media/image9.emf"/><Relationship Id="rId27" Type="http://schemas.openxmlformats.org/officeDocument/2006/relationships/image" Target="media/image12.emf"/><Relationship Id="rId30" Type="http://schemas.microsoft.com/office/2016/09/relationships/commentsIds" Target="commentsIds.xml"/><Relationship Id="rId35" Type="http://schemas.openxmlformats.org/officeDocument/2006/relationships/image" Target="media/image17.png"/><Relationship Id="rId43" Type="http://schemas.microsoft.com/office/2011/relationships/people" Target="people.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footer" Target="footer1.xml"/><Relationship Id="rId25" Type="http://schemas.openxmlformats.org/officeDocument/2006/relationships/package" Target="embeddings/Microsoft_Visio_Drawing1.vsdx"/><Relationship Id="rId33" Type="http://schemas.openxmlformats.org/officeDocument/2006/relationships/image" Target="media/image15.png"/><Relationship Id="rId38"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7BA06DD1-F9B5-4EF8-B42C-7D5627168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2461</TotalTime>
  <Pages>79</Pages>
  <Words>11073</Words>
  <Characters>76494</Characters>
  <Application>Microsoft Office Word</Application>
  <DocSecurity>0</DocSecurity>
  <Lines>637</Lines>
  <Paragraphs>174</Paragraphs>
  <ScaleCrop>false</ScaleCrop>
  <HeadingPairs>
    <vt:vector size="2" baseType="variant">
      <vt:variant>
        <vt:lpstr>Title</vt:lpstr>
      </vt:variant>
      <vt:variant>
        <vt:i4>1</vt:i4>
      </vt:variant>
    </vt:vector>
  </HeadingPairs>
  <TitlesOfParts>
    <vt:vector size="1" baseType="lpstr">
      <vt:lpstr>PIDS</vt:lpstr>
    </vt:vector>
  </TitlesOfParts>
  <Company>Elbit</Company>
  <LinksUpToDate>false</LinksUpToDate>
  <CharactersWithSpaces>87393</CharactersWithSpaces>
  <SharedDoc>false</SharedDoc>
  <HLinks>
    <vt:vector size="48" baseType="variant">
      <vt:variant>
        <vt:i4>4325431</vt:i4>
      </vt:variant>
      <vt:variant>
        <vt:i4>261</vt:i4>
      </vt:variant>
      <vt:variant>
        <vt:i4>0</vt:i4>
      </vt:variant>
      <vt:variant>
        <vt:i4>5</vt:i4>
      </vt:variant>
      <vt:variant>
        <vt:lpwstr>http://ntsps3:81/sites/SEPG/Sys_Eng/webpages/FAQs.aspx</vt:lpwstr>
      </vt:variant>
      <vt:variant>
        <vt:lpwstr/>
      </vt:variant>
      <vt:variant>
        <vt:i4>786464</vt:i4>
      </vt:variant>
      <vt:variant>
        <vt:i4>258</vt:i4>
      </vt:variant>
      <vt:variant>
        <vt:i4>0</vt:i4>
      </vt:variant>
      <vt:variant>
        <vt:i4>5</vt:i4>
      </vt:variant>
      <vt:variant>
        <vt:lpwstr>http://ntsps3:81/sites/HEPG/TTP-QPI/DFT/DFT Guidelines/BIT_Stantard_ICD_ver-8.doc</vt:lpwstr>
      </vt:variant>
      <vt:variant>
        <vt:lpwstr/>
      </vt:variant>
      <vt:variant>
        <vt:i4>4849686</vt:i4>
      </vt:variant>
      <vt:variant>
        <vt:i4>246</vt:i4>
      </vt:variant>
      <vt:variant>
        <vt:i4>0</vt:i4>
      </vt:variant>
      <vt:variant>
        <vt:i4>5</vt:i4>
      </vt:variant>
      <vt:variant>
        <vt:lpwstr>http://sparc.airtime.co.uk/users/wysywig/490a.htm</vt:lpwstr>
      </vt:variant>
      <vt:variant>
        <vt:lpwstr/>
      </vt:variant>
      <vt:variant>
        <vt:i4>1310780</vt:i4>
      </vt:variant>
      <vt:variant>
        <vt:i4>239</vt:i4>
      </vt:variant>
      <vt:variant>
        <vt:i4>0</vt:i4>
      </vt:variant>
      <vt:variant>
        <vt:i4>5</vt:i4>
      </vt:variant>
      <vt:variant>
        <vt:lpwstr/>
      </vt:variant>
      <vt:variant>
        <vt:lpwstr>_Toc307490179</vt:lpwstr>
      </vt:variant>
      <vt:variant>
        <vt:i4>1310780</vt:i4>
      </vt:variant>
      <vt:variant>
        <vt:i4>233</vt:i4>
      </vt:variant>
      <vt:variant>
        <vt:i4>0</vt:i4>
      </vt:variant>
      <vt:variant>
        <vt:i4>5</vt:i4>
      </vt:variant>
      <vt:variant>
        <vt:lpwstr/>
      </vt:variant>
      <vt:variant>
        <vt:lpwstr>_Toc307490178</vt:lpwstr>
      </vt:variant>
      <vt:variant>
        <vt:i4>1310780</vt:i4>
      </vt:variant>
      <vt:variant>
        <vt:i4>227</vt:i4>
      </vt:variant>
      <vt:variant>
        <vt:i4>0</vt:i4>
      </vt:variant>
      <vt:variant>
        <vt:i4>5</vt:i4>
      </vt:variant>
      <vt:variant>
        <vt:lpwstr/>
      </vt:variant>
      <vt:variant>
        <vt:lpwstr>_Toc307490177</vt:lpwstr>
      </vt:variant>
      <vt:variant>
        <vt:i4>1310780</vt:i4>
      </vt:variant>
      <vt:variant>
        <vt:i4>221</vt:i4>
      </vt:variant>
      <vt:variant>
        <vt:i4>0</vt:i4>
      </vt:variant>
      <vt:variant>
        <vt:i4>5</vt:i4>
      </vt:variant>
      <vt:variant>
        <vt:lpwstr/>
      </vt:variant>
      <vt:variant>
        <vt:lpwstr>_Toc307490176</vt:lpwstr>
      </vt:variant>
      <vt:variant>
        <vt:i4>1310780</vt:i4>
      </vt:variant>
      <vt:variant>
        <vt:i4>212</vt:i4>
      </vt:variant>
      <vt:variant>
        <vt:i4>0</vt:i4>
      </vt:variant>
      <vt:variant>
        <vt:i4>5</vt:i4>
      </vt:variant>
      <vt:variant>
        <vt:lpwstr/>
      </vt:variant>
      <vt:variant>
        <vt:lpwstr>_Toc307490175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PIDS</dc:title>
  <dc:creator>DP13765</dc:creator>
  <cp:lastModifiedBy>Eyal Yossi</cp:lastModifiedBy>
  <cp:revision>201</cp:revision>
  <cp:lastPrinted>2023-03-01T07:08:00Z</cp:lastPrinted>
  <dcterms:created xsi:type="dcterms:W3CDTF">2024-01-03T15:06:00Z</dcterms:created>
  <dcterms:modified xsi:type="dcterms:W3CDTF">2024-01-15T12:30:00Z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ReviewCycleID">
    <vt:i4>449194456</vt:i4>
  </property>
  <property fmtid="{D5CDD505-2E9C-101B-9397-08002B2CF9AE}" pid="3" name="_EmailEntryID">
    <vt:lpwstr>000000005B3BE1F92409D41186BA00805FFECE290700F5869800BCE6D31186B500805FFECE290000008414D8000005D426C08FD3D61189BF0002A5FB66A10000039995C10000</vt:lpwstr>
  </property>
  <property fmtid="{D5CDD505-2E9C-101B-9397-08002B2CF9AE}" pid="4" name="_EmailStoreID">
    <vt:lpwstr>0000000038A1BB1005E5101AA1BB08002B2A56C20000454D534D44422E444C4C00000000000000001B55FA20AA6611CD9BC800AA002FC45A0C0000004D41494C31002F6F3D656C6269742F6F753D454C4249545F4E542F636E3D526563697069656E74732F636E3D6470313732333600</vt:lpwstr>
  </property>
  <property fmtid="{D5CDD505-2E9C-101B-9397-08002B2CF9AE}" pid="5" name="עברית/ אנגלית">
    <vt:lpwstr>English</vt:lpwstr>
  </property>
  <property fmtid="{D5CDD505-2E9C-101B-9397-08002B2CF9AE}" pid="6" name="קטגוריה">
    <vt:lpwstr>2-Doc</vt:lpwstr>
  </property>
  <property fmtid="{D5CDD505-2E9C-101B-9397-08002B2CF9AE}" pid="7" name="נושא משני">
    <vt:lpwstr>PIDS</vt:lpwstr>
  </property>
  <property fmtid="{D5CDD505-2E9C-101B-9397-08002B2CF9AE}" pid="8" name="שם">
    <vt:lpwstr>PIDS</vt:lpwstr>
  </property>
  <property fmtid="{D5CDD505-2E9C-101B-9397-08002B2CF9AE}" pid="9" name="תיאור">
    <vt:lpwstr>Prime Item Development Specifications</vt:lpwstr>
  </property>
  <property fmtid="{D5CDD505-2E9C-101B-9397-08002B2CF9AE}" pid="10" name="שלבי פיתוח">
    <vt:lpwstr>;#System Analysis and System Architecture;#System Detailed Specification;#</vt:lpwstr>
  </property>
  <property fmtid="{D5CDD505-2E9C-101B-9397-08002B2CF9AE}" pid="11" name="Hebrew">
    <vt:lpwstr>http://ntsps3:81/sites/SEPG/DocLib12/PIDS_Template_Heb.doc, PIDS Template</vt:lpwstr>
  </property>
  <property fmtid="{D5CDD505-2E9C-101B-9397-08002B2CF9AE}" pid="12" name="Add to Docs View">
    <vt:lpwstr>1</vt:lpwstr>
  </property>
  <property fmtid="{D5CDD505-2E9C-101B-9397-08002B2CF9AE}" pid="13" name="English">
    <vt:lpwstr>http://ntsps3:81/sites/SEPG/DocLib12/PIDS_Tempalte_Eng.doc, PIDS Tempalte</vt:lpwstr>
  </property>
  <property fmtid="{D5CDD505-2E9C-101B-9397-08002B2CF9AE}" pid="14" name="Order">
    <vt:lpwstr>3100.00000000000</vt:lpwstr>
  </property>
  <property fmtid="{D5CDD505-2E9C-101B-9397-08002B2CF9AE}" pid="15" name="Document ID">
    <vt:lpwstr>TEMP_PIDS</vt:lpwstr>
  </property>
  <property fmtid="{D5CDD505-2E9C-101B-9397-08002B2CF9AE}" pid="16" name="Hebrew\English">
    <vt:lpwstr>E</vt:lpwstr>
  </property>
  <property fmtid="{D5CDD505-2E9C-101B-9397-08002B2CF9AE}" pid="17" name="Phase Output Category">
    <vt:lpwstr>1</vt:lpwstr>
  </property>
  <property fmtid="{D5CDD505-2E9C-101B-9397-08002B2CF9AE}" pid="18" name="IsRequired">
    <vt:lpwstr>1</vt:lpwstr>
  </property>
  <property fmtid="{D5CDD505-2E9C-101B-9397-08002B2CF9AE}" pid="19" name="Template Category">
    <vt:lpwstr>6</vt:lpwstr>
  </property>
  <property fmtid="{D5CDD505-2E9C-101B-9397-08002B2CF9AE}" pid="20" name="Phase Output Order">
    <vt:lpwstr>30</vt:lpwstr>
  </property>
  <property fmtid="{D5CDD505-2E9C-101B-9397-08002B2CF9AE}" pid="21" name="Development Documents">
    <vt:lpwstr>14</vt:lpwstr>
  </property>
  <property fmtid="{D5CDD505-2E9C-101B-9397-08002B2CF9AE}" pid="22" name="External Link">
    <vt:lpwstr>, </vt:lpwstr>
  </property>
  <property fmtid="{D5CDD505-2E9C-101B-9397-08002B2CF9AE}" pid="23" name="Is Product Family">
    <vt:lpwstr>1</vt:lpwstr>
  </property>
  <property fmtid="{D5CDD505-2E9C-101B-9397-08002B2CF9AE}" pid="24" name="_NewReviewCycle">
    <vt:lpwstr/>
  </property>
  <property fmtid="{D5CDD505-2E9C-101B-9397-08002B2CF9AE}" pid="25" name="_DocHome">
    <vt:i4>830563336</vt:i4>
  </property>
</Properties>
</file>